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0511" w:rsidRPr="00BA05C4" w:rsidRDefault="00F31469" w:rsidP="002F41B7">
      <w:pPr>
        <w:ind w:left="360"/>
        <w:jc w:val="right"/>
        <w:rPr>
          <w:rFonts w:cs="Arial"/>
          <w:b/>
          <w:sz w:val="36"/>
          <w:szCs w:val="36"/>
        </w:rPr>
      </w:pPr>
      <w:bookmarkStart w:id="0" w:name="_GoBack"/>
      <w:bookmarkEnd w:id="0"/>
      <w:r>
        <w:rPr>
          <w:rFonts w:cs="Arial"/>
          <w:b/>
          <w:noProof/>
          <w:sz w:val="36"/>
          <w:szCs w:val="36"/>
        </w:rPr>
        <w:pict>
          <v:group id="Group 2" o:spid="_x0000_s1026" style="position:absolute;left:0;text-align:left;margin-left:-1in;margin-top:-96.45pt;width:23.05pt;height:838.8pt;z-index:251663360" coordsize="46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">
            <v:rect id="Rectangle 3" o:spid="_x0000_s1027" style="position:absolute;top:465;width:461;height:15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ofVLwA&#10;AADbAAAADwAAAGRycy9kb3ducmV2LnhtbERPSwrCMBDdC94hjOBGNNWFSDWKCoK4EasHGJrpB5tJ&#10;aaKtnt4Igrt5vO+sNp2pxJMaV1pWMJ1EIIhTq0vOFdyuh/EChPPIGivLpOBFDjbrfm+FsbYtX+iZ&#10;+FyEEHYxKii8r2MpXVqQQTexNXHgMtsY9AE2udQNtiHcVHIWRXNpsOTQUGBN+4LSe/IwCnZtW2bn&#10;d8KjU77rTjM8XNFXSg0H3XYJwlPn/+Kf+6jD/Dl8fwk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qh9UvAAAANsAAAAPAAAAAAAAAAAAAAAAAJgCAABkcnMvZG93bnJldi54&#10;bWxQSwUGAAAAAAQABAD1AAAAgQMAAAAA&#10;" fillcolor="black"/>
            <v:rect id="Rectangle 4" o:spid="_x0000_s1028" style="position:absolute;width:461;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5YSMMA&#10;AADbAAAADwAAAGRycy9kb3ducmV2LnhtbESPT4vCMBTE7wv7HcITvIim/luka1pWRfHgxa4Hj4/m&#10;bVtsXkoTtX57Iwh7HGbmN8wy7UwtbtS6yrKC8SgCQZxbXXGh4PS7HS5AOI+ssbZMCh7kIE0+P5YY&#10;a3vnI90yX4gAYRejgtL7JpbS5SUZdCPbEAfvz7YGfZBtIXWL9wA3tZxE0Zc0WHFYKLGhdUn5Jbsa&#10;BXPjZuNI7g6b65losDbdlLOVUv1e9/MNwlPn/8Pv9l4rmMzg9SX8AJk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5YSMMAAADbAAAADwAAAAAAAAAAAAAAAACYAgAAZHJzL2Rv&#10;d25yZXYueG1sUEsFBgAAAAAEAAQA9QAAAIgDAAAAAA==&#10;" fillcolor="#a5a5a5" stroked="f"/>
          </v:group>
        </w:pict>
      </w:r>
    </w:p>
    <w:p w:rsidR="00800511" w:rsidRDefault="00800511" w:rsidP="00800511">
      <w:pPr>
        <w:ind w:left="360"/>
        <w:jc w:val="center"/>
        <w:rPr>
          <w:rFonts w:cs="Arial"/>
          <w:b/>
          <w:i/>
          <w:sz w:val="36"/>
          <w:szCs w:val="36"/>
        </w:rPr>
      </w:pPr>
    </w:p>
    <w:p w:rsidR="00705441" w:rsidRDefault="00705441" w:rsidP="00800511">
      <w:pPr>
        <w:ind w:left="360"/>
        <w:jc w:val="center"/>
        <w:rPr>
          <w:rFonts w:cs="Arial"/>
          <w:b/>
          <w:sz w:val="48"/>
          <w:szCs w:val="48"/>
          <w:u w:val="single"/>
        </w:rPr>
      </w:pPr>
    </w:p>
    <w:p w:rsidR="00800511" w:rsidRPr="00705441" w:rsidRDefault="00705441" w:rsidP="00800511">
      <w:pPr>
        <w:ind w:left="360"/>
        <w:jc w:val="center"/>
        <w:rPr>
          <w:rFonts w:cs="Arial"/>
          <w:b/>
          <w:sz w:val="48"/>
          <w:szCs w:val="48"/>
          <w:u w:val="single"/>
        </w:rPr>
      </w:pPr>
      <w:r w:rsidRPr="00705441">
        <w:rPr>
          <w:rFonts w:cs="Arial"/>
          <w:b/>
          <w:sz w:val="48"/>
          <w:szCs w:val="48"/>
          <w:u w:val="single"/>
        </w:rPr>
        <w:t>Distributed Query Tool</w:t>
      </w:r>
    </w:p>
    <w:p w:rsidR="00800511" w:rsidRPr="00705441" w:rsidRDefault="00800511" w:rsidP="00800511">
      <w:pPr>
        <w:ind w:left="360"/>
        <w:jc w:val="center"/>
        <w:rPr>
          <w:rFonts w:cs="Arial"/>
          <w:b/>
          <w:sz w:val="48"/>
          <w:szCs w:val="48"/>
          <w:u w:val="single"/>
        </w:rPr>
      </w:pPr>
      <w:r w:rsidRPr="00705441">
        <w:rPr>
          <w:rFonts w:cs="Arial"/>
          <w:b/>
          <w:sz w:val="48"/>
          <w:szCs w:val="48"/>
          <w:u w:val="single"/>
        </w:rPr>
        <w:t xml:space="preserve">DataMart Administrator Manual </w:t>
      </w:r>
    </w:p>
    <w:p w:rsidR="00705441" w:rsidRPr="00705441" w:rsidRDefault="00705441" w:rsidP="00705441">
      <w:pPr>
        <w:ind w:left="360"/>
        <w:jc w:val="center"/>
        <w:rPr>
          <w:rFonts w:cs="Arial"/>
          <w:b/>
          <w:sz w:val="32"/>
          <w:szCs w:val="32"/>
        </w:rPr>
      </w:pPr>
      <w:r w:rsidRPr="00041852">
        <w:rPr>
          <w:rFonts w:cs="Arial"/>
          <w:b/>
          <w:sz w:val="32"/>
          <w:szCs w:val="32"/>
        </w:rPr>
        <w:t>Powered by Pop</w:t>
      </w:r>
      <w:r w:rsidRPr="00041852">
        <w:rPr>
          <w:rFonts w:cs="Arial"/>
          <w:b/>
          <w:color w:val="1F497D" w:themeColor="text2"/>
          <w:sz w:val="32"/>
          <w:szCs w:val="32"/>
        </w:rPr>
        <w:t>Med</w:t>
      </w:r>
      <w:r w:rsidRPr="00041852">
        <w:rPr>
          <w:rFonts w:cs="Arial"/>
          <w:b/>
          <w:sz w:val="32"/>
          <w:szCs w:val="32"/>
        </w:rPr>
        <w:t>Net</w:t>
      </w:r>
      <w:r w:rsidRPr="00705441">
        <w:rPr>
          <w:rFonts w:cs="Arial"/>
          <w:b/>
          <w:sz w:val="32"/>
          <w:szCs w:val="32"/>
          <w:vertAlign w:val="superscript"/>
        </w:rPr>
        <w:t>TM</w:t>
      </w:r>
    </w:p>
    <w:p w:rsidR="008F0BF5" w:rsidRPr="00BA05C4" w:rsidRDefault="008F0BF5" w:rsidP="00800511">
      <w:pPr>
        <w:jc w:val="center"/>
        <w:rPr>
          <w:rFonts w:cs="Arial"/>
          <w:sz w:val="36"/>
          <w:szCs w:val="36"/>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705441" w:rsidRDefault="00705441" w:rsidP="008F0BF5">
      <w:pPr>
        <w:spacing w:before="120" w:after="0"/>
        <w:rPr>
          <w:rFonts w:cs="Arial"/>
          <w:sz w:val="28"/>
          <w:szCs w:val="28"/>
        </w:rPr>
      </w:pPr>
    </w:p>
    <w:p w:rsidR="00800511" w:rsidRPr="00F61C52" w:rsidRDefault="00800511" w:rsidP="008F0BF5">
      <w:pPr>
        <w:spacing w:before="120" w:after="0"/>
        <w:rPr>
          <w:rFonts w:cs="Arial"/>
          <w:sz w:val="28"/>
          <w:szCs w:val="28"/>
        </w:rPr>
      </w:pPr>
      <w:r>
        <w:rPr>
          <w:rFonts w:cs="Arial"/>
          <w:sz w:val="28"/>
          <w:szCs w:val="28"/>
        </w:rPr>
        <w:t xml:space="preserve">Based on release </w:t>
      </w:r>
      <w:r w:rsidR="00DE7DA0">
        <w:rPr>
          <w:rFonts w:cs="Arial"/>
          <w:sz w:val="28"/>
          <w:szCs w:val="28"/>
        </w:rPr>
        <w:t>3.</w:t>
      </w:r>
      <w:r w:rsidR="007D0F81">
        <w:rPr>
          <w:rFonts w:cs="Arial"/>
          <w:sz w:val="28"/>
          <w:szCs w:val="28"/>
        </w:rPr>
        <w:t>2</w:t>
      </w:r>
    </w:p>
    <w:p w:rsidR="00800511" w:rsidRPr="00BA05C4" w:rsidRDefault="00800511" w:rsidP="008F0BF5">
      <w:pPr>
        <w:spacing w:after="0"/>
        <w:rPr>
          <w:rFonts w:cs="Arial"/>
          <w:b/>
        </w:rPr>
      </w:pPr>
    </w:p>
    <w:p w:rsidR="00450086" w:rsidRPr="005C5ABA" w:rsidRDefault="007D0F81" w:rsidP="00800511">
      <w:pPr>
        <w:rPr>
          <w:rFonts w:cs="Arial"/>
          <w:sz w:val="28"/>
          <w:szCs w:val="28"/>
        </w:rPr>
      </w:pPr>
      <w:r>
        <w:rPr>
          <w:rFonts w:cs="Arial"/>
          <w:sz w:val="28"/>
          <w:szCs w:val="28"/>
        </w:rPr>
        <w:t>March</w:t>
      </w:r>
      <w:r w:rsidRPr="005C5ABA">
        <w:rPr>
          <w:rFonts w:cs="Arial"/>
          <w:sz w:val="28"/>
          <w:szCs w:val="28"/>
        </w:rPr>
        <w:t xml:space="preserve"> 201</w:t>
      </w:r>
      <w:r>
        <w:rPr>
          <w:rFonts w:cs="Arial"/>
          <w:sz w:val="28"/>
          <w:szCs w:val="28"/>
        </w:rPr>
        <w:t>3</w:t>
      </w:r>
    </w:p>
    <w:p w:rsidR="00705441" w:rsidRDefault="00705441" w:rsidP="00800511">
      <w:pPr>
        <w:spacing w:after="0"/>
        <w:rPr>
          <w:rFonts w:cs="Arial"/>
          <w:b/>
        </w:rPr>
      </w:pPr>
    </w:p>
    <w:p w:rsidR="00800511" w:rsidRPr="00924C52" w:rsidRDefault="00800511" w:rsidP="00800511">
      <w:pPr>
        <w:spacing w:after="0"/>
        <w:rPr>
          <w:rFonts w:cs="Arial"/>
          <w:b/>
          <w:u w:val="single"/>
        </w:rPr>
      </w:pPr>
      <w:r w:rsidRPr="00924C52">
        <w:rPr>
          <w:rFonts w:cs="Arial"/>
          <w:b/>
        </w:rPr>
        <w:t>CONTACTS:</w:t>
      </w:r>
    </w:p>
    <w:p w:rsidR="00800511" w:rsidRPr="00924C52" w:rsidRDefault="00800511" w:rsidP="00800511">
      <w:pPr>
        <w:spacing w:after="0"/>
        <w:rPr>
          <w:rFonts w:cs="Arial"/>
        </w:rPr>
      </w:pPr>
      <w:r w:rsidRPr="00924C52">
        <w:rPr>
          <w:rFonts w:cs="Arial"/>
        </w:rPr>
        <w:t>Jeffrey Brown, PhD</w:t>
      </w:r>
    </w:p>
    <w:p w:rsidR="00800511" w:rsidRPr="00924C52" w:rsidRDefault="00800511" w:rsidP="00800511">
      <w:pPr>
        <w:spacing w:after="0"/>
        <w:rPr>
          <w:rFonts w:cs="Arial"/>
        </w:rPr>
      </w:pPr>
      <w:r w:rsidRPr="00924C52">
        <w:rPr>
          <w:rFonts w:cs="Arial"/>
        </w:rPr>
        <w:t>Harvard Pilgrim Health Care Institute</w:t>
      </w:r>
    </w:p>
    <w:p w:rsidR="00800511" w:rsidRPr="00924C52" w:rsidRDefault="00F31469" w:rsidP="00800511">
      <w:pPr>
        <w:spacing w:after="0"/>
        <w:rPr>
          <w:rFonts w:cs="Arial"/>
        </w:rPr>
      </w:pPr>
      <w:hyperlink r:id="rId12" w:history="1">
        <w:r w:rsidR="00800511" w:rsidRPr="00924C52">
          <w:rPr>
            <w:rStyle w:val="Hyperlink"/>
            <w:rFonts w:cs="Arial"/>
          </w:rPr>
          <w:t>Jeff_brown@hphc.org</w:t>
        </w:r>
      </w:hyperlink>
    </w:p>
    <w:p w:rsidR="00B453C0" w:rsidRDefault="00B453C0" w:rsidP="00800511">
      <w:pPr>
        <w:spacing w:after="0"/>
        <w:rPr>
          <w:rFonts w:cs="Arial"/>
        </w:rPr>
      </w:pPr>
    </w:p>
    <w:p w:rsidR="00450086" w:rsidRDefault="008C6CB4" w:rsidP="00800511">
      <w:pPr>
        <w:spacing w:after="0"/>
        <w:rPr>
          <w:rStyle w:val="footertext"/>
          <w:sz w:val="20"/>
          <w:szCs w:val="20"/>
        </w:rPr>
        <w:sectPr w:rsidR="00450086" w:rsidSect="00C73BA2">
          <w:headerReference w:type="default" r:id="rId13"/>
          <w:pgSz w:w="12240" w:h="15840"/>
          <w:pgMar w:top="540" w:right="1440" w:bottom="1440" w:left="1440" w:header="720" w:footer="720" w:gutter="0"/>
          <w:cols w:space="720"/>
          <w:docGrid w:linePitch="360"/>
        </w:sectPr>
      </w:pPr>
      <w:r>
        <w:rPr>
          <w:rStyle w:val="footertext"/>
          <w:sz w:val="20"/>
          <w:szCs w:val="20"/>
        </w:rPr>
        <w:t xml:space="preserve">The </w:t>
      </w:r>
      <w:r w:rsidR="00B453C0">
        <w:rPr>
          <w:rStyle w:val="footertext"/>
          <w:b/>
          <w:sz w:val="20"/>
          <w:szCs w:val="20"/>
        </w:rPr>
        <w:t>P</w:t>
      </w:r>
      <w:r w:rsidR="00800511" w:rsidRPr="00DC6C30">
        <w:rPr>
          <w:rStyle w:val="footertext"/>
          <w:b/>
          <w:sz w:val="20"/>
          <w:szCs w:val="20"/>
        </w:rPr>
        <w:t>op</w:t>
      </w:r>
      <w:r w:rsidR="00800511" w:rsidRPr="008C6CB4">
        <w:rPr>
          <w:rStyle w:val="footertext"/>
          <w:b/>
          <w:color w:val="1F497D" w:themeColor="text2"/>
          <w:sz w:val="20"/>
          <w:szCs w:val="20"/>
        </w:rPr>
        <w:t>Med</w:t>
      </w:r>
      <w:r w:rsidR="00800511" w:rsidRPr="00DC6C30">
        <w:rPr>
          <w:rStyle w:val="footertext"/>
          <w:b/>
          <w:sz w:val="20"/>
          <w:szCs w:val="20"/>
        </w:rPr>
        <w:t>Net</w:t>
      </w:r>
      <w:r w:rsidRPr="008C6CB4">
        <w:rPr>
          <w:rStyle w:val="footertext"/>
          <w:b/>
          <w:sz w:val="20"/>
          <w:szCs w:val="20"/>
          <w:vertAlign w:val="superscript"/>
        </w:rPr>
        <w:t>TM</w:t>
      </w:r>
      <w:r w:rsidR="00800511" w:rsidRPr="000C073E">
        <w:rPr>
          <w:rStyle w:val="footertext"/>
          <w:sz w:val="20"/>
          <w:szCs w:val="20"/>
        </w:rPr>
        <w:t xml:space="preserve"> </w:t>
      </w:r>
      <w:r>
        <w:rPr>
          <w:rStyle w:val="footertext"/>
          <w:sz w:val="20"/>
          <w:szCs w:val="20"/>
        </w:rPr>
        <w:t xml:space="preserve">application </w:t>
      </w:r>
      <w:r w:rsidR="00800511">
        <w:rPr>
          <w:rStyle w:val="footertext"/>
          <w:sz w:val="20"/>
          <w:szCs w:val="20"/>
        </w:rPr>
        <w:t xml:space="preserve">was developed </w:t>
      </w:r>
      <w:r w:rsidR="00800511" w:rsidRPr="000C073E">
        <w:rPr>
          <w:rStyle w:val="footertext"/>
          <w:sz w:val="20"/>
          <w:szCs w:val="20"/>
        </w:rPr>
        <w:t>under Contract No. 290-05-0033 from the Agency for Healthcare Research and Quality, US Department of Health and Human Services as part of the Developing Evidence to Inform Decisions about Effectiveness (DEcIDE) program, awarded to the DEcIDE centers at the HMO Research Network Center for Education and Research on Therapeutics (HMORN CERT) and the University of Pennsylvania. The Food and Drug Administration’s Mini-Sentinel project (Contract</w:t>
      </w:r>
      <w:r w:rsidR="00800511">
        <w:rPr>
          <w:rStyle w:val="footertext"/>
          <w:sz w:val="20"/>
          <w:szCs w:val="20"/>
        </w:rPr>
        <w:t xml:space="preserve"> No. HHSF223200910006I) provided</w:t>
      </w:r>
      <w:r w:rsidR="005C5ABA">
        <w:rPr>
          <w:rStyle w:val="footertext"/>
          <w:sz w:val="20"/>
          <w:szCs w:val="20"/>
        </w:rPr>
        <w:t xml:space="preserve"> additional support.</w:t>
      </w:r>
    </w:p>
    <w:p w:rsidR="00DD6B2B" w:rsidRPr="00C154E7" w:rsidRDefault="00DD6B2B" w:rsidP="00652CB1">
      <w:pPr>
        <w:pStyle w:val="TOCHeading"/>
        <w:rPr>
          <w:sz w:val="32"/>
          <w:szCs w:val="32"/>
        </w:rPr>
      </w:pPr>
      <w:r w:rsidRPr="00C154E7">
        <w:rPr>
          <w:sz w:val="32"/>
          <w:szCs w:val="32"/>
        </w:rPr>
        <w:lastRenderedPageBreak/>
        <w:t>Contents</w:t>
      </w:r>
    </w:p>
    <w:p w:rsidR="005C4F9B" w:rsidRDefault="00055A12">
      <w:pPr>
        <w:pStyle w:val="TOC1"/>
        <w:tabs>
          <w:tab w:val="left" w:pos="440"/>
          <w:tab w:val="right" w:leader="dot" w:pos="9350"/>
        </w:tabs>
        <w:rPr>
          <w:rFonts w:eastAsiaTheme="minorEastAsia" w:cstheme="minorBidi"/>
          <w:noProof/>
          <w:lang w:eastAsia="en-US"/>
        </w:rPr>
      </w:pPr>
      <w:r>
        <w:fldChar w:fldCharType="begin"/>
      </w:r>
      <w:r w:rsidR="00DD6B2B">
        <w:instrText xml:space="preserve"> TOC \o "1-3" \h \z \u </w:instrText>
      </w:r>
      <w:r>
        <w:fldChar w:fldCharType="separate"/>
      </w:r>
      <w:hyperlink w:anchor="_Toc350939684" w:history="1">
        <w:r w:rsidR="005C4F9B" w:rsidRPr="00D962D1">
          <w:rPr>
            <w:rStyle w:val="Hyperlink"/>
            <w:rFonts w:cs="Calibri"/>
            <w:b/>
            <w:noProof/>
            <w:snapToGrid w:val="0"/>
            <w:w w:val="0"/>
          </w:rPr>
          <w:t>1</w:t>
        </w:r>
        <w:r w:rsidR="005C4F9B">
          <w:rPr>
            <w:rFonts w:eastAsiaTheme="minorEastAsia" w:cstheme="minorBidi"/>
            <w:noProof/>
            <w:lang w:eastAsia="en-US"/>
          </w:rPr>
          <w:tab/>
        </w:r>
        <w:r w:rsidR="005C4F9B" w:rsidRPr="00D962D1">
          <w:rPr>
            <w:rStyle w:val="Hyperlink"/>
            <w:noProof/>
          </w:rPr>
          <w:t>Introduction</w:t>
        </w:r>
        <w:r w:rsidR="005C4F9B">
          <w:rPr>
            <w:noProof/>
            <w:webHidden/>
          </w:rPr>
          <w:tab/>
        </w:r>
        <w:r>
          <w:rPr>
            <w:noProof/>
            <w:webHidden/>
          </w:rPr>
          <w:fldChar w:fldCharType="begin"/>
        </w:r>
        <w:r w:rsidR="005C4F9B">
          <w:rPr>
            <w:noProof/>
            <w:webHidden/>
          </w:rPr>
          <w:instrText xml:space="preserve"> PAGEREF _Toc350939684 \h </w:instrText>
        </w:r>
        <w:r>
          <w:rPr>
            <w:noProof/>
            <w:webHidden/>
          </w:rPr>
        </w:r>
        <w:r>
          <w:rPr>
            <w:noProof/>
            <w:webHidden/>
          </w:rPr>
          <w:fldChar w:fldCharType="separate"/>
        </w:r>
        <w:r w:rsidR="007724CD">
          <w:rPr>
            <w:noProof/>
            <w:webHidden/>
          </w:rPr>
          <w:t>3</w:t>
        </w:r>
        <w:r>
          <w:rPr>
            <w:noProof/>
            <w:webHidden/>
          </w:rPr>
          <w:fldChar w:fldCharType="end"/>
        </w:r>
      </w:hyperlink>
    </w:p>
    <w:p w:rsidR="005C4F9B" w:rsidRDefault="00F31469">
      <w:pPr>
        <w:pStyle w:val="TOC1"/>
        <w:tabs>
          <w:tab w:val="left" w:pos="440"/>
          <w:tab w:val="right" w:leader="dot" w:pos="9350"/>
        </w:tabs>
        <w:rPr>
          <w:rFonts w:eastAsiaTheme="minorEastAsia" w:cstheme="minorBidi"/>
          <w:noProof/>
          <w:lang w:eastAsia="en-US"/>
        </w:rPr>
      </w:pPr>
      <w:hyperlink w:anchor="_Toc350939685" w:history="1">
        <w:r w:rsidR="005C4F9B" w:rsidRPr="00D962D1">
          <w:rPr>
            <w:rStyle w:val="Hyperlink"/>
            <w:rFonts w:cs="Calibri"/>
            <w:b/>
            <w:noProof/>
            <w:snapToGrid w:val="0"/>
            <w:w w:val="0"/>
          </w:rPr>
          <w:t>2</w:t>
        </w:r>
        <w:r w:rsidR="005C4F9B">
          <w:rPr>
            <w:rFonts w:eastAsiaTheme="minorEastAsia" w:cstheme="minorBidi"/>
            <w:noProof/>
            <w:lang w:eastAsia="en-US"/>
          </w:rPr>
          <w:tab/>
        </w:r>
        <w:r w:rsidR="005C4F9B" w:rsidRPr="00D962D1">
          <w:rPr>
            <w:rStyle w:val="Hyperlink"/>
            <w:noProof/>
          </w:rPr>
          <w:t>System Overview</w:t>
        </w:r>
        <w:r w:rsidR="005C4F9B">
          <w:rPr>
            <w:noProof/>
            <w:webHidden/>
          </w:rPr>
          <w:tab/>
        </w:r>
        <w:r w:rsidR="00055A12">
          <w:rPr>
            <w:noProof/>
            <w:webHidden/>
          </w:rPr>
          <w:fldChar w:fldCharType="begin"/>
        </w:r>
        <w:r w:rsidR="005C4F9B">
          <w:rPr>
            <w:noProof/>
            <w:webHidden/>
          </w:rPr>
          <w:instrText xml:space="preserve"> PAGEREF _Toc350939685 \h </w:instrText>
        </w:r>
        <w:r w:rsidR="00055A12">
          <w:rPr>
            <w:noProof/>
            <w:webHidden/>
          </w:rPr>
        </w:r>
        <w:r w:rsidR="00055A12">
          <w:rPr>
            <w:noProof/>
            <w:webHidden/>
          </w:rPr>
          <w:fldChar w:fldCharType="separate"/>
        </w:r>
        <w:r w:rsidR="007724CD">
          <w:rPr>
            <w:noProof/>
            <w:webHidden/>
          </w:rPr>
          <w:t>3</w:t>
        </w:r>
        <w:r w:rsidR="00055A12">
          <w:rPr>
            <w:noProof/>
            <w:webHidden/>
          </w:rPr>
          <w:fldChar w:fldCharType="end"/>
        </w:r>
      </w:hyperlink>
    </w:p>
    <w:p w:rsidR="005C4F9B" w:rsidRDefault="00F31469">
      <w:pPr>
        <w:pStyle w:val="TOC1"/>
        <w:tabs>
          <w:tab w:val="left" w:pos="440"/>
          <w:tab w:val="right" w:leader="dot" w:pos="9350"/>
        </w:tabs>
        <w:rPr>
          <w:rFonts w:eastAsiaTheme="minorEastAsia" w:cstheme="minorBidi"/>
          <w:noProof/>
          <w:lang w:eastAsia="en-US"/>
        </w:rPr>
      </w:pPr>
      <w:hyperlink w:anchor="_Toc350939686" w:history="1">
        <w:r w:rsidR="005C4F9B" w:rsidRPr="00D962D1">
          <w:rPr>
            <w:rStyle w:val="Hyperlink"/>
            <w:rFonts w:cs="Calibri"/>
            <w:b/>
            <w:noProof/>
            <w:snapToGrid w:val="0"/>
            <w:w w:val="0"/>
          </w:rPr>
          <w:t>3</w:t>
        </w:r>
        <w:r w:rsidR="005C4F9B">
          <w:rPr>
            <w:rFonts w:eastAsiaTheme="minorEastAsia" w:cstheme="minorBidi"/>
            <w:noProof/>
            <w:lang w:eastAsia="en-US"/>
          </w:rPr>
          <w:tab/>
        </w:r>
        <w:r w:rsidR="005C4F9B" w:rsidRPr="00D962D1">
          <w:rPr>
            <w:rStyle w:val="Hyperlink"/>
            <w:noProof/>
          </w:rPr>
          <w:t>How to Login to the Web Portal</w:t>
        </w:r>
        <w:r w:rsidR="005C4F9B">
          <w:rPr>
            <w:noProof/>
            <w:webHidden/>
          </w:rPr>
          <w:tab/>
        </w:r>
        <w:r w:rsidR="00055A12">
          <w:rPr>
            <w:noProof/>
            <w:webHidden/>
          </w:rPr>
          <w:fldChar w:fldCharType="begin"/>
        </w:r>
        <w:r w:rsidR="005C4F9B">
          <w:rPr>
            <w:noProof/>
            <w:webHidden/>
          </w:rPr>
          <w:instrText xml:space="preserve"> PAGEREF _Toc350939686 \h </w:instrText>
        </w:r>
        <w:r w:rsidR="00055A12">
          <w:rPr>
            <w:noProof/>
            <w:webHidden/>
          </w:rPr>
        </w:r>
        <w:r w:rsidR="00055A12">
          <w:rPr>
            <w:noProof/>
            <w:webHidden/>
          </w:rPr>
          <w:fldChar w:fldCharType="separate"/>
        </w:r>
        <w:r w:rsidR="007724CD">
          <w:rPr>
            <w:noProof/>
            <w:webHidden/>
          </w:rPr>
          <w:t>6</w:t>
        </w:r>
        <w:r w:rsidR="00055A12">
          <w:rPr>
            <w:noProof/>
            <w:webHidden/>
          </w:rPr>
          <w:fldChar w:fldCharType="end"/>
        </w:r>
      </w:hyperlink>
    </w:p>
    <w:p w:rsidR="005C4F9B" w:rsidRDefault="00F31469">
      <w:pPr>
        <w:pStyle w:val="TOC1"/>
        <w:tabs>
          <w:tab w:val="left" w:pos="440"/>
          <w:tab w:val="right" w:leader="dot" w:pos="9350"/>
        </w:tabs>
        <w:rPr>
          <w:rFonts w:eastAsiaTheme="minorEastAsia" w:cstheme="minorBidi"/>
          <w:noProof/>
          <w:lang w:eastAsia="en-US"/>
        </w:rPr>
      </w:pPr>
      <w:hyperlink w:anchor="_Toc350939687" w:history="1">
        <w:r w:rsidR="005C4F9B" w:rsidRPr="00D962D1">
          <w:rPr>
            <w:rStyle w:val="Hyperlink"/>
            <w:rFonts w:cs="Calibri"/>
            <w:b/>
            <w:noProof/>
            <w:snapToGrid w:val="0"/>
            <w:w w:val="0"/>
          </w:rPr>
          <w:t>4</w:t>
        </w:r>
        <w:r w:rsidR="005C4F9B">
          <w:rPr>
            <w:rFonts w:eastAsiaTheme="minorEastAsia" w:cstheme="minorBidi"/>
            <w:noProof/>
            <w:lang w:eastAsia="en-US"/>
          </w:rPr>
          <w:tab/>
        </w:r>
        <w:r w:rsidR="005C4F9B" w:rsidRPr="00D962D1">
          <w:rPr>
            <w:rStyle w:val="Hyperlink"/>
            <w:b/>
            <w:noProof/>
          </w:rPr>
          <w:t>Configuring the DataMart Client</w:t>
        </w:r>
        <w:r w:rsidR="005C4F9B">
          <w:rPr>
            <w:noProof/>
            <w:webHidden/>
          </w:rPr>
          <w:tab/>
        </w:r>
        <w:r w:rsidR="00055A12">
          <w:rPr>
            <w:noProof/>
            <w:webHidden/>
          </w:rPr>
          <w:fldChar w:fldCharType="begin"/>
        </w:r>
        <w:r w:rsidR="005C4F9B">
          <w:rPr>
            <w:noProof/>
            <w:webHidden/>
          </w:rPr>
          <w:instrText xml:space="preserve"> PAGEREF _Toc350939687 \h </w:instrText>
        </w:r>
        <w:r w:rsidR="00055A12">
          <w:rPr>
            <w:noProof/>
            <w:webHidden/>
          </w:rPr>
        </w:r>
        <w:r w:rsidR="00055A12">
          <w:rPr>
            <w:noProof/>
            <w:webHidden/>
          </w:rPr>
          <w:fldChar w:fldCharType="separate"/>
        </w:r>
        <w:r w:rsidR="007724CD">
          <w:rPr>
            <w:noProof/>
            <w:webHidden/>
          </w:rPr>
          <w:t>6</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688" w:history="1">
        <w:r w:rsidR="005C4F9B" w:rsidRPr="00D962D1">
          <w:rPr>
            <w:rStyle w:val="Hyperlink"/>
            <w:rFonts w:cs="Calibri"/>
            <w:noProof/>
            <w:snapToGrid w:val="0"/>
            <w:w w:val="0"/>
          </w:rPr>
          <w:t>4.1</w:t>
        </w:r>
        <w:r w:rsidR="005C4F9B">
          <w:rPr>
            <w:rFonts w:eastAsiaTheme="minorEastAsia" w:cstheme="minorBidi"/>
            <w:noProof/>
            <w:lang w:eastAsia="en-US"/>
          </w:rPr>
          <w:tab/>
        </w:r>
        <w:r w:rsidR="005C4F9B" w:rsidRPr="00D962D1">
          <w:rPr>
            <w:rStyle w:val="Hyperlink"/>
            <w:noProof/>
          </w:rPr>
          <w:t>Installing the DataMart Client</w:t>
        </w:r>
        <w:r w:rsidR="005C4F9B">
          <w:rPr>
            <w:noProof/>
            <w:webHidden/>
          </w:rPr>
          <w:tab/>
        </w:r>
        <w:r w:rsidR="00055A12">
          <w:rPr>
            <w:noProof/>
            <w:webHidden/>
          </w:rPr>
          <w:fldChar w:fldCharType="begin"/>
        </w:r>
        <w:r w:rsidR="005C4F9B">
          <w:rPr>
            <w:noProof/>
            <w:webHidden/>
          </w:rPr>
          <w:instrText xml:space="preserve"> PAGEREF _Toc350939688 \h </w:instrText>
        </w:r>
        <w:r w:rsidR="00055A12">
          <w:rPr>
            <w:noProof/>
            <w:webHidden/>
          </w:rPr>
        </w:r>
        <w:r w:rsidR="00055A12">
          <w:rPr>
            <w:noProof/>
            <w:webHidden/>
          </w:rPr>
          <w:fldChar w:fldCharType="separate"/>
        </w:r>
        <w:r w:rsidR="007724CD">
          <w:rPr>
            <w:noProof/>
            <w:webHidden/>
          </w:rPr>
          <w:t>7</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689" w:history="1">
        <w:r w:rsidR="005C4F9B" w:rsidRPr="00D962D1">
          <w:rPr>
            <w:rStyle w:val="Hyperlink"/>
            <w:rFonts w:cs="Calibri"/>
            <w:noProof/>
            <w:snapToGrid w:val="0"/>
            <w:w w:val="0"/>
          </w:rPr>
          <w:t>4.2</w:t>
        </w:r>
        <w:r w:rsidR="005C4F9B">
          <w:rPr>
            <w:rFonts w:eastAsiaTheme="minorEastAsia" w:cstheme="minorBidi"/>
            <w:noProof/>
            <w:lang w:eastAsia="en-US"/>
          </w:rPr>
          <w:tab/>
        </w:r>
        <w:r w:rsidR="005C4F9B" w:rsidRPr="00D962D1">
          <w:rPr>
            <w:rStyle w:val="Hyperlink"/>
            <w:noProof/>
          </w:rPr>
          <w:t>Installing the Database (DataMart)</w:t>
        </w:r>
        <w:r w:rsidR="005C4F9B">
          <w:rPr>
            <w:noProof/>
            <w:webHidden/>
          </w:rPr>
          <w:tab/>
        </w:r>
        <w:r w:rsidR="00055A12">
          <w:rPr>
            <w:noProof/>
            <w:webHidden/>
          </w:rPr>
          <w:fldChar w:fldCharType="begin"/>
        </w:r>
        <w:r w:rsidR="005C4F9B">
          <w:rPr>
            <w:noProof/>
            <w:webHidden/>
          </w:rPr>
          <w:instrText xml:space="preserve"> PAGEREF _Toc350939689 \h </w:instrText>
        </w:r>
        <w:r w:rsidR="00055A12">
          <w:rPr>
            <w:noProof/>
            <w:webHidden/>
          </w:rPr>
        </w:r>
        <w:r w:rsidR="00055A12">
          <w:rPr>
            <w:noProof/>
            <w:webHidden/>
          </w:rPr>
          <w:fldChar w:fldCharType="separate"/>
        </w:r>
        <w:r w:rsidR="007724CD">
          <w:rPr>
            <w:noProof/>
            <w:webHidden/>
          </w:rPr>
          <w:t>11</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690" w:history="1">
        <w:r w:rsidR="005C4F9B" w:rsidRPr="00D962D1">
          <w:rPr>
            <w:rStyle w:val="Hyperlink"/>
            <w:rFonts w:cs="Calibri"/>
            <w:noProof/>
            <w:snapToGrid w:val="0"/>
            <w:w w:val="0"/>
          </w:rPr>
          <w:t>4.3</w:t>
        </w:r>
        <w:r w:rsidR="005C4F9B">
          <w:rPr>
            <w:rFonts w:eastAsiaTheme="minorEastAsia" w:cstheme="minorBidi"/>
            <w:noProof/>
            <w:lang w:eastAsia="en-US"/>
          </w:rPr>
          <w:tab/>
        </w:r>
        <w:r w:rsidR="005C4F9B" w:rsidRPr="00D962D1">
          <w:rPr>
            <w:rStyle w:val="Hyperlink"/>
            <w:noProof/>
          </w:rPr>
          <w:t>Creating an ODBC Connection</w:t>
        </w:r>
        <w:r w:rsidR="005C4F9B">
          <w:rPr>
            <w:noProof/>
            <w:webHidden/>
          </w:rPr>
          <w:tab/>
        </w:r>
        <w:r w:rsidR="00055A12">
          <w:rPr>
            <w:noProof/>
            <w:webHidden/>
          </w:rPr>
          <w:fldChar w:fldCharType="begin"/>
        </w:r>
        <w:r w:rsidR="005C4F9B">
          <w:rPr>
            <w:noProof/>
            <w:webHidden/>
          </w:rPr>
          <w:instrText xml:space="preserve"> PAGEREF _Toc350939690 \h </w:instrText>
        </w:r>
        <w:r w:rsidR="00055A12">
          <w:rPr>
            <w:noProof/>
            <w:webHidden/>
          </w:rPr>
        </w:r>
        <w:r w:rsidR="00055A12">
          <w:rPr>
            <w:noProof/>
            <w:webHidden/>
          </w:rPr>
          <w:fldChar w:fldCharType="separate"/>
        </w:r>
        <w:r w:rsidR="007724CD">
          <w:rPr>
            <w:noProof/>
            <w:webHidden/>
          </w:rPr>
          <w:t>11</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691" w:history="1">
        <w:r w:rsidR="005C4F9B" w:rsidRPr="00D962D1">
          <w:rPr>
            <w:rStyle w:val="Hyperlink"/>
            <w:rFonts w:cs="Calibri"/>
            <w:noProof/>
            <w:snapToGrid w:val="0"/>
            <w:w w:val="0"/>
          </w:rPr>
          <w:t>4.4</w:t>
        </w:r>
        <w:r w:rsidR="005C4F9B">
          <w:rPr>
            <w:rFonts w:eastAsiaTheme="minorEastAsia" w:cstheme="minorBidi"/>
            <w:noProof/>
            <w:lang w:eastAsia="en-US"/>
          </w:rPr>
          <w:tab/>
        </w:r>
        <w:r w:rsidR="005C4F9B" w:rsidRPr="00D962D1">
          <w:rPr>
            <w:rStyle w:val="Hyperlink"/>
            <w:noProof/>
          </w:rPr>
          <w:t>Configuring your DataMart Client Network Connection</w:t>
        </w:r>
        <w:r w:rsidR="005C4F9B">
          <w:rPr>
            <w:noProof/>
            <w:webHidden/>
          </w:rPr>
          <w:tab/>
        </w:r>
        <w:r w:rsidR="00055A12">
          <w:rPr>
            <w:noProof/>
            <w:webHidden/>
          </w:rPr>
          <w:fldChar w:fldCharType="begin"/>
        </w:r>
        <w:r w:rsidR="005C4F9B">
          <w:rPr>
            <w:noProof/>
            <w:webHidden/>
          </w:rPr>
          <w:instrText xml:space="preserve"> PAGEREF _Toc350939691 \h </w:instrText>
        </w:r>
        <w:r w:rsidR="00055A12">
          <w:rPr>
            <w:noProof/>
            <w:webHidden/>
          </w:rPr>
        </w:r>
        <w:r w:rsidR="00055A12">
          <w:rPr>
            <w:noProof/>
            <w:webHidden/>
          </w:rPr>
          <w:fldChar w:fldCharType="separate"/>
        </w:r>
        <w:r w:rsidR="007724CD">
          <w:rPr>
            <w:noProof/>
            <w:webHidden/>
          </w:rPr>
          <w:t>13</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692" w:history="1">
        <w:r w:rsidR="005C4F9B" w:rsidRPr="00D962D1">
          <w:rPr>
            <w:rStyle w:val="Hyperlink"/>
            <w:rFonts w:cs="Calibri"/>
            <w:noProof/>
            <w:snapToGrid w:val="0"/>
            <w:w w:val="0"/>
          </w:rPr>
          <w:t>4.5</w:t>
        </w:r>
        <w:r w:rsidR="005C4F9B">
          <w:rPr>
            <w:rFonts w:eastAsiaTheme="minorEastAsia" w:cstheme="minorBidi"/>
            <w:noProof/>
            <w:lang w:eastAsia="en-US"/>
          </w:rPr>
          <w:tab/>
        </w:r>
        <w:r w:rsidR="005C4F9B" w:rsidRPr="00D962D1">
          <w:rPr>
            <w:rStyle w:val="Hyperlink"/>
            <w:noProof/>
          </w:rPr>
          <w:t>Configure Your DataMarts</w:t>
        </w:r>
        <w:r w:rsidR="005C4F9B">
          <w:rPr>
            <w:noProof/>
            <w:webHidden/>
          </w:rPr>
          <w:tab/>
        </w:r>
        <w:r w:rsidR="00055A12">
          <w:rPr>
            <w:noProof/>
            <w:webHidden/>
          </w:rPr>
          <w:fldChar w:fldCharType="begin"/>
        </w:r>
        <w:r w:rsidR="005C4F9B">
          <w:rPr>
            <w:noProof/>
            <w:webHidden/>
          </w:rPr>
          <w:instrText xml:space="preserve"> PAGEREF _Toc350939692 \h </w:instrText>
        </w:r>
        <w:r w:rsidR="00055A12">
          <w:rPr>
            <w:noProof/>
            <w:webHidden/>
          </w:rPr>
        </w:r>
        <w:r w:rsidR="00055A12">
          <w:rPr>
            <w:noProof/>
            <w:webHidden/>
          </w:rPr>
          <w:fldChar w:fldCharType="separate"/>
        </w:r>
        <w:r w:rsidR="007724CD">
          <w:rPr>
            <w:noProof/>
            <w:webHidden/>
          </w:rPr>
          <w:t>17</w:t>
        </w:r>
        <w:r w:rsidR="00055A12">
          <w:rPr>
            <w:noProof/>
            <w:webHidden/>
          </w:rPr>
          <w:fldChar w:fldCharType="end"/>
        </w:r>
      </w:hyperlink>
    </w:p>
    <w:p w:rsidR="005C4F9B" w:rsidRDefault="00F31469">
      <w:pPr>
        <w:pStyle w:val="TOC3"/>
        <w:tabs>
          <w:tab w:val="left" w:pos="1320"/>
          <w:tab w:val="right" w:leader="dot" w:pos="9350"/>
        </w:tabs>
        <w:rPr>
          <w:rFonts w:eastAsiaTheme="minorEastAsia" w:cstheme="minorBidi"/>
          <w:noProof/>
          <w:lang w:eastAsia="en-US"/>
        </w:rPr>
      </w:pPr>
      <w:hyperlink w:anchor="_Toc350939693" w:history="1">
        <w:r w:rsidR="005C4F9B" w:rsidRPr="00D962D1">
          <w:rPr>
            <w:rStyle w:val="Hyperlink"/>
            <w:noProof/>
          </w:rPr>
          <w:t>4.5.1</w:t>
        </w:r>
        <w:r w:rsidR="005C4F9B">
          <w:rPr>
            <w:rFonts w:eastAsiaTheme="minorEastAsia" w:cstheme="minorBidi"/>
            <w:noProof/>
            <w:lang w:eastAsia="en-US"/>
          </w:rPr>
          <w:tab/>
        </w:r>
        <w:r w:rsidR="005C4F9B" w:rsidRPr="00D962D1">
          <w:rPr>
            <w:rStyle w:val="Hyperlink"/>
            <w:noProof/>
          </w:rPr>
          <w:t>Summary Query Model Processor Settings</w:t>
        </w:r>
        <w:r w:rsidR="005C4F9B">
          <w:rPr>
            <w:noProof/>
            <w:webHidden/>
          </w:rPr>
          <w:tab/>
        </w:r>
        <w:r w:rsidR="00055A12">
          <w:rPr>
            <w:noProof/>
            <w:webHidden/>
          </w:rPr>
          <w:fldChar w:fldCharType="begin"/>
        </w:r>
        <w:r w:rsidR="005C4F9B">
          <w:rPr>
            <w:noProof/>
            <w:webHidden/>
          </w:rPr>
          <w:instrText xml:space="preserve"> PAGEREF _Toc350939693 \h </w:instrText>
        </w:r>
        <w:r w:rsidR="00055A12">
          <w:rPr>
            <w:noProof/>
            <w:webHidden/>
          </w:rPr>
        </w:r>
        <w:r w:rsidR="00055A12">
          <w:rPr>
            <w:noProof/>
            <w:webHidden/>
          </w:rPr>
          <w:fldChar w:fldCharType="separate"/>
        </w:r>
        <w:r w:rsidR="007724CD">
          <w:rPr>
            <w:noProof/>
            <w:webHidden/>
          </w:rPr>
          <w:t>18</w:t>
        </w:r>
        <w:r w:rsidR="00055A12">
          <w:rPr>
            <w:noProof/>
            <w:webHidden/>
          </w:rPr>
          <w:fldChar w:fldCharType="end"/>
        </w:r>
      </w:hyperlink>
    </w:p>
    <w:p w:rsidR="005C4F9B" w:rsidRDefault="00F31469">
      <w:pPr>
        <w:pStyle w:val="TOC3"/>
        <w:tabs>
          <w:tab w:val="left" w:pos="1320"/>
          <w:tab w:val="right" w:leader="dot" w:pos="9350"/>
        </w:tabs>
        <w:rPr>
          <w:rFonts w:eastAsiaTheme="minorEastAsia" w:cstheme="minorBidi"/>
          <w:noProof/>
          <w:lang w:eastAsia="en-US"/>
        </w:rPr>
      </w:pPr>
      <w:hyperlink w:anchor="_Toc350939694" w:history="1">
        <w:r w:rsidR="005C4F9B" w:rsidRPr="00D962D1">
          <w:rPr>
            <w:rStyle w:val="Hyperlink"/>
            <w:noProof/>
          </w:rPr>
          <w:t>4.5.2</w:t>
        </w:r>
        <w:r w:rsidR="005C4F9B">
          <w:rPr>
            <w:rFonts w:eastAsiaTheme="minorEastAsia" w:cstheme="minorBidi"/>
            <w:noProof/>
            <w:lang w:eastAsia="en-US"/>
          </w:rPr>
          <w:tab/>
        </w:r>
        <w:r w:rsidR="005C4F9B" w:rsidRPr="00D962D1">
          <w:rPr>
            <w:rStyle w:val="Hyperlink"/>
            <w:noProof/>
          </w:rPr>
          <w:t>File Distribution Model Processor</w:t>
        </w:r>
        <w:r w:rsidR="005C4F9B">
          <w:rPr>
            <w:noProof/>
            <w:webHidden/>
          </w:rPr>
          <w:tab/>
        </w:r>
        <w:r w:rsidR="00055A12">
          <w:rPr>
            <w:noProof/>
            <w:webHidden/>
          </w:rPr>
          <w:fldChar w:fldCharType="begin"/>
        </w:r>
        <w:r w:rsidR="005C4F9B">
          <w:rPr>
            <w:noProof/>
            <w:webHidden/>
          </w:rPr>
          <w:instrText xml:space="preserve"> PAGEREF _Toc350939694 \h </w:instrText>
        </w:r>
        <w:r w:rsidR="00055A12">
          <w:rPr>
            <w:noProof/>
            <w:webHidden/>
          </w:rPr>
        </w:r>
        <w:r w:rsidR="00055A12">
          <w:rPr>
            <w:noProof/>
            <w:webHidden/>
          </w:rPr>
          <w:fldChar w:fldCharType="separate"/>
        </w:r>
        <w:r w:rsidR="007724CD">
          <w:rPr>
            <w:noProof/>
            <w:webHidden/>
          </w:rPr>
          <w:t>20</w:t>
        </w:r>
        <w:r w:rsidR="00055A12">
          <w:rPr>
            <w:noProof/>
            <w:webHidden/>
          </w:rPr>
          <w:fldChar w:fldCharType="end"/>
        </w:r>
      </w:hyperlink>
    </w:p>
    <w:p w:rsidR="005C4F9B" w:rsidRDefault="00F31469">
      <w:pPr>
        <w:pStyle w:val="TOC3"/>
        <w:tabs>
          <w:tab w:val="left" w:pos="1320"/>
          <w:tab w:val="right" w:leader="dot" w:pos="9350"/>
        </w:tabs>
        <w:rPr>
          <w:rFonts w:eastAsiaTheme="minorEastAsia" w:cstheme="minorBidi"/>
          <w:noProof/>
          <w:lang w:eastAsia="en-US"/>
        </w:rPr>
      </w:pPr>
      <w:hyperlink w:anchor="_Toc350939695" w:history="1">
        <w:r w:rsidR="005C4F9B" w:rsidRPr="00D962D1">
          <w:rPr>
            <w:rStyle w:val="Hyperlink"/>
            <w:noProof/>
          </w:rPr>
          <w:t>4.5.3</w:t>
        </w:r>
        <w:r w:rsidR="005C4F9B">
          <w:rPr>
            <w:rFonts w:eastAsiaTheme="minorEastAsia" w:cstheme="minorBidi"/>
            <w:noProof/>
            <w:lang w:eastAsia="en-US"/>
          </w:rPr>
          <w:tab/>
        </w:r>
        <w:r w:rsidR="005C4F9B" w:rsidRPr="00D962D1">
          <w:rPr>
            <w:rStyle w:val="Hyperlink"/>
            <w:noProof/>
          </w:rPr>
          <w:t>ESP QueryBuilder Model Processor</w:t>
        </w:r>
        <w:r w:rsidR="005C4F9B">
          <w:rPr>
            <w:noProof/>
            <w:webHidden/>
          </w:rPr>
          <w:tab/>
        </w:r>
        <w:r w:rsidR="00055A12">
          <w:rPr>
            <w:noProof/>
            <w:webHidden/>
          </w:rPr>
          <w:fldChar w:fldCharType="begin"/>
        </w:r>
        <w:r w:rsidR="005C4F9B">
          <w:rPr>
            <w:noProof/>
            <w:webHidden/>
          </w:rPr>
          <w:instrText xml:space="preserve"> PAGEREF _Toc350939695 \h </w:instrText>
        </w:r>
        <w:r w:rsidR="00055A12">
          <w:rPr>
            <w:noProof/>
            <w:webHidden/>
          </w:rPr>
        </w:r>
        <w:r w:rsidR="00055A12">
          <w:rPr>
            <w:noProof/>
            <w:webHidden/>
          </w:rPr>
          <w:fldChar w:fldCharType="separate"/>
        </w:r>
        <w:r w:rsidR="007724CD">
          <w:rPr>
            <w:noProof/>
            <w:webHidden/>
          </w:rPr>
          <w:t>20</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696" w:history="1">
        <w:r w:rsidR="005C4F9B" w:rsidRPr="00D962D1">
          <w:rPr>
            <w:rStyle w:val="Hyperlink"/>
            <w:rFonts w:cs="Calibri"/>
            <w:noProof/>
            <w:snapToGrid w:val="0"/>
            <w:w w:val="0"/>
          </w:rPr>
          <w:t>4.6</w:t>
        </w:r>
        <w:r w:rsidR="005C4F9B">
          <w:rPr>
            <w:rFonts w:eastAsiaTheme="minorEastAsia" w:cstheme="minorBidi"/>
            <w:noProof/>
            <w:lang w:eastAsia="en-US"/>
          </w:rPr>
          <w:tab/>
        </w:r>
        <w:r w:rsidR="005C4F9B" w:rsidRPr="00D962D1">
          <w:rPr>
            <w:rStyle w:val="Hyperlink"/>
            <w:noProof/>
          </w:rPr>
          <w:t>Configuring your DataMart Unattended Operations</w:t>
        </w:r>
        <w:r w:rsidR="005C4F9B">
          <w:rPr>
            <w:noProof/>
            <w:webHidden/>
          </w:rPr>
          <w:tab/>
        </w:r>
        <w:r w:rsidR="00055A12">
          <w:rPr>
            <w:noProof/>
            <w:webHidden/>
          </w:rPr>
          <w:fldChar w:fldCharType="begin"/>
        </w:r>
        <w:r w:rsidR="005C4F9B">
          <w:rPr>
            <w:noProof/>
            <w:webHidden/>
          </w:rPr>
          <w:instrText xml:space="preserve"> PAGEREF _Toc350939696 \h </w:instrText>
        </w:r>
        <w:r w:rsidR="00055A12">
          <w:rPr>
            <w:noProof/>
            <w:webHidden/>
          </w:rPr>
        </w:r>
        <w:r w:rsidR="00055A12">
          <w:rPr>
            <w:noProof/>
            <w:webHidden/>
          </w:rPr>
          <w:fldChar w:fldCharType="separate"/>
        </w:r>
        <w:r w:rsidR="007724CD">
          <w:rPr>
            <w:noProof/>
            <w:webHidden/>
          </w:rPr>
          <w:t>21</w:t>
        </w:r>
        <w:r w:rsidR="00055A12">
          <w:rPr>
            <w:noProof/>
            <w:webHidden/>
          </w:rPr>
          <w:fldChar w:fldCharType="end"/>
        </w:r>
      </w:hyperlink>
    </w:p>
    <w:p w:rsidR="005C4F9B" w:rsidRDefault="00F31469">
      <w:pPr>
        <w:pStyle w:val="TOC1"/>
        <w:tabs>
          <w:tab w:val="left" w:pos="440"/>
          <w:tab w:val="right" w:leader="dot" w:pos="9350"/>
        </w:tabs>
        <w:rPr>
          <w:rFonts w:eastAsiaTheme="minorEastAsia" w:cstheme="minorBidi"/>
          <w:noProof/>
          <w:lang w:eastAsia="en-US"/>
        </w:rPr>
      </w:pPr>
      <w:hyperlink w:anchor="_Toc350939697" w:history="1">
        <w:r w:rsidR="005C4F9B" w:rsidRPr="00D962D1">
          <w:rPr>
            <w:rStyle w:val="Hyperlink"/>
            <w:rFonts w:cs="Calibri"/>
            <w:b/>
            <w:noProof/>
            <w:snapToGrid w:val="0"/>
            <w:w w:val="0"/>
          </w:rPr>
          <w:t>5</w:t>
        </w:r>
        <w:r w:rsidR="005C4F9B">
          <w:rPr>
            <w:rFonts w:eastAsiaTheme="minorEastAsia" w:cstheme="minorBidi"/>
            <w:noProof/>
            <w:lang w:eastAsia="en-US"/>
          </w:rPr>
          <w:tab/>
        </w:r>
        <w:r w:rsidR="005C4F9B" w:rsidRPr="00D962D1">
          <w:rPr>
            <w:rStyle w:val="Hyperlink"/>
            <w:noProof/>
          </w:rPr>
          <w:t>Processing Queries</w:t>
        </w:r>
        <w:r w:rsidR="005C4F9B">
          <w:rPr>
            <w:noProof/>
            <w:webHidden/>
          </w:rPr>
          <w:tab/>
        </w:r>
        <w:r w:rsidR="00055A12">
          <w:rPr>
            <w:noProof/>
            <w:webHidden/>
          </w:rPr>
          <w:fldChar w:fldCharType="begin"/>
        </w:r>
        <w:r w:rsidR="005C4F9B">
          <w:rPr>
            <w:noProof/>
            <w:webHidden/>
          </w:rPr>
          <w:instrText xml:space="preserve"> PAGEREF _Toc350939697 \h </w:instrText>
        </w:r>
        <w:r w:rsidR="00055A12">
          <w:rPr>
            <w:noProof/>
            <w:webHidden/>
          </w:rPr>
        </w:r>
        <w:r w:rsidR="00055A12">
          <w:rPr>
            <w:noProof/>
            <w:webHidden/>
          </w:rPr>
          <w:fldChar w:fldCharType="separate"/>
        </w:r>
        <w:r w:rsidR="007724CD">
          <w:rPr>
            <w:noProof/>
            <w:webHidden/>
          </w:rPr>
          <w:t>23</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698" w:history="1">
        <w:r w:rsidR="005C4F9B" w:rsidRPr="00D962D1">
          <w:rPr>
            <w:rStyle w:val="Hyperlink"/>
            <w:rFonts w:cs="Calibri"/>
            <w:noProof/>
            <w:snapToGrid w:val="0"/>
            <w:w w:val="0"/>
          </w:rPr>
          <w:t>5.1</w:t>
        </w:r>
        <w:r w:rsidR="005C4F9B">
          <w:rPr>
            <w:rFonts w:eastAsiaTheme="minorEastAsia" w:cstheme="minorBidi"/>
            <w:noProof/>
            <w:lang w:eastAsia="en-US"/>
          </w:rPr>
          <w:tab/>
        </w:r>
        <w:r w:rsidR="005C4F9B" w:rsidRPr="00D962D1">
          <w:rPr>
            <w:rStyle w:val="Hyperlink"/>
            <w:noProof/>
          </w:rPr>
          <w:t>Displaying the Request List</w:t>
        </w:r>
        <w:r w:rsidR="005C4F9B">
          <w:rPr>
            <w:noProof/>
            <w:webHidden/>
          </w:rPr>
          <w:tab/>
        </w:r>
        <w:r w:rsidR="00055A12">
          <w:rPr>
            <w:noProof/>
            <w:webHidden/>
          </w:rPr>
          <w:fldChar w:fldCharType="begin"/>
        </w:r>
        <w:r w:rsidR="005C4F9B">
          <w:rPr>
            <w:noProof/>
            <w:webHidden/>
          </w:rPr>
          <w:instrText xml:space="preserve"> PAGEREF _Toc350939698 \h </w:instrText>
        </w:r>
        <w:r w:rsidR="00055A12">
          <w:rPr>
            <w:noProof/>
            <w:webHidden/>
          </w:rPr>
        </w:r>
        <w:r w:rsidR="00055A12">
          <w:rPr>
            <w:noProof/>
            <w:webHidden/>
          </w:rPr>
          <w:fldChar w:fldCharType="separate"/>
        </w:r>
        <w:r w:rsidR="007724CD">
          <w:rPr>
            <w:noProof/>
            <w:webHidden/>
          </w:rPr>
          <w:t>23</w:t>
        </w:r>
        <w:r w:rsidR="00055A12">
          <w:rPr>
            <w:noProof/>
            <w:webHidden/>
          </w:rPr>
          <w:fldChar w:fldCharType="end"/>
        </w:r>
      </w:hyperlink>
    </w:p>
    <w:p w:rsidR="005C4F9B" w:rsidRDefault="00F31469">
      <w:pPr>
        <w:pStyle w:val="TOC3"/>
        <w:tabs>
          <w:tab w:val="left" w:pos="1320"/>
          <w:tab w:val="right" w:leader="dot" w:pos="9350"/>
        </w:tabs>
        <w:rPr>
          <w:rFonts w:eastAsiaTheme="minorEastAsia" w:cstheme="minorBidi"/>
          <w:noProof/>
          <w:lang w:eastAsia="en-US"/>
        </w:rPr>
      </w:pPr>
      <w:hyperlink w:anchor="_Toc350939699" w:history="1">
        <w:r w:rsidR="005C4F9B" w:rsidRPr="00D962D1">
          <w:rPr>
            <w:rStyle w:val="Hyperlink"/>
            <w:noProof/>
          </w:rPr>
          <w:t>5.1.1</w:t>
        </w:r>
        <w:r w:rsidR="005C4F9B">
          <w:rPr>
            <w:rFonts w:eastAsiaTheme="minorEastAsia" w:cstheme="minorBidi"/>
            <w:noProof/>
            <w:lang w:eastAsia="en-US"/>
          </w:rPr>
          <w:tab/>
        </w:r>
        <w:r w:rsidR="005C4F9B" w:rsidRPr="00D962D1">
          <w:rPr>
            <w:rStyle w:val="Hyperlink"/>
            <w:noProof/>
          </w:rPr>
          <w:t>Filtering Options</w:t>
        </w:r>
        <w:r w:rsidR="005C4F9B">
          <w:rPr>
            <w:noProof/>
            <w:webHidden/>
          </w:rPr>
          <w:tab/>
        </w:r>
        <w:r w:rsidR="00055A12">
          <w:rPr>
            <w:noProof/>
            <w:webHidden/>
          </w:rPr>
          <w:fldChar w:fldCharType="begin"/>
        </w:r>
        <w:r w:rsidR="005C4F9B">
          <w:rPr>
            <w:noProof/>
            <w:webHidden/>
          </w:rPr>
          <w:instrText xml:space="preserve"> PAGEREF _Toc350939699 \h </w:instrText>
        </w:r>
        <w:r w:rsidR="00055A12">
          <w:rPr>
            <w:noProof/>
            <w:webHidden/>
          </w:rPr>
        </w:r>
        <w:r w:rsidR="00055A12">
          <w:rPr>
            <w:noProof/>
            <w:webHidden/>
          </w:rPr>
          <w:fldChar w:fldCharType="separate"/>
        </w:r>
        <w:r w:rsidR="007724CD">
          <w:rPr>
            <w:noProof/>
            <w:webHidden/>
          </w:rPr>
          <w:t>25</w:t>
        </w:r>
        <w:r w:rsidR="00055A12">
          <w:rPr>
            <w:noProof/>
            <w:webHidden/>
          </w:rPr>
          <w:fldChar w:fldCharType="end"/>
        </w:r>
      </w:hyperlink>
    </w:p>
    <w:p w:rsidR="005C4F9B" w:rsidRDefault="00F31469">
      <w:pPr>
        <w:pStyle w:val="TOC3"/>
        <w:tabs>
          <w:tab w:val="left" w:pos="1320"/>
          <w:tab w:val="right" w:leader="dot" w:pos="9350"/>
        </w:tabs>
        <w:rPr>
          <w:rFonts w:eastAsiaTheme="minorEastAsia" w:cstheme="minorBidi"/>
          <w:noProof/>
          <w:lang w:eastAsia="en-US"/>
        </w:rPr>
      </w:pPr>
      <w:hyperlink w:anchor="_Toc350939700" w:history="1">
        <w:r w:rsidR="005C4F9B" w:rsidRPr="00D962D1">
          <w:rPr>
            <w:rStyle w:val="Hyperlink"/>
            <w:noProof/>
          </w:rPr>
          <w:t>5.1.2</w:t>
        </w:r>
        <w:r w:rsidR="005C4F9B">
          <w:rPr>
            <w:rFonts w:eastAsiaTheme="minorEastAsia" w:cstheme="minorBidi"/>
            <w:noProof/>
            <w:lang w:eastAsia="en-US"/>
          </w:rPr>
          <w:tab/>
        </w:r>
        <w:r w:rsidR="005C4F9B" w:rsidRPr="00D962D1">
          <w:rPr>
            <w:rStyle w:val="Hyperlink"/>
            <w:noProof/>
          </w:rPr>
          <w:t>Viewing Query Details</w:t>
        </w:r>
        <w:r w:rsidR="005C4F9B">
          <w:rPr>
            <w:noProof/>
            <w:webHidden/>
          </w:rPr>
          <w:tab/>
        </w:r>
        <w:r w:rsidR="00055A12">
          <w:rPr>
            <w:noProof/>
            <w:webHidden/>
          </w:rPr>
          <w:fldChar w:fldCharType="begin"/>
        </w:r>
        <w:r w:rsidR="005C4F9B">
          <w:rPr>
            <w:noProof/>
            <w:webHidden/>
          </w:rPr>
          <w:instrText xml:space="preserve"> PAGEREF _Toc350939700 \h </w:instrText>
        </w:r>
        <w:r w:rsidR="00055A12">
          <w:rPr>
            <w:noProof/>
            <w:webHidden/>
          </w:rPr>
        </w:r>
        <w:r w:rsidR="00055A12">
          <w:rPr>
            <w:noProof/>
            <w:webHidden/>
          </w:rPr>
          <w:fldChar w:fldCharType="separate"/>
        </w:r>
        <w:r w:rsidR="007724CD">
          <w:rPr>
            <w:noProof/>
            <w:webHidden/>
          </w:rPr>
          <w:t>27</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01" w:history="1">
        <w:r w:rsidR="005C4F9B" w:rsidRPr="00D962D1">
          <w:rPr>
            <w:rStyle w:val="Hyperlink"/>
            <w:rFonts w:cs="Calibri"/>
            <w:noProof/>
            <w:snapToGrid w:val="0"/>
            <w:w w:val="0"/>
          </w:rPr>
          <w:t>5.2</w:t>
        </w:r>
        <w:r w:rsidR="005C4F9B">
          <w:rPr>
            <w:rFonts w:eastAsiaTheme="minorEastAsia" w:cstheme="minorBidi"/>
            <w:noProof/>
            <w:lang w:eastAsia="en-US"/>
          </w:rPr>
          <w:tab/>
        </w:r>
        <w:r w:rsidR="005C4F9B" w:rsidRPr="00D962D1">
          <w:rPr>
            <w:rStyle w:val="Hyperlink"/>
            <w:noProof/>
          </w:rPr>
          <w:t>Executing and Uploading Queries</w:t>
        </w:r>
        <w:r w:rsidR="005C4F9B">
          <w:rPr>
            <w:noProof/>
            <w:webHidden/>
          </w:rPr>
          <w:tab/>
        </w:r>
        <w:r w:rsidR="00055A12">
          <w:rPr>
            <w:noProof/>
            <w:webHidden/>
          </w:rPr>
          <w:fldChar w:fldCharType="begin"/>
        </w:r>
        <w:r w:rsidR="005C4F9B">
          <w:rPr>
            <w:noProof/>
            <w:webHidden/>
          </w:rPr>
          <w:instrText xml:space="preserve"> PAGEREF _Toc350939701 \h </w:instrText>
        </w:r>
        <w:r w:rsidR="00055A12">
          <w:rPr>
            <w:noProof/>
            <w:webHidden/>
          </w:rPr>
        </w:r>
        <w:r w:rsidR="00055A12">
          <w:rPr>
            <w:noProof/>
            <w:webHidden/>
          </w:rPr>
          <w:fldChar w:fldCharType="separate"/>
        </w:r>
        <w:r w:rsidR="007724CD">
          <w:rPr>
            <w:noProof/>
            <w:webHidden/>
          </w:rPr>
          <w:t>29</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02" w:history="1">
        <w:r w:rsidR="005C4F9B" w:rsidRPr="00D962D1">
          <w:rPr>
            <w:rStyle w:val="Hyperlink"/>
            <w:rFonts w:cs="Calibri"/>
            <w:noProof/>
            <w:snapToGrid w:val="0"/>
            <w:w w:val="0"/>
          </w:rPr>
          <w:t>5.3</w:t>
        </w:r>
        <w:r w:rsidR="005C4F9B">
          <w:rPr>
            <w:rFonts w:eastAsiaTheme="minorEastAsia" w:cstheme="minorBidi"/>
            <w:noProof/>
            <w:lang w:eastAsia="en-US"/>
          </w:rPr>
          <w:tab/>
        </w:r>
        <w:r w:rsidR="005C4F9B" w:rsidRPr="00D962D1">
          <w:rPr>
            <w:rStyle w:val="Hyperlink"/>
            <w:noProof/>
          </w:rPr>
          <w:t>Holding Queries</w:t>
        </w:r>
        <w:r w:rsidR="005C4F9B">
          <w:rPr>
            <w:noProof/>
            <w:webHidden/>
          </w:rPr>
          <w:tab/>
        </w:r>
        <w:r w:rsidR="00055A12">
          <w:rPr>
            <w:noProof/>
            <w:webHidden/>
          </w:rPr>
          <w:fldChar w:fldCharType="begin"/>
        </w:r>
        <w:r w:rsidR="005C4F9B">
          <w:rPr>
            <w:noProof/>
            <w:webHidden/>
          </w:rPr>
          <w:instrText xml:space="preserve"> PAGEREF _Toc350939702 \h </w:instrText>
        </w:r>
        <w:r w:rsidR="00055A12">
          <w:rPr>
            <w:noProof/>
            <w:webHidden/>
          </w:rPr>
        </w:r>
        <w:r w:rsidR="00055A12">
          <w:rPr>
            <w:noProof/>
            <w:webHidden/>
          </w:rPr>
          <w:fldChar w:fldCharType="separate"/>
        </w:r>
        <w:r w:rsidR="007724CD">
          <w:rPr>
            <w:noProof/>
            <w:webHidden/>
          </w:rPr>
          <w:t>31</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03" w:history="1">
        <w:r w:rsidR="005C4F9B" w:rsidRPr="00D962D1">
          <w:rPr>
            <w:rStyle w:val="Hyperlink"/>
            <w:rFonts w:cs="Calibri"/>
            <w:noProof/>
            <w:snapToGrid w:val="0"/>
            <w:w w:val="0"/>
          </w:rPr>
          <w:t>5.4</w:t>
        </w:r>
        <w:r w:rsidR="005C4F9B">
          <w:rPr>
            <w:rFonts w:eastAsiaTheme="minorEastAsia" w:cstheme="minorBidi"/>
            <w:noProof/>
            <w:lang w:eastAsia="en-US"/>
          </w:rPr>
          <w:tab/>
        </w:r>
        <w:r w:rsidR="005C4F9B" w:rsidRPr="00D962D1">
          <w:rPr>
            <w:rStyle w:val="Hyperlink"/>
            <w:noProof/>
          </w:rPr>
          <w:t>Rejecting Queries</w:t>
        </w:r>
        <w:r w:rsidR="005C4F9B">
          <w:rPr>
            <w:noProof/>
            <w:webHidden/>
          </w:rPr>
          <w:tab/>
        </w:r>
        <w:r w:rsidR="00055A12">
          <w:rPr>
            <w:noProof/>
            <w:webHidden/>
          </w:rPr>
          <w:fldChar w:fldCharType="begin"/>
        </w:r>
        <w:r w:rsidR="005C4F9B">
          <w:rPr>
            <w:noProof/>
            <w:webHidden/>
          </w:rPr>
          <w:instrText xml:space="preserve"> PAGEREF _Toc350939703 \h </w:instrText>
        </w:r>
        <w:r w:rsidR="00055A12">
          <w:rPr>
            <w:noProof/>
            <w:webHidden/>
          </w:rPr>
        </w:r>
        <w:r w:rsidR="00055A12">
          <w:rPr>
            <w:noProof/>
            <w:webHidden/>
          </w:rPr>
          <w:fldChar w:fldCharType="separate"/>
        </w:r>
        <w:r w:rsidR="007724CD">
          <w:rPr>
            <w:noProof/>
            <w:webHidden/>
          </w:rPr>
          <w:t>31</w:t>
        </w:r>
        <w:r w:rsidR="00055A12">
          <w:rPr>
            <w:noProof/>
            <w:webHidden/>
          </w:rPr>
          <w:fldChar w:fldCharType="end"/>
        </w:r>
      </w:hyperlink>
    </w:p>
    <w:p w:rsidR="005C4F9B" w:rsidRDefault="00F31469">
      <w:pPr>
        <w:pStyle w:val="TOC1"/>
        <w:tabs>
          <w:tab w:val="left" w:pos="440"/>
          <w:tab w:val="right" w:leader="dot" w:pos="9350"/>
        </w:tabs>
        <w:rPr>
          <w:rFonts w:eastAsiaTheme="minorEastAsia" w:cstheme="minorBidi"/>
          <w:noProof/>
          <w:lang w:eastAsia="en-US"/>
        </w:rPr>
      </w:pPr>
      <w:hyperlink w:anchor="_Toc350939704" w:history="1">
        <w:r w:rsidR="005C4F9B" w:rsidRPr="00D962D1">
          <w:rPr>
            <w:rStyle w:val="Hyperlink"/>
            <w:rFonts w:cs="Calibri"/>
            <w:b/>
            <w:noProof/>
            <w:snapToGrid w:val="0"/>
            <w:w w:val="0"/>
          </w:rPr>
          <w:t>6</w:t>
        </w:r>
        <w:r w:rsidR="005C4F9B">
          <w:rPr>
            <w:rFonts w:eastAsiaTheme="minorEastAsia" w:cstheme="minorBidi"/>
            <w:noProof/>
            <w:lang w:eastAsia="en-US"/>
          </w:rPr>
          <w:tab/>
        </w:r>
        <w:r w:rsidR="005C4F9B" w:rsidRPr="00D962D1">
          <w:rPr>
            <w:rStyle w:val="Hyperlink"/>
            <w:noProof/>
          </w:rPr>
          <w:t>File Distribution</w:t>
        </w:r>
        <w:r w:rsidR="005C4F9B">
          <w:rPr>
            <w:noProof/>
            <w:webHidden/>
          </w:rPr>
          <w:tab/>
        </w:r>
        <w:r w:rsidR="00055A12">
          <w:rPr>
            <w:noProof/>
            <w:webHidden/>
          </w:rPr>
          <w:fldChar w:fldCharType="begin"/>
        </w:r>
        <w:r w:rsidR="005C4F9B">
          <w:rPr>
            <w:noProof/>
            <w:webHidden/>
          </w:rPr>
          <w:instrText xml:space="preserve"> PAGEREF _Toc350939704 \h </w:instrText>
        </w:r>
        <w:r w:rsidR="00055A12">
          <w:rPr>
            <w:noProof/>
            <w:webHidden/>
          </w:rPr>
        </w:r>
        <w:r w:rsidR="00055A12">
          <w:rPr>
            <w:noProof/>
            <w:webHidden/>
          </w:rPr>
          <w:fldChar w:fldCharType="separate"/>
        </w:r>
        <w:r w:rsidR="007724CD">
          <w:rPr>
            <w:noProof/>
            <w:webHidden/>
          </w:rPr>
          <w:t>31</w:t>
        </w:r>
        <w:r w:rsidR="00055A12">
          <w:rPr>
            <w:noProof/>
            <w:webHidden/>
          </w:rPr>
          <w:fldChar w:fldCharType="end"/>
        </w:r>
      </w:hyperlink>
    </w:p>
    <w:p w:rsidR="005C4F9B" w:rsidRDefault="00F31469">
      <w:pPr>
        <w:pStyle w:val="TOC1"/>
        <w:tabs>
          <w:tab w:val="left" w:pos="440"/>
          <w:tab w:val="right" w:leader="dot" w:pos="9350"/>
        </w:tabs>
        <w:rPr>
          <w:rFonts w:eastAsiaTheme="minorEastAsia" w:cstheme="minorBidi"/>
          <w:noProof/>
          <w:lang w:eastAsia="en-US"/>
        </w:rPr>
      </w:pPr>
      <w:hyperlink w:anchor="_Toc350939705" w:history="1">
        <w:r w:rsidR="005C4F9B" w:rsidRPr="00D962D1">
          <w:rPr>
            <w:rStyle w:val="Hyperlink"/>
            <w:rFonts w:cs="Calibri"/>
            <w:b/>
            <w:noProof/>
            <w:snapToGrid w:val="0"/>
            <w:w w:val="0"/>
          </w:rPr>
          <w:t>7</w:t>
        </w:r>
        <w:r w:rsidR="005C4F9B">
          <w:rPr>
            <w:rFonts w:eastAsiaTheme="minorEastAsia" w:cstheme="minorBidi"/>
            <w:noProof/>
            <w:lang w:eastAsia="en-US"/>
          </w:rPr>
          <w:tab/>
        </w:r>
        <w:r w:rsidR="005C4F9B" w:rsidRPr="00D962D1">
          <w:rPr>
            <w:rStyle w:val="Hyperlink"/>
            <w:noProof/>
          </w:rPr>
          <w:t>Administering Your DataMart</w:t>
        </w:r>
        <w:r w:rsidR="005C4F9B">
          <w:rPr>
            <w:noProof/>
            <w:webHidden/>
          </w:rPr>
          <w:tab/>
        </w:r>
        <w:r w:rsidR="00055A12">
          <w:rPr>
            <w:noProof/>
            <w:webHidden/>
          </w:rPr>
          <w:fldChar w:fldCharType="begin"/>
        </w:r>
        <w:r w:rsidR="005C4F9B">
          <w:rPr>
            <w:noProof/>
            <w:webHidden/>
          </w:rPr>
          <w:instrText xml:space="preserve"> PAGEREF _Toc350939705 \h </w:instrText>
        </w:r>
        <w:r w:rsidR="00055A12">
          <w:rPr>
            <w:noProof/>
            <w:webHidden/>
          </w:rPr>
        </w:r>
        <w:r w:rsidR="00055A12">
          <w:rPr>
            <w:noProof/>
            <w:webHidden/>
          </w:rPr>
          <w:fldChar w:fldCharType="separate"/>
        </w:r>
        <w:r w:rsidR="007724CD">
          <w:rPr>
            <w:noProof/>
            <w:webHidden/>
          </w:rPr>
          <w:t>32</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06" w:history="1">
        <w:r w:rsidR="005C4F9B" w:rsidRPr="00D962D1">
          <w:rPr>
            <w:rStyle w:val="Hyperlink"/>
            <w:rFonts w:cs="Calibri"/>
            <w:noProof/>
            <w:snapToGrid w:val="0"/>
            <w:w w:val="0"/>
          </w:rPr>
          <w:t>7.1</w:t>
        </w:r>
        <w:r w:rsidR="005C4F9B">
          <w:rPr>
            <w:rFonts w:eastAsiaTheme="minorEastAsia" w:cstheme="minorBidi"/>
            <w:noProof/>
            <w:lang w:eastAsia="en-US"/>
          </w:rPr>
          <w:tab/>
        </w:r>
        <w:r w:rsidR="005C4F9B" w:rsidRPr="00D962D1">
          <w:rPr>
            <w:rStyle w:val="Hyperlink"/>
            <w:noProof/>
          </w:rPr>
          <w:t>Creating and Viewing Your DataMart</w:t>
        </w:r>
        <w:r w:rsidR="005C4F9B">
          <w:rPr>
            <w:noProof/>
            <w:webHidden/>
          </w:rPr>
          <w:tab/>
        </w:r>
        <w:r w:rsidR="00055A12">
          <w:rPr>
            <w:noProof/>
            <w:webHidden/>
          </w:rPr>
          <w:fldChar w:fldCharType="begin"/>
        </w:r>
        <w:r w:rsidR="005C4F9B">
          <w:rPr>
            <w:noProof/>
            <w:webHidden/>
          </w:rPr>
          <w:instrText xml:space="preserve"> PAGEREF _Toc350939706 \h </w:instrText>
        </w:r>
        <w:r w:rsidR="00055A12">
          <w:rPr>
            <w:noProof/>
            <w:webHidden/>
          </w:rPr>
        </w:r>
        <w:r w:rsidR="00055A12">
          <w:rPr>
            <w:noProof/>
            <w:webHidden/>
          </w:rPr>
          <w:fldChar w:fldCharType="separate"/>
        </w:r>
        <w:r w:rsidR="007724CD">
          <w:rPr>
            <w:noProof/>
            <w:webHidden/>
          </w:rPr>
          <w:t>32</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07" w:history="1">
        <w:r w:rsidR="005C4F9B" w:rsidRPr="00D962D1">
          <w:rPr>
            <w:rStyle w:val="Hyperlink"/>
            <w:rFonts w:cs="Calibri"/>
            <w:noProof/>
            <w:snapToGrid w:val="0"/>
            <w:w w:val="0"/>
          </w:rPr>
          <w:t>7.2</w:t>
        </w:r>
        <w:r w:rsidR="005C4F9B">
          <w:rPr>
            <w:rFonts w:eastAsiaTheme="minorEastAsia" w:cstheme="minorBidi"/>
            <w:noProof/>
            <w:lang w:eastAsia="en-US"/>
          </w:rPr>
          <w:tab/>
        </w:r>
        <w:r w:rsidR="005C4F9B" w:rsidRPr="00D962D1">
          <w:rPr>
            <w:rStyle w:val="Hyperlink"/>
            <w:noProof/>
          </w:rPr>
          <w:t>Managing Access to Your DataMart and Requests</w:t>
        </w:r>
        <w:r w:rsidR="005C4F9B">
          <w:rPr>
            <w:noProof/>
            <w:webHidden/>
          </w:rPr>
          <w:tab/>
        </w:r>
        <w:r w:rsidR="00055A12">
          <w:rPr>
            <w:noProof/>
            <w:webHidden/>
          </w:rPr>
          <w:fldChar w:fldCharType="begin"/>
        </w:r>
        <w:r w:rsidR="005C4F9B">
          <w:rPr>
            <w:noProof/>
            <w:webHidden/>
          </w:rPr>
          <w:instrText xml:space="preserve"> PAGEREF _Toc350939707 \h </w:instrText>
        </w:r>
        <w:r w:rsidR="00055A12">
          <w:rPr>
            <w:noProof/>
            <w:webHidden/>
          </w:rPr>
        </w:r>
        <w:r w:rsidR="00055A12">
          <w:rPr>
            <w:noProof/>
            <w:webHidden/>
          </w:rPr>
          <w:fldChar w:fldCharType="separate"/>
        </w:r>
        <w:r w:rsidR="007724CD">
          <w:rPr>
            <w:noProof/>
            <w:webHidden/>
          </w:rPr>
          <w:t>36</w:t>
        </w:r>
        <w:r w:rsidR="00055A12">
          <w:rPr>
            <w:noProof/>
            <w:webHidden/>
          </w:rPr>
          <w:fldChar w:fldCharType="end"/>
        </w:r>
      </w:hyperlink>
    </w:p>
    <w:p w:rsidR="005C4F9B" w:rsidRDefault="00F31469">
      <w:pPr>
        <w:pStyle w:val="TOC3"/>
        <w:tabs>
          <w:tab w:val="left" w:pos="1320"/>
          <w:tab w:val="right" w:leader="dot" w:pos="9350"/>
        </w:tabs>
        <w:rPr>
          <w:rFonts w:eastAsiaTheme="minorEastAsia" w:cstheme="minorBidi"/>
          <w:noProof/>
          <w:lang w:eastAsia="en-US"/>
        </w:rPr>
      </w:pPr>
      <w:hyperlink w:anchor="_Toc350939708" w:history="1">
        <w:r w:rsidR="005C4F9B" w:rsidRPr="00D962D1">
          <w:rPr>
            <w:rStyle w:val="Hyperlink"/>
            <w:noProof/>
            <w:lang w:eastAsia="ar-SA"/>
          </w:rPr>
          <w:t>7.2.1</w:t>
        </w:r>
        <w:r w:rsidR="005C4F9B">
          <w:rPr>
            <w:rFonts w:eastAsiaTheme="minorEastAsia" w:cstheme="minorBidi"/>
            <w:noProof/>
            <w:lang w:eastAsia="en-US"/>
          </w:rPr>
          <w:tab/>
        </w:r>
        <w:r w:rsidR="005C4F9B" w:rsidRPr="00D962D1">
          <w:rPr>
            <w:rStyle w:val="Hyperlink"/>
            <w:noProof/>
            <w:lang w:eastAsia="ar-SA"/>
          </w:rPr>
          <w:t>Installing Request Models</w:t>
        </w:r>
        <w:r w:rsidR="005C4F9B">
          <w:rPr>
            <w:noProof/>
            <w:webHidden/>
          </w:rPr>
          <w:tab/>
        </w:r>
        <w:r w:rsidR="00055A12">
          <w:rPr>
            <w:noProof/>
            <w:webHidden/>
          </w:rPr>
          <w:fldChar w:fldCharType="begin"/>
        </w:r>
        <w:r w:rsidR="005C4F9B">
          <w:rPr>
            <w:noProof/>
            <w:webHidden/>
          </w:rPr>
          <w:instrText xml:space="preserve"> PAGEREF _Toc350939708 \h </w:instrText>
        </w:r>
        <w:r w:rsidR="00055A12">
          <w:rPr>
            <w:noProof/>
            <w:webHidden/>
          </w:rPr>
        </w:r>
        <w:r w:rsidR="00055A12">
          <w:rPr>
            <w:noProof/>
            <w:webHidden/>
          </w:rPr>
          <w:fldChar w:fldCharType="separate"/>
        </w:r>
        <w:r w:rsidR="007724CD">
          <w:rPr>
            <w:noProof/>
            <w:webHidden/>
          </w:rPr>
          <w:t>36</w:t>
        </w:r>
        <w:r w:rsidR="00055A12">
          <w:rPr>
            <w:noProof/>
            <w:webHidden/>
          </w:rPr>
          <w:fldChar w:fldCharType="end"/>
        </w:r>
      </w:hyperlink>
    </w:p>
    <w:p w:rsidR="005C4F9B" w:rsidRDefault="00F31469">
      <w:pPr>
        <w:pStyle w:val="TOC3"/>
        <w:tabs>
          <w:tab w:val="left" w:pos="1320"/>
          <w:tab w:val="right" w:leader="dot" w:pos="9350"/>
        </w:tabs>
        <w:rPr>
          <w:rFonts w:eastAsiaTheme="minorEastAsia" w:cstheme="minorBidi"/>
          <w:noProof/>
          <w:lang w:eastAsia="en-US"/>
        </w:rPr>
      </w:pPr>
      <w:hyperlink w:anchor="_Toc350939709" w:history="1">
        <w:r w:rsidR="005C4F9B" w:rsidRPr="00D962D1">
          <w:rPr>
            <w:rStyle w:val="Hyperlink"/>
            <w:noProof/>
            <w:lang w:eastAsia="ar-SA"/>
          </w:rPr>
          <w:t>7.2.2</w:t>
        </w:r>
        <w:r w:rsidR="005C4F9B">
          <w:rPr>
            <w:rFonts w:eastAsiaTheme="minorEastAsia" w:cstheme="minorBidi"/>
            <w:noProof/>
            <w:lang w:eastAsia="en-US"/>
          </w:rPr>
          <w:tab/>
        </w:r>
        <w:r w:rsidR="005C4F9B" w:rsidRPr="00D962D1">
          <w:rPr>
            <w:rStyle w:val="Hyperlink"/>
            <w:noProof/>
            <w:lang w:eastAsia="ar-SA"/>
          </w:rPr>
          <w:t>Granting Access to Administer a DataMart</w:t>
        </w:r>
        <w:r w:rsidR="005C4F9B">
          <w:rPr>
            <w:noProof/>
            <w:webHidden/>
          </w:rPr>
          <w:tab/>
        </w:r>
        <w:r w:rsidR="00055A12">
          <w:rPr>
            <w:noProof/>
            <w:webHidden/>
          </w:rPr>
          <w:fldChar w:fldCharType="begin"/>
        </w:r>
        <w:r w:rsidR="005C4F9B">
          <w:rPr>
            <w:noProof/>
            <w:webHidden/>
          </w:rPr>
          <w:instrText xml:space="preserve"> PAGEREF _Toc350939709 \h </w:instrText>
        </w:r>
        <w:r w:rsidR="00055A12">
          <w:rPr>
            <w:noProof/>
            <w:webHidden/>
          </w:rPr>
        </w:r>
        <w:r w:rsidR="00055A12">
          <w:rPr>
            <w:noProof/>
            <w:webHidden/>
          </w:rPr>
          <w:fldChar w:fldCharType="separate"/>
        </w:r>
        <w:r w:rsidR="007724CD">
          <w:rPr>
            <w:noProof/>
            <w:webHidden/>
          </w:rPr>
          <w:t>38</w:t>
        </w:r>
        <w:r w:rsidR="00055A12">
          <w:rPr>
            <w:noProof/>
            <w:webHidden/>
          </w:rPr>
          <w:fldChar w:fldCharType="end"/>
        </w:r>
      </w:hyperlink>
    </w:p>
    <w:p w:rsidR="005C4F9B" w:rsidRDefault="00F31469">
      <w:pPr>
        <w:pStyle w:val="TOC3"/>
        <w:tabs>
          <w:tab w:val="left" w:pos="1320"/>
          <w:tab w:val="right" w:leader="dot" w:pos="9350"/>
        </w:tabs>
        <w:rPr>
          <w:rFonts w:eastAsiaTheme="minorEastAsia" w:cstheme="minorBidi"/>
          <w:noProof/>
          <w:lang w:eastAsia="en-US"/>
        </w:rPr>
      </w:pPr>
      <w:hyperlink w:anchor="_Toc350939710" w:history="1">
        <w:r w:rsidR="005C4F9B" w:rsidRPr="00D962D1">
          <w:rPr>
            <w:rStyle w:val="Hyperlink"/>
            <w:noProof/>
            <w:lang w:eastAsia="ar-SA"/>
          </w:rPr>
          <w:t>7.2.3</w:t>
        </w:r>
        <w:r w:rsidR="005C4F9B">
          <w:rPr>
            <w:rFonts w:eastAsiaTheme="minorEastAsia" w:cstheme="minorBidi"/>
            <w:noProof/>
            <w:lang w:eastAsia="en-US"/>
          </w:rPr>
          <w:tab/>
        </w:r>
        <w:r w:rsidR="005C4F9B" w:rsidRPr="00D962D1">
          <w:rPr>
            <w:rStyle w:val="Hyperlink"/>
            <w:noProof/>
            <w:lang w:eastAsia="ar-SA"/>
          </w:rPr>
          <w:t>Granting Access to Route Requests to Your DataMart</w:t>
        </w:r>
        <w:r w:rsidR="005C4F9B">
          <w:rPr>
            <w:noProof/>
            <w:webHidden/>
          </w:rPr>
          <w:tab/>
        </w:r>
        <w:r w:rsidR="00055A12">
          <w:rPr>
            <w:noProof/>
            <w:webHidden/>
          </w:rPr>
          <w:fldChar w:fldCharType="begin"/>
        </w:r>
        <w:r w:rsidR="005C4F9B">
          <w:rPr>
            <w:noProof/>
            <w:webHidden/>
          </w:rPr>
          <w:instrText xml:space="preserve"> PAGEREF _Toc350939710 \h </w:instrText>
        </w:r>
        <w:r w:rsidR="00055A12">
          <w:rPr>
            <w:noProof/>
            <w:webHidden/>
          </w:rPr>
        </w:r>
        <w:r w:rsidR="00055A12">
          <w:rPr>
            <w:noProof/>
            <w:webHidden/>
          </w:rPr>
          <w:fldChar w:fldCharType="separate"/>
        </w:r>
        <w:r w:rsidR="007724CD">
          <w:rPr>
            <w:noProof/>
            <w:webHidden/>
          </w:rPr>
          <w:t>40</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11" w:history="1">
        <w:r w:rsidR="005C4F9B" w:rsidRPr="00D962D1">
          <w:rPr>
            <w:rStyle w:val="Hyperlink"/>
            <w:rFonts w:cs="Calibri"/>
            <w:noProof/>
            <w:snapToGrid w:val="0"/>
            <w:w w:val="0"/>
          </w:rPr>
          <w:t>7.3</w:t>
        </w:r>
        <w:r w:rsidR="005C4F9B">
          <w:rPr>
            <w:rFonts w:eastAsiaTheme="minorEastAsia" w:cstheme="minorBidi"/>
            <w:noProof/>
            <w:lang w:eastAsia="en-US"/>
          </w:rPr>
          <w:tab/>
        </w:r>
        <w:r w:rsidR="005C4F9B" w:rsidRPr="00D962D1">
          <w:rPr>
            <w:rStyle w:val="Hyperlink"/>
            <w:noProof/>
          </w:rPr>
          <w:t>Creating an Audit Report for Your DataMart</w:t>
        </w:r>
        <w:r w:rsidR="005C4F9B">
          <w:rPr>
            <w:noProof/>
            <w:webHidden/>
          </w:rPr>
          <w:tab/>
        </w:r>
        <w:r w:rsidR="00055A12">
          <w:rPr>
            <w:noProof/>
            <w:webHidden/>
          </w:rPr>
          <w:fldChar w:fldCharType="begin"/>
        </w:r>
        <w:r w:rsidR="005C4F9B">
          <w:rPr>
            <w:noProof/>
            <w:webHidden/>
          </w:rPr>
          <w:instrText xml:space="preserve"> PAGEREF _Toc350939711 \h </w:instrText>
        </w:r>
        <w:r w:rsidR="00055A12">
          <w:rPr>
            <w:noProof/>
            <w:webHidden/>
          </w:rPr>
        </w:r>
        <w:r w:rsidR="00055A12">
          <w:rPr>
            <w:noProof/>
            <w:webHidden/>
          </w:rPr>
          <w:fldChar w:fldCharType="separate"/>
        </w:r>
        <w:r w:rsidR="007724CD">
          <w:rPr>
            <w:noProof/>
            <w:webHidden/>
          </w:rPr>
          <w:t>42</w:t>
        </w:r>
        <w:r w:rsidR="00055A12">
          <w:rPr>
            <w:noProof/>
            <w:webHidden/>
          </w:rPr>
          <w:fldChar w:fldCharType="end"/>
        </w:r>
      </w:hyperlink>
    </w:p>
    <w:p w:rsidR="005C4F9B" w:rsidRDefault="00F31469">
      <w:pPr>
        <w:pStyle w:val="TOC1"/>
        <w:tabs>
          <w:tab w:val="left" w:pos="440"/>
          <w:tab w:val="right" w:leader="dot" w:pos="9350"/>
        </w:tabs>
        <w:rPr>
          <w:rFonts w:eastAsiaTheme="minorEastAsia" w:cstheme="minorBidi"/>
          <w:noProof/>
          <w:lang w:eastAsia="en-US"/>
        </w:rPr>
      </w:pPr>
      <w:hyperlink w:anchor="_Toc350939712" w:history="1">
        <w:r w:rsidR="005C4F9B" w:rsidRPr="00D962D1">
          <w:rPr>
            <w:rStyle w:val="Hyperlink"/>
            <w:rFonts w:cs="Calibri"/>
            <w:b/>
            <w:noProof/>
            <w:snapToGrid w:val="0"/>
            <w:w w:val="0"/>
          </w:rPr>
          <w:t>8</w:t>
        </w:r>
        <w:r w:rsidR="005C4F9B">
          <w:rPr>
            <w:rFonts w:eastAsiaTheme="minorEastAsia" w:cstheme="minorBidi"/>
            <w:noProof/>
            <w:lang w:eastAsia="en-US"/>
          </w:rPr>
          <w:tab/>
        </w:r>
        <w:r w:rsidR="005C4F9B" w:rsidRPr="00D962D1">
          <w:rPr>
            <w:rStyle w:val="Hyperlink"/>
            <w:noProof/>
          </w:rPr>
          <w:t>Administering or Changing your User Profile</w:t>
        </w:r>
        <w:r w:rsidR="005C4F9B">
          <w:rPr>
            <w:noProof/>
            <w:webHidden/>
          </w:rPr>
          <w:tab/>
        </w:r>
        <w:r w:rsidR="00055A12">
          <w:rPr>
            <w:noProof/>
            <w:webHidden/>
          </w:rPr>
          <w:fldChar w:fldCharType="begin"/>
        </w:r>
        <w:r w:rsidR="005C4F9B">
          <w:rPr>
            <w:noProof/>
            <w:webHidden/>
          </w:rPr>
          <w:instrText xml:space="preserve"> PAGEREF _Toc350939712 \h </w:instrText>
        </w:r>
        <w:r w:rsidR="00055A12">
          <w:rPr>
            <w:noProof/>
            <w:webHidden/>
          </w:rPr>
        </w:r>
        <w:r w:rsidR="00055A12">
          <w:rPr>
            <w:noProof/>
            <w:webHidden/>
          </w:rPr>
          <w:fldChar w:fldCharType="separate"/>
        </w:r>
        <w:r w:rsidR="007724CD">
          <w:rPr>
            <w:noProof/>
            <w:webHidden/>
          </w:rPr>
          <w:t>44</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13" w:history="1">
        <w:r w:rsidR="005C4F9B" w:rsidRPr="00D962D1">
          <w:rPr>
            <w:rStyle w:val="Hyperlink"/>
            <w:rFonts w:cs="Calibri"/>
            <w:noProof/>
            <w:snapToGrid w:val="0"/>
            <w:w w:val="0"/>
          </w:rPr>
          <w:t>8.1</w:t>
        </w:r>
        <w:r w:rsidR="005C4F9B">
          <w:rPr>
            <w:rFonts w:eastAsiaTheme="minorEastAsia" w:cstheme="minorBidi"/>
            <w:noProof/>
            <w:lang w:eastAsia="en-US"/>
          </w:rPr>
          <w:tab/>
        </w:r>
        <w:r w:rsidR="005C4F9B" w:rsidRPr="00D962D1">
          <w:rPr>
            <w:rStyle w:val="Hyperlink"/>
            <w:noProof/>
          </w:rPr>
          <w:t>Contact Information</w:t>
        </w:r>
        <w:r w:rsidR="005C4F9B">
          <w:rPr>
            <w:noProof/>
            <w:webHidden/>
          </w:rPr>
          <w:tab/>
        </w:r>
        <w:r w:rsidR="00055A12">
          <w:rPr>
            <w:noProof/>
            <w:webHidden/>
          </w:rPr>
          <w:fldChar w:fldCharType="begin"/>
        </w:r>
        <w:r w:rsidR="005C4F9B">
          <w:rPr>
            <w:noProof/>
            <w:webHidden/>
          </w:rPr>
          <w:instrText xml:space="preserve"> PAGEREF _Toc350939713 \h </w:instrText>
        </w:r>
        <w:r w:rsidR="00055A12">
          <w:rPr>
            <w:noProof/>
            <w:webHidden/>
          </w:rPr>
        </w:r>
        <w:r w:rsidR="00055A12">
          <w:rPr>
            <w:noProof/>
            <w:webHidden/>
          </w:rPr>
          <w:fldChar w:fldCharType="separate"/>
        </w:r>
        <w:r w:rsidR="007724CD">
          <w:rPr>
            <w:noProof/>
            <w:webHidden/>
          </w:rPr>
          <w:t>44</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14" w:history="1">
        <w:r w:rsidR="005C4F9B" w:rsidRPr="00D962D1">
          <w:rPr>
            <w:rStyle w:val="Hyperlink"/>
            <w:rFonts w:cs="Calibri"/>
            <w:noProof/>
            <w:snapToGrid w:val="0"/>
            <w:w w:val="0"/>
          </w:rPr>
          <w:t>8.2</w:t>
        </w:r>
        <w:r w:rsidR="005C4F9B">
          <w:rPr>
            <w:rFonts w:eastAsiaTheme="minorEastAsia" w:cstheme="minorBidi"/>
            <w:noProof/>
            <w:lang w:eastAsia="en-US"/>
          </w:rPr>
          <w:tab/>
        </w:r>
        <w:r w:rsidR="005C4F9B" w:rsidRPr="00D962D1">
          <w:rPr>
            <w:rStyle w:val="Hyperlink"/>
            <w:noProof/>
          </w:rPr>
          <w:t>Security Group Membership</w:t>
        </w:r>
        <w:r w:rsidR="005C4F9B">
          <w:rPr>
            <w:noProof/>
            <w:webHidden/>
          </w:rPr>
          <w:tab/>
        </w:r>
        <w:r w:rsidR="00055A12">
          <w:rPr>
            <w:noProof/>
            <w:webHidden/>
          </w:rPr>
          <w:fldChar w:fldCharType="begin"/>
        </w:r>
        <w:r w:rsidR="005C4F9B">
          <w:rPr>
            <w:noProof/>
            <w:webHidden/>
          </w:rPr>
          <w:instrText xml:space="preserve"> PAGEREF _Toc350939714 \h </w:instrText>
        </w:r>
        <w:r w:rsidR="00055A12">
          <w:rPr>
            <w:noProof/>
            <w:webHidden/>
          </w:rPr>
        </w:r>
        <w:r w:rsidR="00055A12">
          <w:rPr>
            <w:noProof/>
            <w:webHidden/>
          </w:rPr>
          <w:fldChar w:fldCharType="separate"/>
        </w:r>
        <w:r w:rsidR="007724CD">
          <w:rPr>
            <w:noProof/>
            <w:webHidden/>
          </w:rPr>
          <w:t>44</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15" w:history="1">
        <w:r w:rsidR="005C4F9B" w:rsidRPr="00D962D1">
          <w:rPr>
            <w:rStyle w:val="Hyperlink"/>
            <w:rFonts w:cs="Calibri"/>
            <w:noProof/>
            <w:snapToGrid w:val="0"/>
            <w:w w:val="0"/>
          </w:rPr>
          <w:t>8.3</w:t>
        </w:r>
        <w:r w:rsidR="005C4F9B">
          <w:rPr>
            <w:rFonts w:eastAsiaTheme="minorEastAsia" w:cstheme="minorBidi"/>
            <w:noProof/>
            <w:lang w:eastAsia="en-US"/>
          </w:rPr>
          <w:tab/>
        </w:r>
        <w:r w:rsidR="005C4F9B" w:rsidRPr="00D962D1">
          <w:rPr>
            <w:rStyle w:val="Hyperlink"/>
            <w:noProof/>
          </w:rPr>
          <w:t>Changing your Password</w:t>
        </w:r>
        <w:r w:rsidR="005C4F9B">
          <w:rPr>
            <w:noProof/>
            <w:webHidden/>
          </w:rPr>
          <w:tab/>
        </w:r>
        <w:r w:rsidR="00055A12">
          <w:rPr>
            <w:noProof/>
            <w:webHidden/>
          </w:rPr>
          <w:fldChar w:fldCharType="begin"/>
        </w:r>
        <w:r w:rsidR="005C4F9B">
          <w:rPr>
            <w:noProof/>
            <w:webHidden/>
          </w:rPr>
          <w:instrText xml:space="preserve"> PAGEREF _Toc350939715 \h </w:instrText>
        </w:r>
        <w:r w:rsidR="00055A12">
          <w:rPr>
            <w:noProof/>
            <w:webHidden/>
          </w:rPr>
        </w:r>
        <w:r w:rsidR="00055A12">
          <w:rPr>
            <w:noProof/>
            <w:webHidden/>
          </w:rPr>
          <w:fldChar w:fldCharType="separate"/>
        </w:r>
        <w:r w:rsidR="007724CD">
          <w:rPr>
            <w:noProof/>
            <w:webHidden/>
          </w:rPr>
          <w:t>45</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16" w:history="1">
        <w:r w:rsidR="005C4F9B" w:rsidRPr="00D962D1">
          <w:rPr>
            <w:rStyle w:val="Hyperlink"/>
            <w:rFonts w:cs="Calibri"/>
            <w:noProof/>
            <w:snapToGrid w:val="0"/>
            <w:w w:val="0"/>
          </w:rPr>
          <w:t>8.4</w:t>
        </w:r>
        <w:r w:rsidR="005C4F9B">
          <w:rPr>
            <w:rFonts w:eastAsiaTheme="minorEastAsia" w:cstheme="minorBidi"/>
            <w:noProof/>
            <w:lang w:eastAsia="en-US"/>
          </w:rPr>
          <w:tab/>
        </w:r>
        <w:r w:rsidR="005C4F9B" w:rsidRPr="00D962D1">
          <w:rPr>
            <w:rStyle w:val="Hyperlink"/>
            <w:noProof/>
          </w:rPr>
          <w:t>Receiving Notifications</w:t>
        </w:r>
        <w:r w:rsidR="005C4F9B">
          <w:rPr>
            <w:noProof/>
            <w:webHidden/>
          </w:rPr>
          <w:tab/>
        </w:r>
        <w:r w:rsidR="00055A12">
          <w:rPr>
            <w:noProof/>
            <w:webHidden/>
          </w:rPr>
          <w:fldChar w:fldCharType="begin"/>
        </w:r>
        <w:r w:rsidR="005C4F9B">
          <w:rPr>
            <w:noProof/>
            <w:webHidden/>
          </w:rPr>
          <w:instrText xml:space="preserve"> PAGEREF _Toc350939716 \h </w:instrText>
        </w:r>
        <w:r w:rsidR="00055A12">
          <w:rPr>
            <w:noProof/>
            <w:webHidden/>
          </w:rPr>
        </w:r>
        <w:r w:rsidR="00055A12">
          <w:rPr>
            <w:noProof/>
            <w:webHidden/>
          </w:rPr>
          <w:fldChar w:fldCharType="separate"/>
        </w:r>
        <w:r w:rsidR="007724CD">
          <w:rPr>
            <w:noProof/>
            <w:webHidden/>
          </w:rPr>
          <w:t>46</w:t>
        </w:r>
        <w:r w:rsidR="00055A12">
          <w:rPr>
            <w:noProof/>
            <w:webHidden/>
          </w:rPr>
          <w:fldChar w:fldCharType="end"/>
        </w:r>
      </w:hyperlink>
    </w:p>
    <w:p w:rsidR="005C4F9B" w:rsidRDefault="00F31469">
      <w:pPr>
        <w:pStyle w:val="TOC3"/>
        <w:tabs>
          <w:tab w:val="left" w:pos="1320"/>
          <w:tab w:val="right" w:leader="dot" w:pos="9350"/>
        </w:tabs>
        <w:rPr>
          <w:rFonts w:eastAsiaTheme="minorEastAsia" w:cstheme="minorBidi"/>
          <w:noProof/>
          <w:lang w:eastAsia="en-US"/>
        </w:rPr>
      </w:pPr>
      <w:hyperlink w:anchor="_Toc350939717" w:history="1">
        <w:r w:rsidR="005C4F9B" w:rsidRPr="00D962D1">
          <w:rPr>
            <w:rStyle w:val="Hyperlink"/>
            <w:noProof/>
          </w:rPr>
          <w:t>8.4.1</w:t>
        </w:r>
        <w:r w:rsidR="005C4F9B">
          <w:rPr>
            <w:rFonts w:eastAsiaTheme="minorEastAsia" w:cstheme="minorBidi"/>
            <w:noProof/>
            <w:lang w:eastAsia="en-US"/>
          </w:rPr>
          <w:tab/>
        </w:r>
        <w:r w:rsidR="005C4F9B" w:rsidRPr="00D962D1">
          <w:rPr>
            <w:rStyle w:val="Hyperlink"/>
            <w:noProof/>
          </w:rPr>
          <w:t>Notification Event Reference</w:t>
        </w:r>
        <w:r w:rsidR="005C4F9B">
          <w:rPr>
            <w:noProof/>
            <w:webHidden/>
          </w:rPr>
          <w:tab/>
        </w:r>
        <w:r w:rsidR="00055A12">
          <w:rPr>
            <w:noProof/>
            <w:webHidden/>
          </w:rPr>
          <w:fldChar w:fldCharType="begin"/>
        </w:r>
        <w:r w:rsidR="005C4F9B">
          <w:rPr>
            <w:noProof/>
            <w:webHidden/>
          </w:rPr>
          <w:instrText xml:space="preserve"> PAGEREF _Toc350939717 \h </w:instrText>
        </w:r>
        <w:r w:rsidR="00055A12">
          <w:rPr>
            <w:noProof/>
            <w:webHidden/>
          </w:rPr>
        </w:r>
        <w:r w:rsidR="00055A12">
          <w:rPr>
            <w:noProof/>
            <w:webHidden/>
          </w:rPr>
          <w:fldChar w:fldCharType="separate"/>
        </w:r>
        <w:r w:rsidR="007724CD">
          <w:rPr>
            <w:noProof/>
            <w:webHidden/>
          </w:rPr>
          <w:t>47</w:t>
        </w:r>
        <w:r w:rsidR="00055A12">
          <w:rPr>
            <w:noProof/>
            <w:webHidden/>
          </w:rPr>
          <w:fldChar w:fldCharType="end"/>
        </w:r>
      </w:hyperlink>
    </w:p>
    <w:p w:rsidR="005C4F9B" w:rsidRDefault="00F31469">
      <w:pPr>
        <w:pStyle w:val="TOC1"/>
        <w:tabs>
          <w:tab w:val="left" w:pos="440"/>
          <w:tab w:val="right" w:leader="dot" w:pos="9350"/>
        </w:tabs>
        <w:rPr>
          <w:rFonts w:eastAsiaTheme="minorEastAsia" w:cstheme="minorBidi"/>
          <w:noProof/>
          <w:lang w:eastAsia="en-US"/>
        </w:rPr>
      </w:pPr>
      <w:hyperlink w:anchor="_Toc350939718" w:history="1">
        <w:r w:rsidR="005C4F9B" w:rsidRPr="00D962D1">
          <w:rPr>
            <w:rStyle w:val="Hyperlink"/>
            <w:rFonts w:cs="Calibri"/>
            <w:b/>
            <w:noProof/>
            <w:snapToGrid w:val="0"/>
            <w:w w:val="0"/>
          </w:rPr>
          <w:t>9</w:t>
        </w:r>
        <w:r w:rsidR="005C4F9B">
          <w:rPr>
            <w:rFonts w:eastAsiaTheme="minorEastAsia" w:cstheme="minorBidi"/>
            <w:noProof/>
            <w:lang w:eastAsia="en-US"/>
          </w:rPr>
          <w:tab/>
        </w:r>
        <w:r w:rsidR="005C4F9B" w:rsidRPr="00D962D1">
          <w:rPr>
            <w:rStyle w:val="Hyperlink"/>
            <w:noProof/>
          </w:rPr>
          <w:t>Getting Help</w:t>
        </w:r>
        <w:r w:rsidR="005C4F9B">
          <w:rPr>
            <w:noProof/>
            <w:webHidden/>
          </w:rPr>
          <w:tab/>
        </w:r>
        <w:r w:rsidR="00055A12">
          <w:rPr>
            <w:noProof/>
            <w:webHidden/>
          </w:rPr>
          <w:fldChar w:fldCharType="begin"/>
        </w:r>
        <w:r w:rsidR="005C4F9B">
          <w:rPr>
            <w:noProof/>
            <w:webHidden/>
          </w:rPr>
          <w:instrText xml:space="preserve"> PAGEREF _Toc350939718 \h </w:instrText>
        </w:r>
        <w:r w:rsidR="00055A12">
          <w:rPr>
            <w:noProof/>
            <w:webHidden/>
          </w:rPr>
        </w:r>
        <w:r w:rsidR="00055A12">
          <w:rPr>
            <w:noProof/>
            <w:webHidden/>
          </w:rPr>
          <w:fldChar w:fldCharType="separate"/>
        </w:r>
        <w:r w:rsidR="007724CD">
          <w:rPr>
            <w:noProof/>
            <w:webHidden/>
          </w:rPr>
          <w:t>49</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19" w:history="1">
        <w:r w:rsidR="005C4F9B" w:rsidRPr="00D962D1">
          <w:rPr>
            <w:rStyle w:val="Hyperlink"/>
            <w:rFonts w:cs="Calibri"/>
            <w:noProof/>
            <w:snapToGrid w:val="0"/>
            <w:w w:val="0"/>
          </w:rPr>
          <w:t>9.1</w:t>
        </w:r>
        <w:r w:rsidR="005C4F9B">
          <w:rPr>
            <w:rFonts w:eastAsiaTheme="minorEastAsia" w:cstheme="minorBidi"/>
            <w:noProof/>
            <w:lang w:eastAsia="en-US"/>
          </w:rPr>
          <w:tab/>
        </w:r>
        <w:r w:rsidR="005C4F9B" w:rsidRPr="00D962D1">
          <w:rPr>
            <w:rStyle w:val="Hyperlink"/>
            <w:noProof/>
          </w:rPr>
          <w:t>Development and Funding Statement</w:t>
        </w:r>
        <w:r w:rsidR="005C4F9B">
          <w:rPr>
            <w:noProof/>
            <w:webHidden/>
          </w:rPr>
          <w:tab/>
        </w:r>
        <w:r w:rsidR="00055A12">
          <w:rPr>
            <w:noProof/>
            <w:webHidden/>
          </w:rPr>
          <w:fldChar w:fldCharType="begin"/>
        </w:r>
        <w:r w:rsidR="005C4F9B">
          <w:rPr>
            <w:noProof/>
            <w:webHidden/>
          </w:rPr>
          <w:instrText xml:space="preserve"> PAGEREF _Toc350939719 \h </w:instrText>
        </w:r>
        <w:r w:rsidR="00055A12">
          <w:rPr>
            <w:noProof/>
            <w:webHidden/>
          </w:rPr>
        </w:r>
        <w:r w:rsidR="00055A12">
          <w:rPr>
            <w:noProof/>
            <w:webHidden/>
          </w:rPr>
          <w:fldChar w:fldCharType="separate"/>
        </w:r>
        <w:r w:rsidR="007724CD">
          <w:rPr>
            <w:noProof/>
            <w:webHidden/>
          </w:rPr>
          <w:t>50</w:t>
        </w:r>
        <w:r w:rsidR="00055A12">
          <w:rPr>
            <w:noProof/>
            <w:webHidden/>
          </w:rPr>
          <w:fldChar w:fldCharType="end"/>
        </w:r>
      </w:hyperlink>
    </w:p>
    <w:p w:rsidR="005C4F9B" w:rsidRDefault="00F31469">
      <w:pPr>
        <w:pStyle w:val="TOC2"/>
        <w:rPr>
          <w:rFonts w:eastAsiaTheme="minorEastAsia" w:cstheme="minorBidi"/>
          <w:noProof/>
          <w:lang w:eastAsia="en-US"/>
        </w:rPr>
      </w:pPr>
      <w:hyperlink w:anchor="_Toc350939720" w:history="1">
        <w:r w:rsidR="005C4F9B" w:rsidRPr="00D962D1">
          <w:rPr>
            <w:rStyle w:val="Hyperlink"/>
            <w:rFonts w:cs="Calibri"/>
            <w:noProof/>
            <w:snapToGrid w:val="0"/>
            <w:w w:val="0"/>
          </w:rPr>
          <w:t>9.2</w:t>
        </w:r>
        <w:r w:rsidR="005C4F9B">
          <w:rPr>
            <w:rFonts w:eastAsiaTheme="minorEastAsia" w:cstheme="minorBidi"/>
            <w:noProof/>
            <w:lang w:eastAsia="en-US"/>
          </w:rPr>
          <w:tab/>
        </w:r>
        <w:r w:rsidR="005C4F9B" w:rsidRPr="00D962D1">
          <w:rPr>
            <w:rStyle w:val="Hyperlink"/>
            <w:noProof/>
          </w:rPr>
          <w:t>Frequently Asked Questions</w:t>
        </w:r>
        <w:r w:rsidR="005C4F9B">
          <w:rPr>
            <w:noProof/>
            <w:webHidden/>
          </w:rPr>
          <w:tab/>
        </w:r>
        <w:r w:rsidR="00055A12">
          <w:rPr>
            <w:noProof/>
            <w:webHidden/>
          </w:rPr>
          <w:fldChar w:fldCharType="begin"/>
        </w:r>
        <w:r w:rsidR="005C4F9B">
          <w:rPr>
            <w:noProof/>
            <w:webHidden/>
          </w:rPr>
          <w:instrText xml:space="preserve"> PAGEREF _Toc350939720 \h </w:instrText>
        </w:r>
        <w:r w:rsidR="00055A12">
          <w:rPr>
            <w:noProof/>
            <w:webHidden/>
          </w:rPr>
        </w:r>
        <w:r w:rsidR="00055A12">
          <w:rPr>
            <w:noProof/>
            <w:webHidden/>
          </w:rPr>
          <w:fldChar w:fldCharType="separate"/>
        </w:r>
        <w:r w:rsidR="007724CD">
          <w:rPr>
            <w:noProof/>
            <w:webHidden/>
          </w:rPr>
          <w:t>50</w:t>
        </w:r>
        <w:r w:rsidR="00055A12">
          <w:rPr>
            <w:noProof/>
            <w:webHidden/>
          </w:rPr>
          <w:fldChar w:fldCharType="end"/>
        </w:r>
      </w:hyperlink>
    </w:p>
    <w:p w:rsidR="005C4F9B" w:rsidRDefault="00F31469">
      <w:pPr>
        <w:pStyle w:val="TOC1"/>
        <w:tabs>
          <w:tab w:val="left" w:pos="660"/>
          <w:tab w:val="right" w:leader="dot" w:pos="9350"/>
        </w:tabs>
        <w:rPr>
          <w:rFonts w:eastAsiaTheme="minorEastAsia" w:cstheme="minorBidi"/>
          <w:noProof/>
          <w:lang w:eastAsia="en-US"/>
        </w:rPr>
      </w:pPr>
      <w:hyperlink w:anchor="_Toc350939721" w:history="1">
        <w:r w:rsidR="005C4F9B" w:rsidRPr="00D962D1">
          <w:rPr>
            <w:rStyle w:val="Hyperlink"/>
            <w:rFonts w:cs="Calibri"/>
            <w:b/>
            <w:noProof/>
            <w:snapToGrid w:val="0"/>
            <w:w w:val="0"/>
          </w:rPr>
          <w:t>10</w:t>
        </w:r>
        <w:r w:rsidR="005C4F9B">
          <w:rPr>
            <w:rFonts w:eastAsiaTheme="minorEastAsia" w:cstheme="minorBidi"/>
            <w:noProof/>
            <w:lang w:eastAsia="en-US"/>
          </w:rPr>
          <w:tab/>
        </w:r>
        <w:r w:rsidR="005C4F9B" w:rsidRPr="00D962D1">
          <w:rPr>
            <w:rStyle w:val="Hyperlink"/>
            <w:noProof/>
          </w:rPr>
          <w:t>Uninstalling the DataMart Client</w:t>
        </w:r>
        <w:r w:rsidR="005C4F9B">
          <w:rPr>
            <w:noProof/>
            <w:webHidden/>
          </w:rPr>
          <w:tab/>
        </w:r>
        <w:r w:rsidR="00055A12">
          <w:rPr>
            <w:noProof/>
            <w:webHidden/>
          </w:rPr>
          <w:fldChar w:fldCharType="begin"/>
        </w:r>
        <w:r w:rsidR="005C4F9B">
          <w:rPr>
            <w:noProof/>
            <w:webHidden/>
          </w:rPr>
          <w:instrText xml:space="preserve"> PAGEREF _Toc350939721 \h </w:instrText>
        </w:r>
        <w:r w:rsidR="00055A12">
          <w:rPr>
            <w:noProof/>
            <w:webHidden/>
          </w:rPr>
        </w:r>
        <w:r w:rsidR="00055A12">
          <w:rPr>
            <w:noProof/>
            <w:webHidden/>
          </w:rPr>
          <w:fldChar w:fldCharType="separate"/>
        </w:r>
        <w:r w:rsidR="007724CD">
          <w:rPr>
            <w:noProof/>
            <w:webHidden/>
          </w:rPr>
          <w:t>51</w:t>
        </w:r>
        <w:r w:rsidR="00055A12">
          <w:rPr>
            <w:noProof/>
            <w:webHidden/>
          </w:rPr>
          <w:fldChar w:fldCharType="end"/>
        </w:r>
      </w:hyperlink>
    </w:p>
    <w:p w:rsidR="00536272" w:rsidRDefault="00055A12" w:rsidP="001F0916">
      <w:pPr>
        <w:rPr>
          <w:b/>
          <w:sz w:val="24"/>
          <w:szCs w:val="24"/>
        </w:rPr>
      </w:pPr>
      <w:r>
        <w:rPr>
          <w:b/>
          <w:bCs/>
          <w:noProof/>
        </w:rPr>
        <w:fldChar w:fldCharType="end"/>
      </w:r>
      <w:r w:rsidR="001F0916" w:rsidRPr="001F0916">
        <w:rPr>
          <w:b/>
          <w:sz w:val="24"/>
          <w:szCs w:val="24"/>
        </w:rPr>
        <w:t xml:space="preserve"> </w:t>
      </w:r>
    </w:p>
    <w:p w:rsidR="00536272" w:rsidRDefault="00536272">
      <w:pPr>
        <w:spacing w:after="0" w:line="240" w:lineRule="auto"/>
        <w:rPr>
          <w:b/>
          <w:sz w:val="24"/>
          <w:szCs w:val="24"/>
        </w:rPr>
      </w:pPr>
      <w:r>
        <w:rPr>
          <w:b/>
          <w:sz w:val="24"/>
          <w:szCs w:val="24"/>
        </w:rPr>
        <w:br w:type="page"/>
      </w:r>
    </w:p>
    <w:p w:rsidR="00DD6B2B" w:rsidRDefault="00814E85" w:rsidP="00AC2DD2">
      <w:pPr>
        <w:pStyle w:val="Heading1"/>
      </w:pPr>
      <w:bookmarkStart w:id="1" w:name="_Toc350939684"/>
      <w:r w:rsidRPr="00814E85">
        <w:lastRenderedPageBreak/>
        <w:t>Introduction</w:t>
      </w:r>
      <w:bookmarkEnd w:id="1"/>
    </w:p>
    <w:p w:rsidR="0099267F" w:rsidRDefault="0099267F" w:rsidP="0099267F">
      <w:pPr>
        <w:rPr>
          <w:rFonts w:cs="Arial"/>
        </w:rPr>
      </w:pPr>
      <w:r w:rsidRPr="00BA05C4">
        <w:rPr>
          <w:rFonts w:cs="Arial"/>
        </w:rPr>
        <w:t>The</w:t>
      </w:r>
      <w:r w:rsidR="007A0288">
        <w:rPr>
          <w:rFonts w:cs="Arial"/>
        </w:rPr>
        <w:t xml:space="preserve"> </w:t>
      </w:r>
      <w:r w:rsidRPr="00D32815">
        <w:rPr>
          <w:rFonts w:cs="Arial"/>
          <w:b/>
        </w:rPr>
        <w:t>PopMedNet</w:t>
      </w:r>
      <w:r w:rsidR="008C6CB4">
        <w:rPr>
          <w:rFonts w:cs="Arial"/>
          <w:b/>
        </w:rPr>
        <w:t>™</w:t>
      </w:r>
      <w:r>
        <w:rPr>
          <w:rFonts w:cs="Arial"/>
        </w:rPr>
        <w:t xml:space="preserve"> </w:t>
      </w:r>
      <w:r w:rsidR="00705441">
        <w:rPr>
          <w:rFonts w:cs="Arial"/>
        </w:rPr>
        <w:t>software application</w:t>
      </w:r>
      <w:r w:rsidRPr="00BA05C4">
        <w:rPr>
          <w:rFonts w:cs="Arial"/>
        </w:rPr>
        <w:t xml:space="preserve"> </w:t>
      </w:r>
      <w:r>
        <w:rPr>
          <w:rFonts w:cs="Arial"/>
        </w:rPr>
        <w:t>e</w:t>
      </w:r>
      <w:r w:rsidRPr="000E4102">
        <w:rPr>
          <w:rFonts w:cs="Arial"/>
        </w:rPr>
        <w:t>nables simple, efficient creation and use of distributed data networks, through a set of tools and web-based services. I</w:t>
      </w:r>
      <w:r>
        <w:rPr>
          <w:rFonts w:cs="Arial"/>
        </w:rPr>
        <w:t>t i</w:t>
      </w:r>
      <w:r w:rsidRPr="000E4102">
        <w:rPr>
          <w:rFonts w:cs="Arial"/>
        </w:rPr>
        <w:t>s optimized to facilitate distributed analyses of medical product safety, comparative effectiveness, quality, medical resource utilization, cost-effectiveness, and related studies.</w:t>
      </w:r>
      <w:r w:rsidR="00D53EEE">
        <w:rPr>
          <w:rFonts w:cs="Arial"/>
        </w:rPr>
        <w:t xml:space="preserve">  </w:t>
      </w:r>
      <w:r>
        <w:rPr>
          <w:rFonts w:cs="Arial"/>
        </w:rPr>
        <w:t xml:space="preserve">The system provides </w:t>
      </w:r>
      <w:r w:rsidRPr="000E4102">
        <w:rPr>
          <w:rFonts w:cs="Arial"/>
        </w:rPr>
        <w:t>secure, customized private portals, query tools,</w:t>
      </w:r>
      <w:r>
        <w:rPr>
          <w:rFonts w:cs="Arial"/>
        </w:rPr>
        <w:t xml:space="preserve"> and file transfer capabilities. It s</w:t>
      </w:r>
      <w:r w:rsidRPr="000E4102">
        <w:rPr>
          <w:rFonts w:cs="Arial"/>
        </w:rPr>
        <w:t xml:space="preserve">upports both menu driven queries and </w:t>
      </w:r>
      <w:r>
        <w:rPr>
          <w:rFonts w:cs="Arial"/>
        </w:rPr>
        <w:t xml:space="preserve">distributed </w:t>
      </w:r>
      <w:r w:rsidRPr="000E4102">
        <w:rPr>
          <w:rFonts w:cs="Arial"/>
        </w:rPr>
        <w:t xml:space="preserve">analyses using complex, single use </w:t>
      </w:r>
      <w:r>
        <w:rPr>
          <w:rFonts w:cs="Arial"/>
        </w:rPr>
        <w:t xml:space="preserve">or multi-use </w:t>
      </w:r>
      <w:r w:rsidRPr="000E4102">
        <w:rPr>
          <w:rFonts w:cs="Arial"/>
        </w:rPr>
        <w:t>programs</w:t>
      </w:r>
      <w:r>
        <w:rPr>
          <w:rFonts w:cs="Arial"/>
        </w:rPr>
        <w:t xml:space="preserve"> designed to execute against a local data resource. </w:t>
      </w:r>
    </w:p>
    <w:p w:rsidR="00705441" w:rsidRDefault="0099267F" w:rsidP="0099267F">
      <w:r w:rsidRPr="000E4102">
        <w:rPr>
          <w:rFonts w:cs="Arial"/>
        </w:rPr>
        <w:t xml:space="preserve">Data </w:t>
      </w:r>
      <w:r>
        <w:rPr>
          <w:rFonts w:cs="Arial"/>
        </w:rPr>
        <w:t xml:space="preserve">partners </w:t>
      </w:r>
      <w:r w:rsidRPr="000E4102">
        <w:rPr>
          <w:rFonts w:cs="Arial"/>
        </w:rPr>
        <w:t xml:space="preserve">exercise full control over the files they make available for querying, </w:t>
      </w:r>
      <w:r>
        <w:rPr>
          <w:rFonts w:cs="Arial"/>
        </w:rPr>
        <w:t xml:space="preserve">the results returned to requestors, </w:t>
      </w:r>
      <w:r w:rsidRPr="000E4102">
        <w:rPr>
          <w:rFonts w:cs="Arial"/>
        </w:rPr>
        <w:t xml:space="preserve">and the individuals who are permitted to submit queries. </w:t>
      </w:r>
    </w:p>
    <w:p w:rsidR="0099267F" w:rsidRDefault="0099267F" w:rsidP="0099267F">
      <w:r w:rsidRPr="0013219F">
        <w:t xml:space="preserve">This </w:t>
      </w:r>
      <w:r>
        <w:rPr>
          <w:u w:val="single"/>
        </w:rPr>
        <w:t>DataMart Administrators M</w:t>
      </w:r>
      <w:r w:rsidRPr="000165D9">
        <w:rPr>
          <w:u w:val="single"/>
        </w:rPr>
        <w:t>anual</w:t>
      </w:r>
      <w:r w:rsidRPr="0013219F">
        <w:t xml:space="preserve"> describes </w:t>
      </w:r>
      <w:r>
        <w:t>the main features and functions for DataMart Administrators participating in a health data network powered by PopMedNet</w:t>
      </w:r>
      <w:r w:rsidR="008C6CB4">
        <w:t>™</w:t>
      </w:r>
      <w:r>
        <w:t xml:space="preserve"> software.  DataMart Administrators will interact </w:t>
      </w:r>
      <w:r w:rsidR="007A0288">
        <w:t>with the PopMedNet</w:t>
      </w:r>
      <w:r w:rsidR="008C6CB4">
        <w:t>™</w:t>
      </w:r>
      <w:r w:rsidR="007A0288">
        <w:t xml:space="preserve"> network </w:t>
      </w:r>
      <w:r>
        <w:t xml:space="preserve">through a secure web-based </w:t>
      </w:r>
      <w:r w:rsidR="00A34B1B">
        <w:t>Portal</w:t>
      </w:r>
      <w:r>
        <w:t xml:space="preserve"> and through the desktop DataMart Client as described below. T</w:t>
      </w:r>
      <w:r w:rsidRPr="000165D9">
        <w:t xml:space="preserve">his document </w:t>
      </w:r>
      <w:r>
        <w:t>is based</w:t>
      </w:r>
      <w:r w:rsidR="009111CB">
        <w:t xml:space="preserve"> on the</w:t>
      </w:r>
      <w:r>
        <w:t xml:space="preserve"> </w:t>
      </w:r>
      <w:r w:rsidR="007F57B3">
        <w:t>version 3.x</w:t>
      </w:r>
      <w:r w:rsidR="00453484">
        <w:t xml:space="preserve"> </w:t>
      </w:r>
      <w:r w:rsidRPr="000165D9">
        <w:t>implementation of the PopMedNet</w:t>
      </w:r>
      <w:r w:rsidR="008C6CB4">
        <w:t>™</w:t>
      </w:r>
      <w:r w:rsidRPr="000165D9">
        <w:t xml:space="preserve"> system</w:t>
      </w:r>
      <w:r w:rsidR="007F57B3">
        <w:t>.</w:t>
      </w:r>
      <w:r w:rsidR="007D7232">
        <w:t xml:space="preserve"> </w:t>
      </w:r>
      <w:r>
        <w:t xml:space="preserve">Different networks will have different types of queries and capabilities. </w:t>
      </w:r>
      <w:r w:rsidR="00705441">
        <w:t>N</w:t>
      </w:r>
      <w:r w:rsidRPr="000165D9">
        <w:t>etworks powered by PopMedNet</w:t>
      </w:r>
      <w:r w:rsidR="008C6CB4">
        <w:t>™ software</w:t>
      </w:r>
      <w:r w:rsidRPr="000165D9">
        <w:t xml:space="preserve"> can customize and brand the network as desired. </w:t>
      </w:r>
    </w:p>
    <w:p w:rsidR="00097FF9" w:rsidRDefault="0099267F" w:rsidP="004906A3">
      <w:r w:rsidRPr="000165D9">
        <w:t>The Department of Population Medicine at the Harvard Pilgrim Health Care Institute (HPHCI) led development of the system in collaboration wi</w:t>
      </w:r>
      <w:r w:rsidR="00D53EEE">
        <w:t xml:space="preserve">th Lincoln Peak Partners (LPP).  </w:t>
      </w:r>
      <w:r w:rsidRPr="000165D9">
        <w:t>Lincoln Peak Partners provides support services and secure hosting for current system users, and leads development of system enhancements.</w:t>
      </w:r>
      <w:r w:rsidRPr="0013219F">
        <w:t xml:space="preserve"> </w:t>
      </w:r>
    </w:p>
    <w:p w:rsidR="00F56AAE" w:rsidRDefault="00F56AAE" w:rsidP="00AC2DD2">
      <w:pPr>
        <w:pStyle w:val="Heading1"/>
      </w:pPr>
      <w:bookmarkStart w:id="2" w:name="_Toc350939685"/>
      <w:r>
        <w:t>System Overview</w:t>
      </w:r>
      <w:bookmarkEnd w:id="2"/>
    </w:p>
    <w:p w:rsidR="00F56AAE" w:rsidRDefault="00895998" w:rsidP="00AF57A2">
      <w:r w:rsidRPr="00895998">
        <w:t xml:space="preserve">The </w:t>
      </w:r>
      <w:r w:rsidR="00705441">
        <w:t xml:space="preserve">Distributed </w:t>
      </w:r>
      <w:r w:rsidRPr="00895998">
        <w:t xml:space="preserve">Query Tool system is comprised of two separate applications, the </w:t>
      </w:r>
      <w:r w:rsidR="00EA1A55">
        <w:t xml:space="preserve">web-based </w:t>
      </w:r>
      <w:r w:rsidRPr="008B5A49">
        <w:rPr>
          <w:b/>
        </w:rPr>
        <w:t>Portal</w:t>
      </w:r>
      <w:r w:rsidRPr="00895998">
        <w:t xml:space="preserve"> and the </w:t>
      </w:r>
      <w:r w:rsidRPr="008B5A49">
        <w:rPr>
          <w:b/>
        </w:rPr>
        <w:t>DataMart Client</w:t>
      </w:r>
      <w:r w:rsidRPr="00895998">
        <w:t xml:space="preserve">. </w:t>
      </w:r>
      <w:r w:rsidR="000B033D" w:rsidRPr="00895998">
        <w:t xml:space="preserve">There is exactly one Portal in the network and </w:t>
      </w:r>
      <w:r w:rsidR="009436D4">
        <w:t>each data partner has one or more</w:t>
      </w:r>
      <w:r w:rsidR="000B033D" w:rsidRPr="00895998">
        <w:t xml:space="preserve"> </w:t>
      </w:r>
      <w:r w:rsidR="009436D4">
        <w:t>“</w:t>
      </w:r>
      <w:r w:rsidR="000B033D" w:rsidRPr="00895998">
        <w:t>DataMarts</w:t>
      </w:r>
      <w:r w:rsidR="009436D4">
        <w:t>”</w:t>
      </w:r>
      <w:r w:rsidR="000B033D" w:rsidRPr="00895998">
        <w:t xml:space="preserve">. </w:t>
      </w:r>
      <w:r w:rsidRPr="00895998">
        <w:t xml:space="preserve">The </w:t>
      </w:r>
      <w:r w:rsidRPr="008B5A49">
        <w:t>Portal</w:t>
      </w:r>
      <w:r w:rsidRPr="00895998">
        <w:t xml:space="preserve"> is the starting point for all information requests and controls all system communications, security, and governance policies. Data </w:t>
      </w:r>
      <w:r w:rsidR="000B033D">
        <w:t>P</w:t>
      </w:r>
      <w:r w:rsidRPr="00895998">
        <w:t>artners</w:t>
      </w:r>
      <w:r w:rsidRPr="00895998">
        <w:rPr>
          <w:b/>
        </w:rPr>
        <w:t xml:space="preserve"> </w:t>
      </w:r>
      <w:r w:rsidRPr="00895998">
        <w:t xml:space="preserve">receive queries, process them, and securely return them to the Portal via their local </w:t>
      </w:r>
      <w:r w:rsidRPr="008B5A49">
        <w:t>DataMart</w:t>
      </w:r>
      <w:r w:rsidR="008B5A49" w:rsidRPr="008B5A49">
        <w:rPr>
          <w:rFonts w:ascii="Calibri" w:eastAsia="Calibri" w:hAnsi="Calibri" w:cs="Arial"/>
        </w:rPr>
        <w:t xml:space="preserve"> </w:t>
      </w:r>
      <w:r w:rsidRPr="008B5A49">
        <w:t>Client</w:t>
      </w:r>
      <w:r w:rsidRPr="00895998">
        <w:t xml:space="preserve">. </w:t>
      </w:r>
      <w:r w:rsidR="00EA1A55">
        <w:t xml:space="preserve">Each Data </w:t>
      </w:r>
      <w:r w:rsidR="000B033D">
        <w:t>P</w:t>
      </w:r>
      <w:r w:rsidR="00EA1A55">
        <w:t xml:space="preserve">artner will have at least one DataMart; multiple DataMarts per Data Partner are possible. </w:t>
      </w:r>
      <w:r w:rsidR="00920198">
        <w:t xml:space="preserve"> </w:t>
      </w:r>
      <w:r w:rsidR="00EA1A55">
        <w:t xml:space="preserve">Each DataMart can contain different types of data and DataMarts can have different query processing settings. </w:t>
      </w:r>
      <w:r w:rsidR="00920198">
        <w:t xml:space="preserve"> </w:t>
      </w:r>
      <w:r w:rsidRPr="00895998">
        <w:t xml:space="preserve">All query requests and communications within the network are securely routed from the Portal to the DataMarts and then back to the Portal. </w:t>
      </w:r>
    </w:p>
    <w:p w:rsidR="00D00E2B" w:rsidRDefault="008B5A49" w:rsidP="009436D4">
      <w:r w:rsidRPr="008B5A49">
        <w:rPr>
          <w:b/>
        </w:rPr>
        <w:t>Note:</w:t>
      </w:r>
      <w:r>
        <w:t xml:space="preserve"> </w:t>
      </w:r>
      <w:r w:rsidRPr="008B5A49">
        <w:t xml:space="preserve">The term </w:t>
      </w:r>
      <w:r w:rsidR="0058408A" w:rsidRPr="0058408A">
        <w:rPr>
          <w:b/>
        </w:rPr>
        <w:t>DataMart</w:t>
      </w:r>
      <w:r w:rsidRPr="008B5A49">
        <w:t xml:space="preserve"> is used in an information technology context referring to the place where the data are held for querying. Use of this term does not imply that data partner information is being sold or being made broadly available; </w:t>
      </w:r>
      <w:r w:rsidR="000B033D">
        <w:t>D</w:t>
      </w:r>
      <w:r w:rsidRPr="008B5A49">
        <w:t xml:space="preserve">ata </w:t>
      </w:r>
      <w:r w:rsidR="000B033D">
        <w:t>P</w:t>
      </w:r>
      <w:r w:rsidRPr="008B5A49">
        <w:t>artners maintain control of all their data and all uses.</w:t>
      </w:r>
    </w:p>
    <w:p w:rsidR="00D53EEE" w:rsidRDefault="00D53EEE" w:rsidP="009436D4"/>
    <w:p w:rsidR="00D53EEE" w:rsidRPr="00D00E2B" w:rsidRDefault="00D53EEE" w:rsidP="009436D4"/>
    <w:p w:rsidR="009436D4" w:rsidRPr="00D36950" w:rsidRDefault="009436D4" w:rsidP="009436D4">
      <w:pPr>
        <w:rPr>
          <w:rFonts w:cstheme="minorHAnsi"/>
          <w:b/>
          <w:bCs/>
          <w:sz w:val="28"/>
        </w:rPr>
      </w:pPr>
      <w:r w:rsidRPr="00D36950">
        <w:rPr>
          <w:rFonts w:cstheme="minorHAnsi"/>
          <w:b/>
          <w:bCs/>
          <w:sz w:val="28"/>
        </w:rPr>
        <w:lastRenderedPageBreak/>
        <w:t>Browser Requirements</w:t>
      </w:r>
    </w:p>
    <w:p w:rsidR="007C2057" w:rsidRDefault="009436D4" w:rsidP="008B5A49">
      <w:r w:rsidRPr="00197AF8">
        <w:t xml:space="preserve">The </w:t>
      </w:r>
      <w:r>
        <w:t>P</w:t>
      </w:r>
      <w:r w:rsidRPr="00197AF8">
        <w:t xml:space="preserve">ortal is designed to work with Internet Explorer (IE) </w:t>
      </w:r>
      <w:r w:rsidR="00CD6904">
        <w:t>8</w:t>
      </w:r>
      <w:r w:rsidRPr="00197AF8">
        <w:t xml:space="preserve"> or later. Earlier versions of IE may not display the user interface properly. Although IE</w:t>
      </w:r>
      <w:r w:rsidR="00CD6904">
        <w:t>8</w:t>
      </w:r>
      <w:r w:rsidRPr="00197AF8">
        <w:t xml:space="preserve"> is the only officially supported browser, other browsers such as Firefox and Chrome </w:t>
      </w:r>
      <w:r w:rsidR="00CD6904">
        <w:t>will</w:t>
      </w:r>
      <w:r w:rsidRPr="00197AF8">
        <w:t xml:space="preserve"> also work.</w:t>
      </w:r>
      <w:r>
        <w:t xml:space="preserve"> </w:t>
      </w:r>
      <w:r w:rsidR="00D53EEE">
        <w:t xml:space="preserve"> </w:t>
      </w:r>
      <w:r>
        <w:t>Firefox</w:t>
      </w:r>
      <w:r w:rsidR="00CD6904">
        <w:t xml:space="preserve"> and Chrome</w:t>
      </w:r>
      <w:r>
        <w:t xml:space="preserve"> </w:t>
      </w:r>
      <w:r w:rsidR="00CD6904">
        <w:t xml:space="preserve">have </w:t>
      </w:r>
      <w:r>
        <w:t>been used extensively during testing.</w:t>
      </w:r>
    </w:p>
    <w:p w:rsidR="008B5A49" w:rsidRPr="008B5A49" w:rsidRDefault="008B5A49" w:rsidP="008B5A49">
      <w:pPr>
        <w:rPr>
          <w:b/>
          <w:sz w:val="28"/>
          <w:szCs w:val="28"/>
        </w:rPr>
      </w:pPr>
      <w:r w:rsidRPr="008B5A49">
        <w:rPr>
          <w:b/>
          <w:sz w:val="28"/>
          <w:szCs w:val="28"/>
        </w:rPr>
        <w:t>The DataMart Client Application</w:t>
      </w:r>
    </w:p>
    <w:p w:rsidR="00F56AAE" w:rsidRPr="00F56AAE" w:rsidRDefault="00F56AAE" w:rsidP="00F56AAE">
      <w:pPr>
        <w:tabs>
          <w:tab w:val="left" w:pos="720"/>
        </w:tabs>
        <w:rPr>
          <w:rFonts w:ascii="Calibri" w:eastAsia="Calibri" w:hAnsi="Calibri" w:cs="Arial"/>
        </w:rPr>
      </w:pPr>
      <w:r w:rsidRPr="00F56AAE">
        <w:rPr>
          <w:rFonts w:ascii="Calibri" w:eastAsia="Calibri" w:hAnsi="Calibri" w:cs="Arial"/>
        </w:rPr>
        <w:t xml:space="preserve">The DataMart Client application allows the DataMart Administrator to view queries distributed to the DataMart, execute queries locally, review the results, and upload the results to the </w:t>
      </w:r>
      <w:r w:rsidR="00A34B1B">
        <w:rPr>
          <w:rFonts w:ascii="Calibri" w:eastAsia="Calibri" w:hAnsi="Calibri" w:cs="Arial"/>
        </w:rPr>
        <w:t>Portal</w:t>
      </w:r>
      <w:r w:rsidRPr="00F56AAE">
        <w:rPr>
          <w:rFonts w:ascii="Calibri" w:eastAsia="Calibri" w:hAnsi="Calibri" w:cs="Arial"/>
        </w:rPr>
        <w:t xml:space="preserve">. </w:t>
      </w:r>
      <w:r w:rsidR="00920198">
        <w:rPr>
          <w:rFonts w:ascii="Calibri" w:eastAsia="Calibri" w:hAnsi="Calibri" w:cs="Arial"/>
        </w:rPr>
        <w:t xml:space="preserve"> </w:t>
      </w:r>
      <w:r w:rsidRPr="00F56AAE">
        <w:rPr>
          <w:rFonts w:ascii="Calibri" w:eastAsia="Calibri" w:hAnsi="Calibri" w:cs="Arial"/>
        </w:rPr>
        <w:t xml:space="preserve">The DataMart Client is a .NET/C# Windows desktop application developed by LPP that is installed locally on an Administrator’s desktop.  </w:t>
      </w:r>
      <w:r w:rsidR="00CD6904">
        <w:rPr>
          <w:rFonts w:ascii="Calibri" w:eastAsia="Calibri" w:hAnsi="Calibri" w:cs="Arial"/>
        </w:rPr>
        <w:t xml:space="preserve">Note the DataMart Client requires Microsoft .NET 4 to be installed on the user’s desktop. </w:t>
      </w:r>
      <w:r w:rsidR="00AB1E43">
        <w:rPr>
          <w:rFonts w:ascii="Calibri" w:eastAsia="Calibri" w:hAnsi="Calibri" w:cs="Arial"/>
        </w:rPr>
        <w:t xml:space="preserve"> </w:t>
      </w:r>
      <w:r w:rsidR="00AB1E43">
        <w:t>The free download for Microsoft .NET4 is</w:t>
      </w:r>
      <w:r w:rsidR="00AB1E43" w:rsidRPr="00472CF0">
        <w:t xml:space="preserve"> available at the following link: </w:t>
      </w:r>
      <w:hyperlink r:id="rId14" w:history="1">
        <w:r w:rsidR="00AB1E43" w:rsidRPr="00472CF0">
          <w:rPr>
            <w:rStyle w:val="Hyperlink"/>
          </w:rPr>
          <w:t>http://www.microsoft.com/enus/download/details.aspx?id=17851</w:t>
        </w:r>
      </w:hyperlink>
      <w:r w:rsidR="00CD6904">
        <w:rPr>
          <w:rFonts w:ascii="Calibri" w:eastAsia="Calibri" w:hAnsi="Calibri" w:cs="Arial"/>
        </w:rPr>
        <w:t xml:space="preserve"> </w:t>
      </w:r>
      <w:r w:rsidRPr="00F56AAE">
        <w:rPr>
          <w:rFonts w:ascii="Calibri" w:eastAsia="Calibri" w:hAnsi="Calibri" w:cs="Arial"/>
        </w:rPr>
        <w:t>All communications between the DataMart Client application and the Portal use HTTP/</w:t>
      </w:r>
      <w:r w:rsidR="00AE0BCA">
        <w:rPr>
          <w:rFonts w:ascii="Calibri" w:eastAsia="Calibri" w:hAnsi="Calibri" w:cs="Arial"/>
        </w:rPr>
        <w:t>SSL/</w:t>
      </w:r>
      <w:r w:rsidR="00CD6904">
        <w:rPr>
          <w:rFonts w:ascii="Calibri" w:eastAsia="Calibri" w:hAnsi="Calibri" w:cs="Arial"/>
        </w:rPr>
        <w:t>TLS</w:t>
      </w:r>
      <w:r w:rsidRPr="00F56AAE">
        <w:rPr>
          <w:rFonts w:ascii="Calibri" w:eastAsia="Calibri" w:hAnsi="Calibri" w:cs="Arial"/>
        </w:rPr>
        <w:t xml:space="preserve"> connections to securely transfer queries and results between the application and the Portal.  The application uses ODBC connections to the local DataMart databases used to process queries and generate results. </w:t>
      </w:r>
    </w:p>
    <w:p w:rsidR="0071188A" w:rsidRPr="004906A3" w:rsidRDefault="0071188A" w:rsidP="004906A3">
      <w:pPr>
        <w:rPr>
          <w:b/>
          <w:sz w:val="28"/>
          <w:szCs w:val="28"/>
        </w:rPr>
      </w:pPr>
      <w:r w:rsidRPr="004906A3">
        <w:rPr>
          <w:b/>
          <w:sz w:val="28"/>
          <w:szCs w:val="28"/>
        </w:rPr>
        <w:t>Audience</w:t>
      </w:r>
    </w:p>
    <w:p w:rsidR="0071188A" w:rsidRDefault="0071188A" w:rsidP="004906A3">
      <w:r w:rsidRPr="0013219F">
        <w:t xml:space="preserve">This manual is intended for </w:t>
      </w:r>
      <w:r w:rsidR="009436D4">
        <w:t>Distributed Query Tool</w:t>
      </w:r>
      <w:r w:rsidR="002E2FCA">
        <w:t xml:space="preserve"> </w:t>
      </w:r>
      <w:r>
        <w:t>DataMart Administrators</w:t>
      </w:r>
      <w:r w:rsidRPr="0013219F">
        <w:t xml:space="preserve"> who want to</w:t>
      </w:r>
      <w:r>
        <w:t>:</w:t>
      </w:r>
    </w:p>
    <w:p w:rsidR="00196A6F" w:rsidRDefault="00920198">
      <w:pPr>
        <w:numPr>
          <w:ilvl w:val="0"/>
          <w:numId w:val="5"/>
        </w:numPr>
        <w:tabs>
          <w:tab w:val="clear" w:pos="1470"/>
        </w:tabs>
        <w:spacing w:after="0"/>
        <w:ind w:left="720"/>
        <w:rPr>
          <w:rFonts w:cs="Calibri"/>
        </w:rPr>
      </w:pPr>
      <w:r>
        <w:rPr>
          <w:rFonts w:cs="Calibri"/>
        </w:rPr>
        <w:t>I</w:t>
      </w:r>
      <w:r w:rsidR="0071188A" w:rsidRPr="004906A3">
        <w:rPr>
          <w:rFonts w:cs="Calibri"/>
        </w:rPr>
        <w:t>nstall the DataMart Client</w:t>
      </w:r>
    </w:p>
    <w:p w:rsidR="00196A6F" w:rsidRDefault="00920198">
      <w:pPr>
        <w:numPr>
          <w:ilvl w:val="0"/>
          <w:numId w:val="5"/>
        </w:numPr>
        <w:tabs>
          <w:tab w:val="clear" w:pos="1470"/>
        </w:tabs>
        <w:spacing w:after="0"/>
        <w:ind w:left="720"/>
        <w:rPr>
          <w:rFonts w:cs="Calibri"/>
        </w:rPr>
      </w:pPr>
      <w:r>
        <w:rPr>
          <w:rFonts w:cs="Calibri"/>
        </w:rPr>
        <w:t>P</w:t>
      </w:r>
      <w:r w:rsidR="0071188A" w:rsidRPr="004906A3">
        <w:rPr>
          <w:rFonts w:cs="Calibri"/>
        </w:rPr>
        <w:t xml:space="preserve">rocess queries </w:t>
      </w:r>
      <w:r w:rsidR="00F56AAE">
        <w:rPr>
          <w:rFonts w:cs="Calibri"/>
        </w:rPr>
        <w:t xml:space="preserve">distributed </w:t>
      </w:r>
      <w:r w:rsidR="0071188A" w:rsidRPr="004906A3">
        <w:rPr>
          <w:rFonts w:cs="Calibri"/>
        </w:rPr>
        <w:t>to the DataMart</w:t>
      </w:r>
    </w:p>
    <w:p w:rsidR="00196A6F" w:rsidRDefault="00920198">
      <w:pPr>
        <w:numPr>
          <w:ilvl w:val="0"/>
          <w:numId w:val="5"/>
        </w:numPr>
        <w:tabs>
          <w:tab w:val="clear" w:pos="1470"/>
        </w:tabs>
        <w:spacing w:after="0"/>
        <w:ind w:left="720"/>
        <w:rPr>
          <w:rFonts w:cs="Calibri"/>
        </w:rPr>
      </w:pPr>
      <w:r>
        <w:rPr>
          <w:rFonts w:cs="Calibri"/>
        </w:rPr>
        <w:t>A</w:t>
      </w:r>
      <w:r w:rsidR="0071188A" w:rsidRPr="004906A3">
        <w:rPr>
          <w:rFonts w:cs="Calibri"/>
        </w:rPr>
        <w:t>dminister DataMart settings and accessibility</w:t>
      </w:r>
    </w:p>
    <w:p w:rsidR="00196A6F" w:rsidRDefault="00920198">
      <w:pPr>
        <w:numPr>
          <w:ilvl w:val="0"/>
          <w:numId w:val="5"/>
        </w:numPr>
        <w:tabs>
          <w:tab w:val="clear" w:pos="1470"/>
        </w:tabs>
        <w:spacing w:after="0"/>
        <w:ind w:left="720"/>
        <w:rPr>
          <w:rFonts w:cs="Calibri"/>
        </w:rPr>
      </w:pPr>
      <w:r>
        <w:rPr>
          <w:rFonts w:cs="Calibri"/>
        </w:rPr>
        <w:t>A</w:t>
      </w:r>
      <w:r w:rsidR="0071188A" w:rsidRPr="004906A3">
        <w:rPr>
          <w:rFonts w:cs="Calibri"/>
        </w:rPr>
        <w:t>dd DataMarts</w:t>
      </w:r>
    </w:p>
    <w:p w:rsidR="00196A6F" w:rsidRDefault="00920198">
      <w:pPr>
        <w:numPr>
          <w:ilvl w:val="0"/>
          <w:numId w:val="5"/>
        </w:numPr>
        <w:tabs>
          <w:tab w:val="clear" w:pos="1470"/>
        </w:tabs>
        <w:spacing w:after="0"/>
        <w:ind w:left="720"/>
        <w:rPr>
          <w:rFonts w:cs="Calibri"/>
        </w:rPr>
      </w:pPr>
      <w:r>
        <w:rPr>
          <w:rFonts w:cs="Calibri"/>
        </w:rPr>
        <w:t>M</w:t>
      </w:r>
      <w:r w:rsidR="00F56AAE">
        <w:rPr>
          <w:rFonts w:cs="Calibri"/>
        </w:rPr>
        <w:t>anage and audit DataMarts</w:t>
      </w:r>
    </w:p>
    <w:p w:rsidR="00B247C9" w:rsidRDefault="00B247C9" w:rsidP="00B247C9">
      <w:pPr>
        <w:spacing w:after="0"/>
        <w:rPr>
          <w:rFonts w:cs="Calibri"/>
        </w:rPr>
      </w:pPr>
    </w:p>
    <w:p w:rsidR="00196A6F" w:rsidRDefault="00112E7E">
      <w:pPr>
        <w:spacing w:after="0"/>
        <w:rPr>
          <w:rFonts w:cs="Calibri"/>
          <w:sz w:val="20"/>
        </w:rPr>
      </w:pPr>
      <w:r w:rsidRPr="004906A3">
        <w:rPr>
          <w:rFonts w:cs="Calibri"/>
          <w:b/>
          <w:bCs/>
          <w:sz w:val="28"/>
        </w:rPr>
        <w:t>Related Documents</w:t>
      </w:r>
    </w:p>
    <w:p w:rsidR="00112E7E" w:rsidRDefault="00112E7E" w:rsidP="004906A3">
      <w:r>
        <w:t>For more information about the</w:t>
      </w:r>
      <w:r w:rsidRPr="005763BA">
        <w:t xml:space="preserve"> </w:t>
      </w:r>
      <w:r w:rsidR="00B0413B">
        <w:t>PopMedNet</w:t>
      </w:r>
      <w:r w:rsidR="008C6CB4">
        <w:t>™</w:t>
      </w:r>
      <w:r w:rsidRPr="0013219F">
        <w:t xml:space="preserve"> </w:t>
      </w:r>
      <w:r w:rsidR="002B613C">
        <w:t>system</w:t>
      </w:r>
      <w:r>
        <w:t>, see one of the following documents:</w:t>
      </w:r>
    </w:p>
    <w:p w:rsidR="009436D4" w:rsidRPr="009F668A" w:rsidRDefault="009436D4" w:rsidP="009436D4">
      <w:pPr>
        <w:rPr>
          <w:b/>
        </w:rPr>
      </w:pPr>
      <w:r>
        <w:rPr>
          <w:b/>
        </w:rPr>
        <w:t xml:space="preserve">Distributed Query Tool </w:t>
      </w:r>
      <w:r w:rsidRPr="009F668A">
        <w:rPr>
          <w:b/>
        </w:rPr>
        <w:t>Investigator Manual</w:t>
      </w:r>
    </w:p>
    <w:p w:rsidR="00112E7E" w:rsidRDefault="00112E7E" w:rsidP="004906A3">
      <w:r>
        <w:t>The</w:t>
      </w:r>
      <w:r w:rsidRPr="0013219F">
        <w:t xml:space="preserve"> </w:t>
      </w:r>
      <w:r w:rsidRPr="002A310C">
        <w:rPr>
          <w:i/>
        </w:rPr>
        <w:t xml:space="preserve">Investigator </w:t>
      </w:r>
      <w:r w:rsidR="009436D4">
        <w:rPr>
          <w:i/>
        </w:rPr>
        <w:t>Manual</w:t>
      </w:r>
      <w:r w:rsidR="009436D4">
        <w:t xml:space="preserve"> </w:t>
      </w:r>
      <w:r w:rsidR="00957E1A">
        <w:t xml:space="preserve">describes the tasks and activities required for </w:t>
      </w:r>
      <w:r w:rsidRPr="0013219F">
        <w:t>Investigators to</w:t>
      </w:r>
      <w:r>
        <w:t>:</w:t>
      </w:r>
    </w:p>
    <w:p w:rsidR="00196A6F" w:rsidRDefault="00957E1A">
      <w:pPr>
        <w:numPr>
          <w:ilvl w:val="0"/>
          <w:numId w:val="5"/>
        </w:numPr>
        <w:tabs>
          <w:tab w:val="clear" w:pos="1470"/>
        </w:tabs>
        <w:spacing w:after="0"/>
        <w:ind w:left="720"/>
        <w:rPr>
          <w:rFonts w:cs="Calibri"/>
        </w:rPr>
      </w:pPr>
      <w:r w:rsidRPr="004906A3">
        <w:rPr>
          <w:rFonts w:cs="Calibri"/>
        </w:rPr>
        <w:t>G</w:t>
      </w:r>
      <w:r w:rsidR="00112E7E" w:rsidRPr="004906A3">
        <w:rPr>
          <w:rFonts w:cs="Calibri"/>
        </w:rPr>
        <w:t xml:space="preserve">et started accessing the </w:t>
      </w:r>
      <w:r w:rsidR="00B0413B">
        <w:rPr>
          <w:rFonts w:cs="Calibri"/>
        </w:rPr>
        <w:t>PopMedNet</w:t>
      </w:r>
      <w:r w:rsidR="008C6CB4">
        <w:rPr>
          <w:rFonts w:cs="Calibri"/>
        </w:rPr>
        <w:t>™</w:t>
      </w:r>
      <w:r w:rsidR="00112E7E" w:rsidRPr="004906A3">
        <w:rPr>
          <w:rFonts w:cs="Calibri"/>
        </w:rPr>
        <w:t xml:space="preserve"> </w:t>
      </w:r>
      <w:r w:rsidR="00D736F9">
        <w:rPr>
          <w:rFonts w:cs="Calibri"/>
        </w:rPr>
        <w:t>P</w:t>
      </w:r>
      <w:r w:rsidRPr="004906A3">
        <w:rPr>
          <w:rFonts w:cs="Calibri"/>
        </w:rPr>
        <w:t>ortal</w:t>
      </w:r>
    </w:p>
    <w:p w:rsidR="00196A6F" w:rsidRDefault="00957E1A">
      <w:pPr>
        <w:numPr>
          <w:ilvl w:val="0"/>
          <w:numId w:val="5"/>
        </w:numPr>
        <w:tabs>
          <w:tab w:val="clear" w:pos="1470"/>
        </w:tabs>
        <w:spacing w:after="0"/>
        <w:ind w:left="720"/>
        <w:rPr>
          <w:rFonts w:cs="Calibri"/>
        </w:rPr>
      </w:pPr>
      <w:r w:rsidRPr="004906A3">
        <w:rPr>
          <w:rFonts w:cs="Calibri"/>
        </w:rPr>
        <w:t>S</w:t>
      </w:r>
      <w:r w:rsidR="00112E7E" w:rsidRPr="004906A3">
        <w:rPr>
          <w:rFonts w:cs="Calibri"/>
        </w:rPr>
        <w:t>ubmit a qu</w:t>
      </w:r>
      <w:r w:rsidRPr="004906A3">
        <w:rPr>
          <w:rFonts w:cs="Calibri"/>
        </w:rPr>
        <w:t>ery to the available DataMarts</w:t>
      </w:r>
    </w:p>
    <w:p w:rsidR="00196A6F" w:rsidRDefault="00957E1A">
      <w:pPr>
        <w:numPr>
          <w:ilvl w:val="0"/>
          <w:numId w:val="5"/>
        </w:numPr>
        <w:tabs>
          <w:tab w:val="clear" w:pos="1470"/>
        </w:tabs>
        <w:spacing w:after="0"/>
        <w:ind w:left="720"/>
        <w:rPr>
          <w:rFonts w:cs="Calibri"/>
        </w:rPr>
      </w:pPr>
      <w:r w:rsidRPr="004906A3">
        <w:rPr>
          <w:rFonts w:cs="Calibri"/>
        </w:rPr>
        <w:t>Monitor status of a query</w:t>
      </w:r>
      <w:r w:rsidR="00112E7E" w:rsidRPr="004906A3">
        <w:rPr>
          <w:rFonts w:cs="Calibri"/>
        </w:rPr>
        <w:t xml:space="preserve"> </w:t>
      </w:r>
    </w:p>
    <w:p w:rsidR="00196A6F" w:rsidRDefault="00957E1A">
      <w:pPr>
        <w:numPr>
          <w:ilvl w:val="0"/>
          <w:numId w:val="5"/>
        </w:numPr>
        <w:tabs>
          <w:tab w:val="clear" w:pos="1470"/>
        </w:tabs>
        <w:spacing w:after="0"/>
        <w:ind w:left="720"/>
        <w:rPr>
          <w:rFonts w:cs="Calibri"/>
        </w:rPr>
      </w:pPr>
      <w:r w:rsidRPr="004906A3">
        <w:rPr>
          <w:rFonts w:cs="Calibri"/>
        </w:rPr>
        <w:t>Review results of a query</w:t>
      </w:r>
    </w:p>
    <w:p w:rsidR="00196A6F" w:rsidRDefault="00957E1A">
      <w:pPr>
        <w:spacing w:after="0"/>
      </w:pPr>
      <w:r>
        <w:t xml:space="preserve">The Investigator </w:t>
      </w:r>
      <w:r w:rsidR="009436D4">
        <w:t xml:space="preserve">Manual </w:t>
      </w:r>
      <w:r>
        <w:t xml:space="preserve">also describes the types of queries and the criteria required for </w:t>
      </w:r>
      <w:r w:rsidR="005F29AD">
        <w:t xml:space="preserve">submission of </w:t>
      </w:r>
      <w:r>
        <w:t>each</w:t>
      </w:r>
      <w:r w:rsidR="005F29AD">
        <w:t xml:space="preserve"> query type</w:t>
      </w:r>
      <w:r>
        <w:t>.</w:t>
      </w:r>
    </w:p>
    <w:p w:rsidR="00A628BC" w:rsidRPr="005C3BE3" w:rsidRDefault="009436D4" w:rsidP="00A628BC">
      <w:pPr>
        <w:rPr>
          <w:rFonts w:ascii="Cambria" w:hAnsi="Cambria" w:cs="Times New Roman"/>
          <w:b/>
          <w:bCs/>
          <w:sz w:val="28"/>
        </w:rPr>
      </w:pPr>
      <w:r>
        <w:rPr>
          <w:rFonts w:cstheme="minorHAnsi"/>
          <w:b/>
        </w:rPr>
        <w:t>Distributed Query Tool</w:t>
      </w:r>
      <w:r w:rsidR="00A628BC" w:rsidRPr="005C3BE3">
        <w:rPr>
          <w:rFonts w:cstheme="minorHAnsi"/>
          <w:b/>
        </w:rPr>
        <w:t xml:space="preserve"> Overview and </w:t>
      </w:r>
      <w:r w:rsidR="00CD6904">
        <w:rPr>
          <w:rFonts w:cstheme="minorHAnsi"/>
          <w:b/>
        </w:rPr>
        <w:t>Administrators Guide</w:t>
      </w:r>
    </w:p>
    <w:p w:rsidR="00A628BC" w:rsidRDefault="00A628BC" w:rsidP="00A628BC">
      <w:pPr>
        <w:rPr>
          <w:rFonts w:cstheme="minorHAnsi"/>
        </w:rPr>
      </w:pPr>
      <w:r>
        <w:rPr>
          <w:rFonts w:cstheme="minorHAnsi"/>
        </w:rPr>
        <w:lastRenderedPageBreak/>
        <w:t xml:space="preserve">The </w:t>
      </w:r>
      <w:r w:rsidR="009436D4">
        <w:rPr>
          <w:rFonts w:cstheme="minorHAnsi"/>
          <w:i/>
        </w:rPr>
        <w:t>Overview</w:t>
      </w:r>
      <w:r w:rsidR="002B613C" w:rsidRPr="002B613C">
        <w:rPr>
          <w:rFonts w:cstheme="minorHAnsi"/>
          <w:i/>
        </w:rPr>
        <w:t xml:space="preserve"> and </w:t>
      </w:r>
      <w:r w:rsidR="003C6214">
        <w:rPr>
          <w:rFonts w:cstheme="minorHAnsi"/>
          <w:i/>
        </w:rPr>
        <w:t>Administrator’s Guide</w:t>
      </w:r>
      <w:r w:rsidR="002B613C" w:rsidRPr="002B613C">
        <w:rPr>
          <w:rFonts w:cstheme="minorHAnsi"/>
          <w:i/>
        </w:rPr>
        <w:t xml:space="preserve"> </w:t>
      </w:r>
      <w:r>
        <w:rPr>
          <w:rFonts w:cstheme="minorHAnsi"/>
        </w:rPr>
        <w:t>describe</w:t>
      </w:r>
      <w:r w:rsidR="003C6214">
        <w:rPr>
          <w:rFonts w:cstheme="minorHAnsi"/>
        </w:rPr>
        <w:t>s</w:t>
      </w:r>
      <w:r>
        <w:rPr>
          <w:rFonts w:cstheme="minorHAnsi"/>
        </w:rPr>
        <w:t xml:space="preserve"> the overall network system architecture, key querying features, and hosting and security details. This includes:</w:t>
      </w:r>
    </w:p>
    <w:p w:rsidR="00A628BC" w:rsidRDefault="00A628BC" w:rsidP="00055F1B">
      <w:pPr>
        <w:pStyle w:val="ListParagraph"/>
        <w:numPr>
          <w:ilvl w:val="0"/>
          <w:numId w:val="14"/>
        </w:numPr>
      </w:pPr>
      <w:r>
        <w:t>System overview and workflow</w:t>
      </w:r>
    </w:p>
    <w:p w:rsidR="00A628BC" w:rsidRDefault="00A628BC" w:rsidP="00055F1B">
      <w:pPr>
        <w:pStyle w:val="ListParagraph"/>
        <w:numPr>
          <w:ilvl w:val="0"/>
          <w:numId w:val="14"/>
        </w:numPr>
      </w:pPr>
      <w:r>
        <w:t>Policies and features</w:t>
      </w:r>
    </w:p>
    <w:p w:rsidR="00B56CB3" w:rsidRPr="00217464" w:rsidRDefault="00B56CB3" w:rsidP="00B56CB3">
      <w:pPr>
        <w:pStyle w:val="ListParagraph"/>
        <w:numPr>
          <w:ilvl w:val="0"/>
          <w:numId w:val="14"/>
        </w:numPr>
      </w:pPr>
      <w:r w:rsidRPr="00217464">
        <w:t>Installing an instance of a Portal and an associated database</w:t>
      </w:r>
    </w:p>
    <w:p w:rsidR="00B56CB3" w:rsidRPr="00217464" w:rsidRDefault="00B56CB3" w:rsidP="00B56CB3">
      <w:pPr>
        <w:pStyle w:val="ListParagraph"/>
        <w:numPr>
          <w:ilvl w:val="0"/>
          <w:numId w:val="14"/>
        </w:numPr>
      </w:pPr>
      <w:r w:rsidRPr="00217464">
        <w:t xml:space="preserve">Performing the initial administrative setup </w:t>
      </w:r>
    </w:p>
    <w:p w:rsidR="00B56CB3" w:rsidRDefault="00B56CB3" w:rsidP="00B56CB3">
      <w:pPr>
        <w:pStyle w:val="ListParagraph"/>
        <w:numPr>
          <w:ilvl w:val="0"/>
          <w:numId w:val="14"/>
        </w:numPr>
      </w:pPr>
      <w:r w:rsidRPr="00217464">
        <w:t>Performing typical System Administrator functions such as adding new users and DataMarts, creating new roles, and deleting users and DataMarts</w:t>
      </w:r>
    </w:p>
    <w:p w:rsidR="00A628BC" w:rsidRDefault="00A628BC" w:rsidP="00B56CB3">
      <w:pPr>
        <w:pStyle w:val="ListParagraph"/>
        <w:numPr>
          <w:ilvl w:val="0"/>
          <w:numId w:val="14"/>
        </w:numPr>
      </w:pPr>
      <w:r>
        <w:t xml:space="preserve">Technical architecture and security </w:t>
      </w:r>
    </w:p>
    <w:p w:rsidR="00B247C9" w:rsidRDefault="00B56CB3" w:rsidP="00B56CB3">
      <w:pPr>
        <w:pStyle w:val="ListParagraph"/>
        <w:numPr>
          <w:ilvl w:val="0"/>
          <w:numId w:val="14"/>
        </w:numPr>
      </w:pPr>
      <w:r>
        <w:t>Hosting Configurations</w:t>
      </w:r>
    </w:p>
    <w:p w:rsidR="00B56CB3" w:rsidRDefault="00B247C9" w:rsidP="00B247C9">
      <w:pPr>
        <w:spacing w:after="0" w:line="240" w:lineRule="auto"/>
      </w:pPr>
      <w:r>
        <w:br w:type="page"/>
      </w:r>
    </w:p>
    <w:p w:rsidR="006F71F0" w:rsidRPr="005D74F7" w:rsidRDefault="006F71F0" w:rsidP="00AC2DD2">
      <w:pPr>
        <w:pStyle w:val="Heading1"/>
      </w:pPr>
      <w:bookmarkStart w:id="3" w:name="_Toc350939686"/>
      <w:r w:rsidRPr="005D74F7">
        <w:lastRenderedPageBreak/>
        <w:t>How to Login to the Web Portal</w:t>
      </w:r>
      <w:bookmarkEnd w:id="3"/>
    </w:p>
    <w:p w:rsidR="00A628BC" w:rsidRDefault="00A628BC" w:rsidP="006F71F0">
      <w:r w:rsidRPr="00A628BC">
        <w:t xml:space="preserve">Before you can login to your Website </w:t>
      </w:r>
      <w:r w:rsidR="00A34B1B">
        <w:t>Portal</w:t>
      </w:r>
      <w:r w:rsidRPr="00A628BC">
        <w:t xml:space="preserve">, you need a username and password assigned by your Network Administrator. </w:t>
      </w:r>
      <w:r w:rsidR="007A0288">
        <w:t xml:space="preserve"> </w:t>
      </w:r>
      <w:r w:rsidRPr="00A628BC">
        <w:t>Once you have your Login Credentials, follow the steps below.</w:t>
      </w:r>
    </w:p>
    <w:p w:rsidR="006F71F0" w:rsidRPr="008F4030" w:rsidRDefault="00CD6904" w:rsidP="00CD6904">
      <w:pPr>
        <w:jc w:val="center"/>
      </w:pPr>
      <w:r>
        <w:rPr>
          <w:noProof/>
        </w:rPr>
        <w:drawing>
          <wp:inline distT="0" distB="0" distL="0" distR="0">
            <wp:extent cx="5486400" cy="4030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86400" cy="4030980"/>
                    </a:xfrm>
                    <a:prstGeom prst="rect">
                      <a:avLst/>
                    </a:prstGeom>
                  </pic:spPr>
                </pic:pic>
              </a:graphicData>
            </a:graphic>
          </wp:inline>
        </w:drawing>
      </w:r>
    </w:p>
    <w:p w:rsidR="00A628BC" w:rsidRPr="00217464" w:rsidRDefault="00A628BC" w:rsidP="00B07B8C">
      <w:pPr>
        <w:numPr>
          <w:ilvl w:val="1"/>
          <w:numId w:val="4"/>
        </w:numPr>
        <w:tabs>
          <w:tab w:val="clear" w:pos="1800"/>
        </w:tabs>
        <w:ind w:left="720"/>
        <w:rPr>
          <w:rFonts w:cstheme="minorHAnsi"/>
        </w:rPr>
      </w:pPr>
      <w:r w:rsidRPr="00217464">
        <w:rPr>
          <w:rFonts w:cstheme="minorHAnsi"/>
        </w:rPr>
        <w:t xml:space="preserve">Navigate to the </w:t>
      </w:r>
      <w:r>
        <w:rPr>
          <w:rFonts w:cstheme="minorHAnsi"/>
        </w:rPr>
        <w:t xml:space="preserve">custom </w:t>
      </w:r>
      <w:r w:rsidRPr="00217464">
        <w:rPr>
          <w:rFonts w:cstheme="minorHAnsi"/>
        </w:rPr>
        <w:t>website login page:</w:t>
      </w:r>
      <w:r w:rsidRPr="00217464">
        <w:rPr>
          <w:rFonts w:cstheme="minorHAnsi"/>
        </w:rPr>
        <w:br/>
      </w:r>
      <w:r w:rsidR="00611347">
        <w:rPr>
          <w:rFonts w:cstheme="minorHAnsi"/>
        </w:rPr>
        <w:t>[Secure URL distributed by network coordinating center]</w:t>
      </w:r>
    </w:p>
    <w:p w:rsidR="00A628BC" w:rsidRPr="00217464" w:rsidRDefault="00A628BC" w:rsidP="00B07B8C">
      <w:pPr>
        <w:numPr>
          <w:ilvl w:val="1"/>
          <w:numId w:val="4"/>
        </w:numPr>
        <w:tabs>
          <w:tab w:val="clear" w:pos="1800"/>
        </w:tabs>
        <w:ind w:left="720"/>
        <w:rPr>
          <w:rFonts w:cstheme="minorHAnsi"/>
        </w:rPr>
      </w:pPr>
      <w:r w:rsidRPr="00217464">
        <w:rPr>
          <w:rFonts w:cstheme="minorHAnsi"/>
        </w:rPr>
        <w:t>Enter your username and password in the boxes.</w:t>
      </w:r>
    </w:p>
    <w:p w:rsidR="00A628BC" w:rsidRPr="00217464" w:rsidRDefault="00A628BC" w:rsidP="00B07B8C">
      <w:pPr>
        <w:numPr>
          <w:ilvl w:val="1"/>
          <w:numId w:val="4"/>
        </w:numPr>
        <w:tabs>
          <w:tab w:val="clear" w:pos="1800"/>
        </w:tabs>
        <w:ind w:left="720"/>
        <w:rPr>
          <w:rFonts w:cstheme="minorHAnsi"/>
        </w:rPr>
      </w:pPr>
      <w:r w:rsidRPr="00217464">
        <w:rPr>
          <w:rFonts w:cstheme="minorHAnsi"/>
        </w:rPr>
        <w:t>If this is your first login, you will be prompted to read and acknowledge your agreement to the Terms and Conditions of use.  If you have cookies enabled, you will not be prompted on subsequent logins.</w:t>
      </w:r>
    </w:p>
    <w:p w:rsidR="00AB0D50" w:rsidRPr="00324940" w:rsidRDefault="00AB0D50" w:rsidP="00B07B8C">
      <w:pPr>
        <w:numPr>
          <w:ilvl w:val="1"/>
          <w:numId w:val="4"/>
        </w:numPr>
        <w:tabs>
          <w:tab w:val="clear" w:pos="1800"/>
        </w:tabs>
        <w:ind w:left="720"/>
      </w:pPr>
      <w:r w:rsidRPr="00AB0D50">
        <w:t xml:space="preserve">Click the Login button to enter the website </w:t>
      </w:r>
      <w:r w:rsidR="00A34B1B">
        <w:t>Portal</w:t>
      </w:r>
      <w:r w:rsidRPr="00AB0D50">
        <w:t>.</w:t>
      </w:r>
    </w:p>
    <w:p w:rsidR="003E7023" w:rsidRPr="00AC2DD2" w:rsidRDefault="00B247C9" w:rsidP="00AC2DD2">
      <w:pPr>
        <w:pStyle w:val="Heading1"/>
      </w:pPr>
      <w:bookmarkStart w:id="4" w:name="_Toc350939687"/>
      <w:r>
        <w:rPr>
          <w:rStyle w:val="Heading1Char"/>
          <w:b/>
        </w:rPr>
        <w:t>Configuring</w:t>
      </w:r>
      <w:r w:rsidR="00324940" w:rsidRPr="00AC2DD2">
        <w:rPr>
          <w:rStyle w:val="Heading1Char"/>
          <w:b/>
        </w:rPr>
        <w:t xml:space="preserve"> the DataMart Client</w:t>
      </w:r>
      <w:bookmarkEnd w:id="4"/>
      <w:r w:rsidR="00A628BC" w:rsidRPr="00AC2DD2">
        <w:t xml:space="preserve"> </w:t>
      </w:r>
      <w:bookmarkStart w:id="5" w:name="_Toc270947974"/>
    </w:p>
    <w:p w:rsidR="005E6580" w:rsidRDefault="00BF7273" w:rsidP="004906A3">
      <w:r w:rsidRPr="00BF7273">
        <w:t xml:space="preserve">This </w:t>
      </w:r>
      <w:r>
        <w:t>section</w:t>
      </w:r>
      <w:r w:rsidRPr="00BF7273">
        <w:t xml:space="preserve"> describes the </w:t>
      </w:r>
      <w:r w:rsidR="005E6580">
        <w:t xml:space="preserve">installation </w:t>
      </w:r>
      <w:r w:rsidRPr="00BF7273">
        <w:t>setup of the DataMart Client.</w:t>
      </w:r>
      <w:r>
        <w:t xml:space="preserve"> </w:t>
      </w:r>
    </w:p>
    <w:p w:rsidR="005E6580" w:rsidRDefault="005E6580" w:rsidP="004906A3">
      <w:r>
        <w:t>Y</w:t>
      </w:r>
      <w:r w:rsidR="00DF164B" w:rsidRPr="00BF7273">
        <w:t>ou</w:t>
      </w:r>
      <w:r>
        <w:t xml:space="preserve">r </w:t>
      </w:r>
      <w:r w:rsidR="005F29AD">
        <w:t xml:space="preserve">local computer </w:t>
      </w:r>
      <w:r>
        <w:t>user account</w:t>
      </w:r>
      <w:r w:rsidR="00DF164B" w:rsidRPr="00BF7273">
        <w:t xml:space="preserve"> must </w:t>
      </w:r>
      <w:bookmarkStart w:id="6" w:name="_Toc270947975"/>
      <w:bookmarkEnd w:id="5"/>
      <w:r w:rsidR="004540AA">
        <w:t>have administrative</w:t>
      </w:r>
      <w:r>
        <w:t xml:space="preserve"> privileges to install the DataMart Client.</w:t>
      </w:r>
    </w:p>
    <w:p w:rsidR="00BF7273" w:rsidRPr="005E6580" w:rsidRDefault="005E6580" w:rsidP="004906A3">
      <w:r w:rsidRPr="005E6580">
        <w:lastRenderedPageBreak/>
        <w:t xml:space="preserve"> </w:t>
      </w:r>
      <w:r w:rsidRPr="005E6580">
        <w:rPr>
          <w:b/>
        </w:rPr>
        <w:t>Note:</w:t>
      </w:r>
      <w:r w:rsidRPr="005E6580">
        <w:t xml:space="preserve">  You do not need to uninstall a prior version of the DataMart client when installing a new, upgraded version of this software</w:t>
      </w:r>
      <w:r w:rsidR="007F57B3">
        <w:t>, t</w:t>
      </w:r>
      <w:r w:rsidRPr="005E6580">
        <w:t>his happen</w:t>
      </w:r>
      <w:r>
        <w:t>s</w:t>
      </w:r>
      <w:r w:rsidRPr="005E6580">
        <w:t xml:space="preserve"> automatically. </w:t>
      </w:r>
      <w:r>
        <w:t xml:space="preserve"> </w:t>
      </w:r>
      <w:r w:rsidRPr="005E6580">
        <w:t xml:space="preserve">If </w:t>
      </w:r>
      <w:r>
        <w:t>for any</w:t>
      </w:r>
      <w:r w:rsidRPr="005E6580">
        <w:t xml:space="preserve"> reason, you </w:t>
      </w:r>
      <w:r>
        <w:t xml:space="preserve">do need to uninstall the DataMart Client, </w:t>
      </w:r>
      <w:r w:rsidRPr="005E6580">
        <w:t xml:space="preserve">see </w:t>
      </w:r>
      <w:r w:rsidR="0058408A" w:rsidRPr="00F01DBD">
        <w:t xml:space="preserve">Section </w:t>
      </w:r>
      <w:r w:rsidR="00F31469">
        <w:fldChar w:fldCharType="begin"/>
      </w:r>
      <w:r w:rsidR="00F31469">
        <w:instrText xml:space="preserve"> REF _Ref277709276 \r \h  \* MERGEFORMAT </w:instrText>
      </w:r>
      <w:r w:rsidR="00F31469">
        <w:fldChar w:fldCharType="separate"/>
      </w:r>
      <w:r w:rsidR="007724CD">
        <w:t>10</w:t>
      </w:r>
      <w:r w:rsidR="00F31469">
        <w:fldChar w:fldCharType="end"/>
      </w:r>
      <w:r w:rsidR="00F51DD1">
        <w:t>:</w:t>
      </w:r>
      <w:r>
        <w:t xml:space="preserve"> </w:t>
      </w:r>
      <w:r w:rsidRPr="005E6580">
        <w:t>Uninstall</w:t>
      </w:r>
      <w:r>
        <w:t>ing the DataMart Client</w:t>
      </w:r>
      <w:r w:rsidRPr="005E6580">
        <w:t>.</w:t>
      </w:r>
    </w:p>
    <w:p w:rsidR="00BF7273" w:rsidRPr="009C71A4" w:rsidRDefault="00BF7273" w:rsidP="004906A3">
      <w:r w:rsidRPr="009C71A4">
        <w:t xml:space="preserve">There are </w:t>
      </w:r>
      <w:r w:rsidR="009302C5">
        <w:t>three</w:t>
      </w:r>
      <w:r w:rsidR="009302C5" w:rsidRPr="009C71A4">
        <w:t xml:space="preserve"> </w:t>
      </w:r>
      <w:r w:rsidRPr="009C71A4">
        <w:t>basic steps</w:t>
      </w:r>
      <w:r w:rsidR="005E6580" w:rsidRPr="009C71A4">
        <w:t xml:space="preserve"> to setting up the DataMart Client</w:t>
      </w:r>
      <w:r w:rsidR="000475C6" w:rsidRPr="009C71A4">
        <w:t>:</w:t>
      </w:r>
    </w:p>
    <w:p w:rsidR="00196A6F" w:rsidRDefault="005F29AD">
      <w:pPr>
        <w:numPr>
          <w:ilvl w:val="0"/>
          <w:numId w:val="6"/>
        </w:numPr>
        <w:spacing w:after="0"/>
        <w:ind w:left="720"/>
        <w:rPr>
          <w:rFonts w:cs="Calibri"/>
        </w:rPr>
      </w:pPr>
      <w:r>
        <w:rPr>
          <w:rFonts w:cs="Calibri"/>
        </w:rPr>
        <w:t>Download and i</w:t>
      </w:r>
      <w:r w:rsidR="000475C6" w:rsidRPr="004906A3">
        <w:rPr>
          <w:rFonts w:cs="Calibri"/>
        </w:rPr>
        <w:t>nstall the DataMart Client</w:t>
      </w:r>
    </w:p>
    <w:p w:rsidR="00196A6F" w:rsidRDefault="00BF7273">
      <w:pPr>
        <w:numPr>
          <w:ilvl w:val="0"/>
          <w:numId w:val="6"/>
        </w:numPr>
        <w:spacing w:after="0"/>
        <w:ind w:left="720"/>
        <w:rPr>
          <w:rFonts w:cs="Calibri"/>
        </w:rPr>
      </w:pPr>
      <w:r w:rsidRPr="004906A3">
        <w:rPr>
          <w:rFonts w:cs="Calibri"/>
        </w:rPr>
        <w:t xml:space="preserve">Create an ODBC Data Source Name (DSN) for your </w:t>
      </w:r>
      <w:r w:rsidR="00D47EDE" w:rsidRPr="004906A3">
        <w:rPr>
          <w:rFonts w:cs="Calibri"/>
        </w:rPr>
        <w:t xml:space="preserve">DataMart. </w:t>
      </w:r>
      <w:r w:rsidR="00D47EDE" w:rsidRPr="00AF57A2">
        <w:rPr>
          <w:rFonts w:cs="Calibri"/>
          <w:b/>
        </w:rPr>
        <w:t>Note</w:t>
      </w:r>
      <w:r w:rsidRPr="004906A3">
        <w:rPr>
          <w:rFonts w:cs="Calibri"/>
        </w:rPr>
        <w:t>:  This will help link your Dat</w:t>
      </w:r>
      <w:r w:rsidR="00FF68F4" w:rsidRPr="004906A3">
        <w:rPr>
          <w:rFonts w:cs="Calibri"/>
        </w:rPr>
        <w:t>aMart Client with your DataMart.</w:t>
      </w:r>
      <w:r w:rsidR="005F29AD">
        <w:rPr>
          <w:rFonts w:cs="Calibri"/>
        </w:rPr>
        <w:t xml:space="preserve"> The DataMart is created separately.</w:t>
      </w:r>
    </w:p>
    <w:p w:rsidR="00196A6F" w:rsidRDefault="00BF7273">
      <w:pPr>
        <w:numPr>
          <w:ilvl w:val="0"/>
          <w:numId w:val="6"/>
        </w:numPr>
        <w:spacing w:after="0"/>
        <w:ind w:left="720"/>
        <w:rPr>
          <w:rFonts w:cs="Calibri"/>
        </w:rPr>
      </w:pPr>
      <w:r w:rsidRPr="004906A3">
        <w:rPr>
          <w:rFonts w:cs="Calibri"/>
        </w:rPr>
        <w:t xml:space="preserve">Configure the DataMart Client to </w:t>
      </w:r>
      <w:r w:rsidR="00667C14">
        <w:rPr>
          <w:rFonts w:cs="Calibri"/>
        </w:rPr>
        <w:t>p</w:t>
      </w:r>
      <w:r w:rsidRPr="004906A3">
        <w:rPr>
          <w:rFonts w:cs="Calibri"/>
        </w:rPr>
        <w:t>oint to your ODBC DSN (DataMart)</w:t>
      </w:r>
      <w:r w:rsidR="009302C5">
        <w:rPr>
          <w:rFonts w:cs="Calibri"/>
        </w:rPr>
        <w:t>.</w:t>
      </w:r>
    </w:p>
    <w:p w:rsidR="00196A6F" w:rsidRDefault="000475C6">
      <w:pPr>
        <w:pStyle w:val="Heading2"/>
        <w:spacing w:after="0"/>
      </w:pPr>
      <w:bookmarkStart w:id="7" w:name="_Toc350939688"/>
      <w:r w:rsidRPr="00F51DD1">
        <w:t>Installing the DataMart Client</w:t>
      </w:r>
      <w:bookmarkEnd w:id="7"/>
    </w:p>
    <w:p w:rsidR="004540AA" w:rsidRPr="004540AA" w:rsidRDefault="004540AA" w:rsidP="004906A3">
      <w:r w:rsidRPr="004540AA">
        <w:t>Use these steps to install the DataMart Client:</w:t>
      </w:r>
    </w:p>
    <w:p w:rsidR="00D53EEE" w:rsidRPr="004906A3" w:rsidRDefault="00D0749D" w:rsidP="00767BA3">
      <w:pPr>
        <w:numPr>
          <w:ilvl w:val="0"/>
          <w:numId w:val="2"/>
        </w:numPr>
        <w:spacing w:after="0"/>
        <w:rPr>
          <w:rFonts w:cs="Calibri"/>
        </w:rPr>
      </w:pPr>
      <w:r w:rsidRPr="004906A3">
        <w:rPr>
          <w:rFonts w:cs="Calibri"/>
        </w:rPr>
        <w:t xml:space="preserve">Login to the web </w:t>
      </w:r>
      <w:r w:rsidR="00A34B1B">
        <w:rPr>
          <w:rFonts w:cs="Calibri"/>
        </w:rPr>
        <w:t>Portal</w:t>
      </w:r>
      <w:r w:rsidR="005F29AD">
        <w:rPr>
          <w:rFonts w:cs="Calibri"/>
        </w:rPr>
        <w:t xml:space="preserve"> using your DataMart Administrator login credentials provided by the </w:t>
      </w:r>
      <w:r w:rsidR="00B0413B">
        <w:rPr>
          <w:rFonts w:cs="Calibri"/>
        </w:rPr>
        <w:t>PopMedNet</w:t>
      </w:r>
      <w:r w:rsidR="008C6CB4">
        <w:rPr>
          <w:rFonts w:cs="Calibri"/>
        </w:rPr>
        <w:t>™</w:t>
      </w:r>
      <w:r w:rsidR="005F29AD">
        <w:rPr>
          <w:rFonts w:cs="Calibri"/>
        </w:rPr>
        <w:t xml:space="preserve"> </w:t>
      </w:r>
      <w:r w:rsidR="009302C5">
        <w:rPr>
          <w:rFonts w:cs="Calibri"/>
        </w:rPr>
        <w:t>Support Staff</w:t>
      </w:r>
      <w:r w:rsidRPr="004906A3">
        <w:rPr>
          <w:rFonts w:cs="Calibri"/>
        </w:rPr>
        <w:t>.</w:t>
      </w:r>
    </w:p>
    <w:p w:rsidR="00724682" w:rsidRPr="00724682" w:rsidRDefault="00724682" w:rsidP="00055F1B">
      <w:pPr>
        <w:numPr>
          <w:ilvl w:val="0"/>
          <w:numId w:val="2"/>
        </w:numPr>
        <w:spacing w:after="0"/>
        <w:rPr>
          <w:rFonts w:ascii="Cambria" w:hAnsi="Cambria"/>
          <w:sz w:val="20"/>
          <w:szCs w:val="20"/>
        </w:rPr>
      </w:pPr>
      <w:r>
        <w:rPr>
          <w:rFonts w:cs="Calibri"/>
        </w:rPr>
        <w:t>Navigate to the DataMart list page (Network</w:t>
      </w:r>
      <w:r w:rsidR="007F57B3">
        <w:rPr>
          <w:rFonts w:cs="Calibri"/>
        </w:rPr>
        <w:t>&gt;</w:t>
      </w:r>
      <w:r>
        <w:rPr>
          <w:rFonts w:cs="Calibri"/>
        </w:rPr>
        <w:t xml:space="preserve">DataMarts).  </w:t>
      </w:r>
    </w:p>
    <w:p w:rsidR="00724682" w:rsidRPr="00724682" w:rsidRDefault="00724682" w:rsidP="00724682">
      <w:pPr>
        <w:spacing w:after="0"/>
        <w:ind w:left="720"/>
        <w:rPr>
          <w:rFonts w:ascii="Cambria" w:hAnsi="Cambria"/>
          <w:sz w:val="20"/>
          <w:szCs w:val="20"/>
        </w:rPr>
      </w:pPr>
    </w:p>
    <w:p w:rsidR="00767BA3" w:rsidRDefault="00724682" w:rsidP="00724682">
      <w:pPr>
        <w:spacing w:after="0"/>
        <w:ind w:left="720"/>
        <w:rPr>
          <w:rFonts w:ascii="Cambria" w:hAnsi="Cambria"/>
          <w:sz w:val="20"/>
          <w:szCs w:val="20"/>
        </w:rPr>
      </w:pPr>
      <w:r>
        <w:rPr>
          <w:noProof/>
        </w:rPr>
        <w:drawing>
          <wp:inline distT="0" distB="0" distL="0" distR="0">
            <wp:extent cx="5260316" cy="251028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rcRect l="962" b="36602"/>
                    <a:stretch>
                      <a:fillRect/>
                    </a:stretch>
                  </pic:blipFill>
                  <pic:spPr>
                    <a:xfrm>
                      <a:off x="0" y="0"/>
                      <a:ext cx="5260316" cy="2510287"/>
                    </a:xfrm>
                    <a:prstGeom prst="rect">
                      <a:avLst/>
                    </a:prstGeom>
                  </pic:spPr>
                </pic:pic>
              </a:graphicData>
            </a:graphic>
          </wp:inline>
        </w:drawing>
      </w:r>
    </w:p>
    <w:p w:rsidR="00D53EEE" w:rsidRDefault="00D53EEE" w:rsidP="00724682">
      <w:pPr>
        <w:spacing w:after="0"/>
        <w:ind w:left="720"/>
        <w:rPr>
          <w:rFonts w:ascii="Cambria" w:hAnsi="Cambria"/>
          <w:sz w:val="20"/>
          <w:szCs w:val="20"/>
        </w:rPr>
      </w:pPr>
    </w:p>
    <w:p w:rsidR="00724682" w:rsidRPr="00724682" w:rsidRDefault="00D0749D" w:rsidP="00055F1B">
      <w:pPr>
        <w:numPr>
          <w:ilvl w:val="0"/>
          <w:numId w:val="2"/>
        </w:numPr>
        <w:spacing w:after="0"/>
        <w:rPr>
          <w:rFonts w:ascii="Cambria" w:hAnsi="Cambria"/>
          <w:sz w:val="20"/>
          <w:szCs w:val="20"/>
        </w:rPr>
      </w:pPr>
      <w:r w:rsidRPr="004906A3">
        <w:rPr>
          <w:rFonts w:cs="Calibri"/>
        </w:rPr>
        <w:t xml:space="preserve">Click on </w:t>
      </w:r>
      <w:r w:rsidR="00724682">
        <w:rPr>
          <w:rFonts w:cs="Calibri"/>
        </w:rPr>
        <w:t xml:space="preserve">your </w:t>
      </w:r>
      <w:r w:rsidRPr="004906A3">
        <w:rPr>
          <w:rFonts w:cs="Calibri"/>
        </w:rPr>
        <w:t xml:space="preserve">DataMart </w:t>
      </w:r>
      <w:r w:rsidR="00724682">
        <w:rPr>
          <w:rFonts w:cs="Calibri"/>
        </w:rPr>
        <w:t>entry in the list to display the DataMart profile</w:t>
      </w:r>
      <w:r w:rsidR="00E83086" w:rsidRPr="004906A3">
        <w:rPr>
          <w:rFonts w:cs="Calibri"/>
        </w:rPr>
        <w:t>.</w:t>
      </w:r>
    </w:p>
    <w:p w:rsidR="00D0749D" w:rsidRDefault="007A2BA2" w:rsidP="00E43007">
      <w:pPr>
        <w:spacing w:after="0"/>
        <w:ind w:left="720"/>
        <w:jc w:val="center"/>
        <w:rPr>
          <w:rFonts w:ascii="Cambria" w:hAnsi="Cambria"/>
          <w:sz w:val="20"/>
          <w:szCs w:val="20"/>
        </w:rPr>
      </w:pPr>
      <w:r>
        <w:rPr>
          <w:rFonts w:ascii="Cambria" w:hAnsi="Cambria"/>
          <w:sz w:val="20"/>
          <w:szCs w:val="20"/>
        </w:rPr>
        <w:lastRenderedPageBreak/>
        <w:br/>
      </w:r>
      <w:r w:rsidR="00724682">
        <w:rPr>
          <w:noProof/>
        </w:rPr>
        <w:drawing>
          <wp:inline distT="0" distB="0" distL="0" distR="0">
            <wp:extent cx="5924550" cy="46386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rcRect l="321"/>
                    <a:stretch>
                      <a:fillRect/>
                    </a:stretch>
                  </pic:blipFill>
                  <pic:spPr>
                    <a:xfrm>
                      <a:off x="0" y="0"/>
                      <a:ext cx="5924550" cy="4638675"/>
                    </a:xfrm>
                    <a:prstGeom prst="rect">
                      <a:avLst/>
                    </a:prstGeom>
                  </pic:spPr>
                </pic:pic>
              </a:graphicData>
            </a:graphic>
          </wp:inline>
        </w:drawing>
      </w:r>
      <w:r>
        <w:rPr>
          <w:rFonts w:ascii="Cambria" w:hAnsi="Cambria"/>
          <w:sz w:val="20"/>
          <w:szCs w:val="20"/>
        </w:rPr>
        <w:br/>
      </w:r>
    </w:p>
    <w:p w:rsidR="007A2BA2" w:rsidRPr="00D53EEE" w:rsidRDefault="007A2BA2" w:rsidP="00D53EEE">
      <w:pPr>
        <w:numPr>
          <w:ilvl w:val="0"/>
          <w:numId w:val="2"/>
        </w:numPr>
        <w:spacing w:after="0"/>
        <w:rPr>
          <w:rFonts w:cs="Calibri"/>
        </w:rPr>
      </w:pPr>
      <w:r w:rsidRPr="004906A3">
        <w:rPr>
          <w:rFonts w:cs="Calibri"/>
        </w:rPr>
        <w:t>Click the Download button at the bottom of the page to do</w:t>
      </w:r>
      <w:r w:rsidR="00724682">
        <w:rPr>
          <w:rFonts w:cs="Calibri"/>
        </w:rPr>
        <w:t>wnload the DataMart Client setup</w:t>
      </w:r>
      <w:r w:rsidRPr="004906A3">
        <w:rPr>
          <w:rFonts w:cs="Calibri"/>
        </w:rPr>
        <w:t>.</w:t>
      </w:r>
      <w:r w:rsidR="00D53EEE">
        <w:rPr>
          <w:rFonts w:cs="Calibri"/>
        </w:rPr>
        <w:t xml:space="preserve">  Note: Install the 32-bit or 64-bit version depending on your operating system.</w:t>
      </w:r>
      <w:r w:rsidR="00E83086" w:rsidRPr="00D53EEE">
        <w:rPr>
          <w:rFonts w:cs="Calibri"/>
        </w:rPr>
        <w:br/>
      </w: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Default="00D53EEE" w:rsidP="00D53EEE">
      <w:pPr>
        <w:spacing w:after="0"/>
        <w:rPr>
          <w:rFonts w:cs="Calibri"/>
        </w:rPr>
      </w:pPr>
    </w:p>
    <w:p w:rsidR="00D53EEE" w:rsidRPr="004906A3" w:rsidRDefault="00D53EEE" w:rsidP="00D53EEE">
      <w:pPr>
        <w:spacing w:after="0"/>
        <w:rPr>
          <w:rFonts w:cs="Calibri"/>
        </w:rPr>
      </w:pPr>
    </w:p>
    <w:p w:rsidR="005E6580" w:rsidRPr="00E83086" w:rsidRDefault="005E6580" w:rsidP="00055F1B">
      <w:pPr>
        <w:numPr>
          <w:ilvl w:val="0"/>
          <w:numId w:val="2"/>
        </w:numPr>
        <w:spacing w:after="0"/>
        <w:rPr>
          <w:rFonts w:ascii="Cambria" w:hAnsi="Cambria"/>
          <w:sz w:val="20"/>
          <w:szCs w:val="20"/>
        </w:rPr>
      </w:pPr>
      <w:r w:rsidRPr="004906A3">
        <w:rPr>
          <w:rFonts w:cs="Calibri"/>
        </w:rPr>
        <w:t>When prompted, click Run:</w:t>
      </w:r>
      <w:r w:rsidR="00E83086">
        <w:rPr>
          <w:rFonts w:ascii="Cambria" w:hAnsi="Cambria"/>
          <w:sz w:val="20"/>
          <w:szCs w:val="20"/>
        </w:rPr>
        <w:br/>
      </w:r>
    </w:p>
    <w:p w:rsidR="005E6580" w:rsidRDefault="002D3D04" w:rsidP="00E43007">
      <w:pPr>
        <w:ind w:left="720"/>
        <w:jc w:val="center"/>
      </w:pPr>
      <w:r>
        <w:rPr>
          <w:noProof/>
        </w:rPr>
        <w:drawing>
          <wp:inline distT="0" distB="0" distL="0" distR="0">
            <wp:extent cx="4019550" cy="305835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018974" cy="3057915"/>
                    </a:xfrm>
                    <a:prstGeom prst="rect">
                      <a:avLst/>
                    </a:prstGeom>
                  </pic:spPr>
                </pic:pic>
              </a:graphicData>
            </a:graphic>
          </wp:inline>
        </w:drawing>
      </w:r>
    </w:p>
    <w:p w:rsidR="00D53EEE" w:rsidRPr="00D53EEE" w:rsidRDefault="005E6580" w:rsidP="00D53EEE">
      <w:pPr>
        <w:numPr>
          <w:ilvl w:val="0"/>
          <w:numId w:val="2"/>
        </w:numPr>
        <w:spacing w:after="0"/>
      </w:pPr>
      <w:r w:rsidRPr="00D53EEE">
        <w:rPr>
          <w:rFonts w:cs="Calibri"/>
        </w:rPr>
        <w:t>Click Next to begin the Setup:</w:t>
      </w:r>
    </w:p>
    <w:p w:rsidR="005E6580" w:rsidRDefault="004540AA" w:rsidP="00D53EEE">
      <w:pPr>
        <w:spacing w:after="0"/>
        <w:ind w:left="720"/>
        <w:jc w:val="center"/>
      </w:pPr>
      <w:r w:rsidRPr="00D53EEE">
        <w:rPr>
          <w:rFonts w:cs="Calibri"/>
        </w:rPr>
        <w:br/>
      </w:r>
      <w:r w:rsidR="002D3D04">
        <w:rPr>
          <w:noProof/>
        </w:rPr>
        <w:drawing>
          <wp:inline distT="0" distB="0" distL="0" distR="0">
            <wp:extent cx="4253430" cy="34823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253430" cy="3482340"/>
                    </a:xfrm>
                    <a:prstGeom prst="rect">
                      <a:avLst/>
                    </a:prstGeom>
                  </pic:spPr>
                </pic:pic>
              </a:graphicData>
            </a:graphic>
          </wp:inline>
        </w:drawing>
      </w:r>
      <w:r w:rsidR="00E83086">
        <w:br/>
      </w:r>
    </w:p>
    <w:p w:rsidR="005E6580" w:rsidRPr="004906A3" w:rsidRDefault="005E6580" w:rsidP="00055F1B">
      <w:pPr>
        <w:numPr>
          <w:ilvl w:val="0"/>
          <w:numId w:val="2"/>
        </w:numPr>
        <w:spacing w:after="0"/>
        <w:rPr>
          <w:rFonts w:cs="Calibri"/>
        </w:rPr>
      </w:pPr>
      <w:r w:rsidRPr="004906A3">
        <w:rPr>
          <w:rFonts w:cs="Calibri"/>
        </w:rPr>
        <w:lastRenderedPageBreak/>
        <w:t xml:space="preserve">Select the </w:t>
      </w:r>
      <w:r w:rsidR="004540AA" w:rsidRPr="004906A3">
        <w:rPr>
          <w:rFonts w:cs="Calibri"/>
        </w:rPr>
        <w:t>installation folder</w:t>
      </w:r>
      <w:r w:rsidRPr="004906A3">
        <w:rPr>
          <w:rFonts w:cs="Calibri"/>
        </w:rPr>
        <w:t xml:space="preserve"> then click Next:</w:t>
      </w:r>
      <w:r w:rsidR="004540AA" w:rsidRPr="004906A3">
        <w:rPr>
          <w:rFonts w:cs="Calibri"/>
        </w:rPr>
        <w:br/>
      </w:r>
    </w:p>
    <w:p w:rsidR="005E6580" w:rsidRDefault="002D3D04" w:rsidP="00E43007">
      <w:pPr>
        <w:ind w:left="720"/>
        <w:jc w:val="center"/>
      </w:pPr>
      <w:r>
        <w:rPr>
          <w:noProof/>
        </w:rPr>
        <w:drawing>
          <wp:inline distT="0" distB="0" distL="0" distR="0">
            <wp:extent cx="4402346" cy="360426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402346" cy="3604260"/>
                    </a:xfrm>
                    <a:prstGeom prst="rect">
                      <a:avLst/>
                    </a:prstGeom>
                  </pic:spPr>
                </pic:pic>
              </a:graphicData>
            </a:graphic>
          </wp:inline>
        </w:drawing>
      </w:r>
    </w:p>
    <w:p w:rsidR="00D53EEE" w:rsidRPr="00D53EEE" w:rsidRDefault="005E6580" w:rsidP="00D53EEE">
      <w:pPr>
        <w:numPr>
          <w:ilvl w:val="0"/>
          <w:numId w:val="2"/>
        </w:numPr>
        <w:spacing w:after="0"/>
      </w:pPr>
      <w:r w:rsidRPr="00D53EEE">
        <w:rPr>
          <w:rFonts w:cs="Calibri"/>
        </w:rPr>
        <w:t>Click Next to confirm the installation:</w:t>
      </w:r>
    </w:p>
    <w:p w:rsidR="00BF7273" w:rsidRDefault="00E83086" w:rsidP="00D53EEE">
      <w:pPr>
        <w:spacing w:after="0"/>
        <w:ind w:left="720"/>
        <w:jc w:val="center"/>
      </w:pPr>
      <w:r w:rsidRPr="00D53EEE">
        <w:rPr>
          <w:rFonts w:cs="Calibri"/>
        </w:rPr>
        <w:br/>
      </w:r>
      <w:r w:rsidR="002D3D04">
        <w:rPr>
          <w:noProof/>
        </w:rPr>
        <w:drawing>
          <wp:inline distT="0" distB="0" distL="0" distR="0">
            <wp:extent cx="4419600" cy="3618387"/>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417567" cy="3616723"/>
                    </a:xfrm>
                    <a:prstGeom prst="rect">
                      <a:avLst/>
                    </a:prstGeom>
                  </pic:spPr>
                </pic:pic>
              </a:graphicData>
            </a:graphic>
          </wp:inline>
        </w:drawing>
      </w:r>
    </w:p>
    <w:p w:rsidR="00FF68F4" w:rsidRPr="00F51DD1" w:rsidRDefault="00FF68F4" w:rsidP="008C61E4">
      <w:pPr>
        <w:pStyle w:val="Heading2"/>
      </w:pPr>
      <w:bookmarkStart w:id="8" w:name="_Ref275521409"/>
      <w:bookmarkStart w:id="9" w:name="_Toc350939689"/>
      <w:r w:rsidRPr="00F51DD1">
        <w:lastRenderedPageBreak/>
        <w:t>Installing the Database (DataMart)</w:t>
      </w:r>
      <w:bookmarkEnd w:id="8"/>
      <w:bookmarkEnd w:id="9"/>
    </w:p>
    <w:p w:rsidR="009302C5" w:rsidRDefault="009302C5" w:rsidP="009302C5">
      <w:r w:rsidRPr="00A83876">
        <w:t xml:space="preserve">To </w:t>
      </w:r>
      <w:r>
        <w:t>connect a DataMart database to the DataMart Client</w:t>
      </w:r>
      <w:r w:rsidRPr="00A83876">
        <w:t xml:space="preserve">, save </w:t>
      </w:r>
      <w:r>
        <w:t xml:space="preserve">the </w:t>
      </w:r>
      <w:r w:rsidRPr="00A83876">
        <w:t xml:space="preserve">DataMart to the desired </w:t>
      </w:r>
      <w:r>
        <w:t xml:space="preserve">folder </w:t>
      </w:r>
      <w:r w:rsidRPr="00A83876">
        <w:t>on your local computer</w:t>
      </w:r>
      <w:r>
        <w:t xml:space="preserve"> or network</w:t>
      </w:r>
      <w:r w:rsidRPr="00A83876">
        <w:t xml:space="preserve">. The DataMart database is </w:t>
      </w:r>
      <w:r>
        <w:t>usually</w:t>
      </w:r>
      <w:r w:rsidRPr="00A83876">
        <w:t xml:space="preserve"> a Microsoft Access database file that has an .</w:t>
      </w:r>
      <w:proofErr w:type="spellStart"/>
      <w:r w:rsidRPr="00A83876">
        <w:t>mdb</w:t>
      </w:r>
      <w:proofErr w:type="spellEnd"/>
      <w:r w:rsidR="00EF4339">
        <w:t xml:space="preserve"> or .</w:t>
      </w:r>
      <w:proofErr w:type="spellStart"/>
      <w:r w:rsidR="00DB639F">
        <w:t>a</w:t>
      </w:r>
      <w:r w:rsidR="00EF4339">
        <w:t>ccdb</w:t>
      </w:r>
      <w:proofErr w:type="spellEnd"/>
      <w:r w:rsidRPr="00A83876">
        <w:t xml:space="preserve"> file extension.</w:t>
      </w:r>
      <w:r>
        <w:t xml:space="preserve"> Other database types</w:t>
      </w:r>
      <w:r w:rsidR="0064494C">
        <w:t xml:space="preserve"> </w:t>
      </w:r>
      <w:r>
        <w:t>for example, MySQL</w:t>
      </w:r>
      <w:r w:rsidR="00EF4339">
        <w:t xml:space="preserve"> </w:t>
      </w:r>
      <w:r>
        <w:t xml:space="preserve">are supported. All DataMarts within your network are created separately under guidance of </w:t>
      </w:r>
      <w:r w:rsidRPr="005D74F7">
        <w:t>your Network Administrator</w:t>
      </w:r>
      <w:r>
        <w:t xml:space="preserve">. </w:t>
      </w:r>
    </w:p>
    <w:p w:rsidR="00E83086" w:rsidRDefault="009302C5" w:rsidP="00460C8C">
      <w:r>
        <w:t>Note: It is important to remember the folder (i.e., location) and file name of your saved database, as this will be required information when you establish your open database connectivity</w:t>
      </w:r>
      <w:r w:rsidR="00DB639F">
        <w:t xml:space="preserve"> (ODBC)</w:t>
      </w:r>
      <w:r>
        <w:t xml:space="preserve"> connection (i.e., connect your DataMart Client to your database location)</w:t>
      </w:r>
      <w:r w:rsidR="00B247C9">
        <w:t xml:space="preserve"> – see the next section</w:t>
      </w:r>
      <w:r>
        <w:t>.</w:t>
      </w:r>
    </w:p>
    <w:p w:rsidR="00EF4339" w:rsidRDefault="00EF4339" w:rsidP="00EF4339">
      <w:r>
        <w:t xml:space="preserve">Also, for testing purposes, there is a sample summary table database </w:t>
      </w:r>
      <w:r w:rsidR="00B247C9">
        <w:t xml:space="preserve">(Demonstration Query Tool.mdb) </w:t>
      </w:r>
      <w:r>
        <w:t>available on the DataMart profile page. To download the sample database, click the download button at the bottom of the page.  After you click the download button you will be prompted to save this file. The default name may be changed upon saving the file.</w:t>
      </w:r>
    </w:p>
    <w:p w:rsidR="00EF4339" w:rsidRPr="00A83876" w:rsidRDefault="00EF4339" w:rsidP="00460C8C">
      <w:pPr>
        <w:rPr>
          <w:rFonts w:ascii="Cambria" w:hAnsi="Cambria"/>
          <w:sz w:val="20"/>
          <w:szCs w:val="20"/>
        </w:rPr>
      </w:pPr>
    </w:p>
    <w:p w:rsidR="00460C8C" w:rsidRPr="00F51DD1" w:rsidRDefault="00A83876" w:rsidP="008C61E4">
      <w:pPr>
        <w:pStyle w:val="Heading2"/>
      </w:pPr>
      <w:bookmarkStart w:id="10" w:name="_Ref277593004"/>
      <w:bookmarkStart w:id="11" w:name="_Ref277593012"/>
      <w:bookmarkStart w:id="12" w:name="_Ref277593031"/>
      <w:bookmarkStart w:id="13" w:name="_Toc350939690"/>
      <w:r w:rsidRPr="00F51DD1">
        <w:t>Creating an ODBC Connection</w:t>
      </w:r>
      <w:bookmarkEnd w:id="10"/>
      <w:bookmarkEnd w:id="11"/>
      <w:bookmarkEnd w:id="12"/>
      <w:bookmarkEnd w:id="13"/>
    </w:p>
    <w:bookmarkEnd w:id="6"/>
    <w:p w:rsidR="000375CF" w:rsidRPr="005F5A32" w:rsidRDefault="000375CF" w:rsidP="004906A3">
      <w:pPr>
        <w:rPr>
          <w:rFonts w:cs="Calibri"/>
        </w:rPr>
      </w:pPr>
      <w:r w:rsidRPr="005F5A32">
        <w:rPr>
          <w:rFonts w:cs="Calibri"/>
        </w:rPr>
        <w:t>Once you have installed the DataMa</w:t>
      </w:r>
      <w:r w:rsidR="00611347">
        <w:rPr>
          <w:rFonts w:cs="Calibri"/>
        </w:rPr>
        <w:t>rt C</w:t>
      </w:r>
      <w:r w:rsidRPr="005F5A32">
        <w:rPr>
          <w:rFonts w:cs="Calibri"/>
        </w:rPr>
        <w:t xml:space="preserve">lient and your database, you must create an Open Database </w:t>
      </w:r>
      <w:r w:rsidRPr="00161D0D">
        <w:rPr>
          <w:rFonts w:cs="Calibri"/>
        </w:rPr>
        <w:t>Connectivity</w:t>
      </w:r>
      <w:r w:rsidR="00895998" w:rsidRPr="00895998">
        <w:rPr>
          <w:rFonts w:cs="Calibri"/>
        </w:rPr>
        <w:t xml:space="preserve"> (ODBC) </w:t>
      </w:r>
      <w:r w:rsidRPr="00161D0D">
        <w:rPr>
          <w:rFonts w:cs="Calibri"/>
        </w:rPr>
        <w:t>connection to your data source.</w:t>
      </w:r>
    </w:p>
    <w:p w:rsidR="00940EB0" w:rsidRPr="00940EB0" w:rsidRDefault="00940EB0" w:rsidP="004906A3">
      <w:r w:rsidRPr="00940EB0">
        <w:t>Use these steps to create an ODBC connection:</w:t>
      </w:r>
    </w:p>
    <w:p w:rsidR="00A83876" w:rsidRPr="004906A3" w:rsidRDefault="00A83876" w:rsidP="00055F1B">
      <w:pPr>
        <w:numPr>
          <w:ilvl w:val="0"/>
          <w:numId w:val="3"/>
        </w:numPr>
        <w:spacing w:after="0"/>
        <w:rPr>
          <w:rFonts w:cs="Calibri"/>
        </w:rPr>
      </w:pPr>
      <w:r w:rsidRPr="004906A3">
        <w:rPr>
          <w:rFonts w:cs="Calibri"/>
        </w:rPr>
        <w:t xml:space="preserve">Go to </w:t>
      </w:r>
      <w:r w:rsidR="009302C5">
        <w:rPr>
          <w:rFonts w:cs="Calibri"/>
        </w:rPr>
        <w:t>Settings&gt;</w:t>
      </w:r>
      <w:r w:rsidRPr="004906A3">
        <w:rPr>
          <w:rFonts w:cs="Calibri"/>
        </w:rPr>
        <w:t>Control Panel &gt; Administrative Tools &gt; Data Sources (ODBC):</w:t>
      </w:r>
      <w:r w:rsidR="00BA235A" w:rsidRPr="004906A3">
        <w:rPr>
          <w:rFonts w:cs="Calibri"/>
        </w:rPr>
        <w:br/>
      </w:r>
    </w:p>
    <w:p w:rsidR="00A83876" w:rsidRDefault="007B6941" w:rsidP="00E43007">
      <w:pPr>
        <w:ind w:left="720"/>
        <w:jc w:val="center"/>
        <w:rPr>
          <w:rFonts w:ascii="Cambria" w:hAnsi="Cambria"/>
          <w:sz w:val="20"/>
          <w:szCs w:val="20"/>
        </w:rPr>
      </w:pPr>
      <w:r>
        <w:rPr>
          <w:rFonts w:ascii="Cambria" w:hAnsi="Cambria"/>
          <w:noProof/>
          <w:sz w:val="20"/>
          <w:szCs w:val="20"/>
        </w:rPr>
        <w:drawing>
          <wp:inline distT="0" distB="0" distL="0" distR="0">
            <wp:extent cx="3776663" cy="2891314"/>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776663" cy="2891314"/>
                    </a:xfrm>
                    <a:prstGeom prst="rect">
                      <a:avLst/>
                    </a:prstGeom>
                    <a:noFill/>
                    <a:ln w="9525">
                      <a:noFill/>
                      <a:miter lim="800000"/>
                      <a:headEnd/>
                      <a:tailEnd/>
                    </a:ln>
                  </pic:spPr>
                </pic:pic>
              </a:graphicData>
            </a:graphic>
          </wp:inline>
        </w:drawing>
      </w:r>
    </w:p>
    <w:p w:rsidR="00035272" w:rsidRDefault="00035272" w:rsidP="00E43007">
      <w:pPr>
        <w:ind w:left="720"/>
        <w:jc w:val="center"/>
        <w:rPr>
          <w:rFonts w:ascii="Cambria" w:hAnsi="Cambria"/>
          <w:sz w:val="20"/>
          <w:szCs w:val="20"/>
        </w:rPr>
      </w:pPr>
    </w:p>
    <w:p w:rsidR="00035272" w:rsidRPr="00940EB0" w:rsidRDefault="00035272" w:rsidP="00E43007">
      <w:pPr>
        <w:ind w:left="720"/>
        <w:jc w:val="center"/>
        <w:rPr>
          <w:rFonts w:ascii="Cambria" w:hAnsi="Cambria"/>
          <w:sz w:val="20"/>
          <w:szCs w:val="20"/>
        </w:rPr>
      </w:pPr>
    </w:p>
    <w:p w:rsidR="00A83876" w:rsidRPr="004906A3" w:rsidRDefault="000375CF" w:rsidP="00055F1B">
      <w:pPr>
        <w:numPr>
          <w:ilvl w:val="0"/>
          <w:numId w:val="3"/>
        </w:numPr>
        <w:spacing w:after="0"/>
        <w:rPr>
          <w:rFonts w:cs="Calibri"/>
        </w:rPr>
      </w:pPr>
      <w:r w:rsidRPr="004906A3">
        <w:rPr>
          <w:rFonts w:cs="Calibri"/>
        </w:rPr>
        <w:lastRenderedPageBreak/>
        <w:t>Click on the System DSN tab</w:t>
      </w:r>
      <w:r w:rsidR="00BA235A" w:rsidRPr="004906A3">
        <w:rPr>
          <w:rFonts w:cs="Calibri"/>
        </w:rPr>
        <w:t xml:space="preserve"> and click the Add button.</w:t>
      </w:r>
      <w:r w:rsidR="00BA235A" w:rsidRPr="004906A3">
        <w:rPr>
          <w:rFonts w:cs="Calibri"/>
        </w:rPr>
        <w:br/>
      </w:r>
    </w:p>
    <w:p w:rsidR="005F5A32" w:rsidRPr="00940EB0" w:rsidRDefault="00F31469" w:rsidP="00E43007">
      <w:pPr>
        <w:ind w:left="720"/>
        <w:jc w:val="center"/>
        <w:rPr>
          <w:rFonts w:ascii="Cambria" w:hAnsi="Cambria"/>
          <w:sz w:val="20"/>
          <w:szCs w:val="20"/>
        </w:rPr>
      </w:pPr>
      <w:r>
        <w:rPr>
          <w:rFonts w:ascii="Cambria" w:hAnsi="Cambria"/>
          <w:noProof/>
          <w:sz w:val="20"/>
          <w:szCs w:val="20"/>
        </w:rPr>
        <w:pict>
          <v:shapetype id="_x0000_t32" coordsize="21600,21600" o:spt="32" o:oned="t" path="m,l21600,21600e" filled="f">
            <v:path arrowok="t" fillok="f" o:connecttype="none"/>
            <o:lock v:ext="edit" shapetype="t"/>
          </v:shapetype>
          <v:shape id="AutoShape 22" o:spid="_x0000_s1034" type="#_x0000_t32" style="position:absolute;left:0;text-align:left;margin-left:372.5pt;margin-top:17.9pt;width:47.5pt;height:35pt;flip:x;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" strokecolor="red">
            <v:stroke endarrow="block"/>
          </v:shape>
        </w:pict>
      </w:r>
      <w:r w:rsidR="007B6941">
        <w:rPr>
          <w:rFonts w:ascii="Cambria" w:hAnsi="Cambria"/>
          <w:noProof/>
          <w:sz w:val="20"/>
          <w:szCs w:val="20"/>
        </w:rPr>
        <w:drawing>
          <wp:inline distT="0" distB="0" distL="0" distR="0">
            <wp:extent cx="3776663" cy="2891314"/>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776663" cy="2891314"/>
                    </a:xfrm>
                    <a:prstGeom prst="rect">
                      <a:avLst/>
                    </a:prstGeom>
                    <a:noFill/>
                    <a:ln w="9525">
                      <a:noFill/>
                      <a:miter lim="800000"/>
                      <a:headEnd/>
                      <a:tailEnd/>
                    </a:ln>
                  </pic:spPr>
                </pic:pic>
              </a:graphicData>
            </a:graphic>
          </wp:inline>
        </w:drawing>
      </w:r>
      <w:r w:rsidR="000B1678">
        <w:rPr>
          <w:rFonts w:ascii="Cambria" w:hAnsi="Cambria"/>
          <w:sz w:val="20"/>
          <w:szCs w:val="20"/>
        </w:rPr>
        <w:br/>
      </w:r>
      <w:r w:rsidR="000B1678">
        <w:rPr>
          <w:rFonts w:ascii="Cambria" w:hAnsi="Cambria"/>
          <w:sz w:val="20"/>
          <w:szCs w:val="20"/>
        </w:rPr>
        <w:br/>
      </w:r>
      <w:r w:rsidR="000B1678">
        <w:rPr>
          <w:rFonts w:ascii="Cambria" w:hAnsi="Cambria"/>
          <w:sz w:val="20"/>
          <w:szCs w:val="20"/>
        </w:rPr>
        <w:br/>
      </w:r>
    </w:p>
    <w:p w:rsidR="00A83876" w:rsidRPr="005F5A32" w:rsidRDefault="00BA235A" w:rsidP="00055F1B">
      <w:pPr>
        <w:numPr>
          <w:ilvl w:val="0"/>
          <w:numId w:val="3"/>
        </w:numPr>
        <w:spacing w:after="0"/>
        <w:rPr>
          <w:rFonts w:cs="Calibri"/>
        </w:rPr>
      </w:pPr>
      <w:r w:rsidRPr="005F5A32">
        <w:rPr>
          <w:rFonts w:cs="Calibri"/>
        </w:rPr>
        <w:t>In the Create New Data Source window, c</w:t>
      </w:r>
      <w:r w:rsidR="00A83876" w:rsidRPr="005F5A32">
        <w:rPr>
          <w:rFonts w:cs="Calibri"/>
        </w:rPr>
        <w:t>hoose Microsoft Access Driver (*.mdb)</w:t>
      </w:r>
      <w:r w:rsidR="00981DE5" w:rsidRPr="005F5A32">
        <w:rPr>
          <w:rFonts w:cs="Calibri"/>
        </w:rPr>
        <w:t xml:space="preserve"> </w:t>
      </w:r>
      <w:r w:rsidR="00A83876" w:rsidRPr="005F5A32">
        <w:rPr>
          <w:rFonts w:cs="Calibri"/>
        </w:rPr>
        <w:t>and click Finish:</w:t>
      </w:r>
    </w:p>
    <w:p w:rsidR="00A83876" w:rsidRPr="00940EB0" w:rsidRDefault="00A83876" w:rsidP="00A83876">
      <w:pPr>
        <w:rPr>
          <w:rFonts w:ascii="Cambria" w:hAnsi="Cambria"/>
          <w:sz w:val="20"/>
          <w:szCs w:val="20"/>
        </w:rPr>
      </w:pPr>
    </w:p>
    <w:p w:rsidR="00A83876" w:rsidRDefault="007B6941" w:rsidP="00E43007">
      <w:pPr>
        <w:ind w:left="720"/>
        <w:jc w:val="center"/>
        <w:rPr>
          <w:rFonts w:ascii="Cambria" w:hAnsi="Cambria"/>
          <w:sz w:val="20"/>
          <w:szCs w:val="20"/>
        </w:rPr>
      </w:pPr>
      <w:r>
        <w:rPr>
          <w:rFonts w:ascii="Cambria" w:hAnsi="Cambria"/>
          <w:noProof/>
          <w:sz w:val="20"/>
          <w:szCs w:val="20"/>
        </w:rPr>
        <w:drawing>
          <wp:inline distT="0" distB="0" distL="0" distR="0">
            <wp:extent cx="3910203" cy="2715768"/>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3910203" cy="2715768"/>
                    </a:xfrm>
                    <a:prstGeom prst="rect">
                      <a:avLst/>
                    </a:prstGeom>
                    <a:noFill/>
                    <a:ln w="9525">
                      <a:noFill/>
                      <a:miter lim="800000"/>
                      <a:headEnd/>
                      <a:tailEnd/>
                    </a:ln>
                  </pic:spPr>
                </pic:pic>
              </a:graphicData>
            </a:graphic>
          </wp:inline>
        </w:drawing>
      </w:r>
    </w:p>
    <w:p w:rsidR="00035272" w:rsidRDefault="00035272" w:rsidP="004E64D5">
      <w:pPr>
        <w:rPr>
          <w:rFonts w:ascii="Cambria" w:hAnsi="Cambria"/>
          <w:sz w:val="20"/>
          <w:szCs w:val="20"/>
        </w:rPr>
      </w:pPr>
    </w:p>
    <w:p w:rsidR="00035272" w:rsidRPr="00940EB0" w:rsidRDefault="00035272" w:rsidP="002D5329">
      <w:pPr>
        <w:ind w:left="720"/>
        <w:rPr>
          <w:rFonts w:ascii="Cambria" w:hAnsi="Cambria"/>
          <w:sz w:val="20"/>
          <w:szCs w:val="20"/>
        </w:rPr>
      </w:pPr>
    </w:p>
    <w:p w:rsidR="00A83876" w:rsidRPr="0046568C" w:rsidRDefault="002D5329" w:rsidP="00035272">
      <w:pPr>
        <w:pStyle w:val="ListParagraph"/>
        <w:numPr>
          <w:ilvl w:val="0"/>
          <w:numId w:val="3"/>
        </w:numPr>
      </w:pPr>
      <w:bookmarkStart w:id="14" w:name="_Ref277593109"/>
      <w:r w:rsidRPr="0046568C">
        <w:t>Enter the Data Source Name and locate the database:</w:t>
      </w:r>
      <w:bookmarkEnd w:id="14"/>
    </w:p>
    <w:p w:rsidR="00A83876" w:rsidRPr="005F5A32" w:rsidRDefault="00F31469" w:rsidP="002D5329">
      <w:pPr>
        <w:ind w:left="720"/>
        <w:rPr>
          <w:rFonts w:cs="Calibri"/>
        </w:rPr>
      </w:pPr>
      <w:r>
        <w:rPr>
          <w:rFonts w:ascii="Cambria" w:hAnsi="Cambria"/>
          <w:noProof/>
          <w:sz w:val="20"/>
          <w:szCs w:val="20"/>
        </w:rPr>
        <w:lastRenderedPageBreak/>
        <w:pict>
          <v:shape id="AutoShape 23" o:spid="_x0000_s1033" type="#_x0000_t32" style="position:absolute;left:0;text-align:left;margin-left:257.5pt;margin-top:44.5pt;width:48.5pt;height:32.85pt;flip:x;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" strokecolor="red">
            <v:stroke endarrow="block"/>
          </v:shape>
        </w:pict>
      </w:r>
      <w:r w:rsidR="002D5329" w:rsidRPr="005F5A32">
        <w:rPr>
          <w:rFonts w:cs="Calibri"/>
        </w:rPr>
        <w:br/>
      </w:r>
      <w:r w:rsidR="00A83876" w:rsidRPr="005F5A32">
        <w:rPr>
          <w:rFonts w:cs="Calibri"/>
        </w:rPr>
        <w:t>a) Under Data Source Name, type</w:t>
      </w:r>
      <w:r w:rsidR="00051F58">
        <w:rPr>
          <w:rFonts w:cs="Calibri"/>
        </w:rPr>
        <w:t xml:space="preserve"> the name of your data source, for example</w:t>
      </w:r>
      <w:r w:rsidR="00A83876" w:rsidRPr="005F5A32">
        <w:rPr>
          <w:rFonts w:cs="Calibri"/>
        </w:rPr>
        <w:t xml:space="preserve">: </w:t>
      </w:r>
      <w:r w:rsidR="00E64257">
        <w:rPr>
          <w:rFonts w:cs="Calibri"/>
          <w:b/>
        </w:rPr>
        <w:t>[Network Name</w:t>
      </w:r>
      <w:r w:rsidR="00035272">
        <w:rPr>
          <w:rFonts w:cs="Calibri"/>
          <w:b/>
        </w:rPr>
        <w:t>] _</w:t>
      </w:r>
      <w:proofErr w:type="spellStart"/>
      <w:r w:rsidR="00AA3608">
        <w:rPr>
          <w:rFonts w:cs="Calibri"/>
          <w:b/>
        </w:rPr>
        <w:t>SummaryTables</w:t>
      </w:r>
      <w:proofErr w:type="spellEnd"/>
      <w:r w:rsidR="00A83876" w:rsidRPr="005F5A32">
        <w:rPr>
          <w:rFonts w:cs="Calibri"/>
          <w:b/>
        </w:rPr>
        <w:t>.</w:t>
      </w:r>
      <w:r w:rsidR="00A83876" w:rsidRPr="005F5A32">
        <w:rPr>
          <w:rFonts w:cs="Calibri"/>
        </w:rPr>
        <w:t xml:space="preserve"> </w:t>
      </w:r>
    </w:p>
    <w:p w:rsidR="00A83876" w:rsidRPr="00940EB0" w:rsidRDefault="00F31469" w:rsidP="00E43007">
      <w:pPr>
        <w:ind w:left="720"/>
        <w:jc w:val="center"/>
        <w:rPr>
          <w:rFonts w:ascii="Cambria" w:hAnsi="Cambria"/>
          <w:sz w:val="20"/>
          <w:szCs w:val="20"/>
        </w:rPr>
      </w:pPr>
      <w:r>
        <w:rPr>
          <w:rFonts w:ascii="Cambria" w:hAnsi="Cambria"/>
          <w:noProof/>
          <w:sz w:val="20"/>
          <w:szCs w:val="20"/>
        </w:rPr>
        <w:pict>
          <v:oval id="Oval 16" o:spid="_x0000_s1032" style="position:absolute;left:0;text-align:left;margin-left:172pt;margin-top:17.9pt;width:122.25pt;height:26.1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" filled="f" fillcolor="#c0504d" strokecolor="red" strokeweight="1.5pt">
            <v:shadow color="#622423" opacity=".5" offset="1pt"/>
          </v:oval>
        </w:pict>
      </w:r>
      <w:r w:rsidR="00AA3608">
        <w:rPr>
          <w:rFonts w:ascii="Cambria" w:hAnsi="Cambria"/>
          <w:noProof/>
          <w:sz w:val="20"/>
          <w:szCs w:val="20"/>
        </w:rPr>
        <w:drawing>
          <wp:inline distT="0" distB="0" distL="0" distR="0">
            <wp:extent cx="3960000" cy="2470286"/>
            <wp:effectExtent l="19050" t="0" r="240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960000" cy="2470286"/>
                    </a:xfrm>
                    <a:prstGeom prst="rect">
                      <a:avLst/>
                    </a:prstGeom>
                    <a:noFill/>
                    <a:ln w="9525">
                      <a:noFill/>
                      <a:miter lim="800000"/>
                      <a:headEnd/>
                      <a:tailEnd/>
                    </a:ln>
                  </pic:spPr>
                </pic:pic>
              </a:graphicData>
            </a:graphic>
          </wp:inline>
        </w:drawing>
      </w:r>
      <w:r w:rsidR="0046568C">
        <w:rPr>
          <w:rFonts w:ascii="Cambria" w:hAnsi="Cambria"/>
          <w:sz w:val="20"/>
          <w:szCs w:val="20"/>
        </w:rPr>
        <w:br/>
      </w:r>
      <w:r w:rsidR="0046568C">
        <w:rPr>
          <w:rFonts w:ascii="Cambria" w:hAnsi="Cambria"/>
          <w:sz w:val="20"/>
          <w:szCs w:val="20"/>
        </w:rPr>
        <w:br/>
      </w:r>
      <w:r w:rsidR="0046568C">
        <w:rPr>
          <w:rFonts w:ascii="Cambria" w:hAnsi="Cambria"/>
          <w:sz w:val="20"/>
          <w:szCs w:val="20"/>
        </w:rPr>
        <w:br/>
      </w:r>
      <w:r w:rsidR="00A83876" w:rsidRPr="000B1678">
        <w:rPr>
          <w:rFonts w:cstheme="minorHAnsi"/>
        </w:rPr>
        <w:t>b)</w:t>
      </w:r>
      <w:r w:rsidR="00A83876" w:rsidRPr="005F5A32">
        <w:rPr>
          <w:rFonts w:cs="Calibri"/>
        </w:rPr>
        <w:t xml:space="preserve"> Click the “Select” button to locate your database. </w:t>
      </w:r>
      <w:r w:rsidR="002D5329" w:rsidRPr="005F5A32">
        <w:rPr>
          <w:rFonts w:cs="Calibri"/>
        </w:rPr>
        <w:t>M</w:t>
      </w:r>
      <w:r w:rsidR="00A83876" w:rsidRPr="005F5A32">
        <w:rPr>
          <w:rFonts w:cs="Calibri"/>
        </w:rPr>
        <w:t xml:space="preserve">ake sure to select your database from the folder </w:t>
      </w:r>
      <w:r w:rsidR="002D5329" w:rsidRPr="005F5A32">
        <w:rPr>
          <w:rFonts w:cs="Calibri"/>
        </w:rPr>
        <w:t xml:space="preserve">that you saved it to in section </w:t>
      </w:r>
      <w:r w:rsidR="00055A12">
        <w:fldChar w:fldCharType="begin"/>
      </w:r>
      <w:r w:rsidR="007A070B">
        <w:instrText xml:space="preserve"> REF _Ref275521409 \r \h  \* MERGEFORMAT </w:instrText>
      </w:r>
      <w:r w:rsidR="00055A12">
        <w:fldChar w:fldCharType="separate"/>
      </w:r>
      <w:proofErr w:type="gramStart"/>
      <w:ins w:id="15" w:author="BMS" w:date="2013-06-19T09:47:00Z">
        <w:r w:rsidR="007724CD" w:rsidRPr="007724CD">
          <w:rPr>
            <w:rFonts w:cs="Calibri"/>
          </w:rPr>
          <w:t xml:space="preserve">4.2  </w:t>
        </w:r>
      </w:ins>
      <w:proofErr w:type="gramEnd"/>
      <w:del w:id="16" w:author="BMS" w:date="2013-06-19T09:47:00Z">
        <w:r w:rsidR="003D3B6F" w:rsidRPr="003D3B6F" w:rsidDel="007724CD">
          <w:rPr>
            <w:rFonts w:cs="Calibri"/>
          </w:rPr>
          <w:delText xml:space="preserve">4.2  </w:delText>
        </w:r>
      </w:del>
      <w:r w:rsidR="00055A12">
        <w:fldChar w:fldCharType="end"/>
      </w:r>
      <w:r w:rsidR="002D5329" w:rsidRPr="005F5A32">
        <w:rPr>
          <w:rFonts w:cs="Calibri"/>
        </w:rPr>
        <w:t>above.  Click OK</w:t>
      </w:r>
      <w:r w:rsidR="00A83876" w:rsidRPr="005F5A32">
        <w:rPr>
          <w:rFonts w:cs="Calibri"/>
        </w:rPr>
        <w:t xml:space="preserve"> and</w:t>
      </w:r>
      <w:r w:rsidR="002D5329" w:rsidRPr="005F5A32">
        <w:rPr>
          <w:rFonts w:cs="Calibri"/>
        </w:rPr>
        <w:t xml:space="preserve"> then</w:t>
      </w:r>
      <w:r w:rsidR="00A83876" w:rsidRPr="005F5A32">
        <w:rPr>
          <w:rFonts w:cs="Calibri"/>
        </w:rPr>
        <w:t xml:space="preserve"> click OK again to save:</w:t>
      </w:r>
    </w:p>
    <w:p w:rsidR="0046568C" w:rsidRDefault="00F31469" w:rsidP="00E43007">
      <w:pPr>
        <w:ind w:left="720"/>
        <w:jc w:val="center"/>
        <w:rPr>
          <w:rFonts w:ascii="Cambria" w:hAnsi="Cambria"/>
          <w:sz w:val="20"/>
          <w:szCs w:val="20"/>
        </w:rPr>
      </w:pPr>
      <w:r>
        <w:rPr>
          <w:rFonts w:ascii="Cambria" w:hAnsi="Cambria"/>
          <w:noProof/>
          <w:sz w:val="20"/>
          <w:szCs w:val="20"/>
        </w:rPr>
        <w:pict>
          <v:shape id="AutoShape 25" o:spid="_x0000_s1031" type="#_x0000_t32" style="position:absolute;left:0;text-align:left;margin-left:81pt;margin-top:54.5pt;width:31pt;height:2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" strokecolor="red">
            <v:stroke endarrow="block"/>
          </v:shape>
        </w:pict>
      </w:r>
      <w:r>
        <w:rPr>
          <w:rFonts w:ascii="Cambria" w:hAnsi="Cambria"/>
          <w:noProof/>
          <w:sz w:val="20"/>
          <w:szCs w:val="20"/>
        </w:rPr>
        <w:pict>
          <v:oval id="Oval 17" o:spid="_x0000_s1030" style="position:absolute;left:0;text-align:left;margin-left:108.85pt;margin-top:70.45pt;width:75.4pt;height:15.6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" filled="f" strokecolor="red" strokeweight="1.5pt"/>
        </w:pict>
      </w:r>
      <w:r w:rsidR="007B6941">
        <w:rPr>
          <w:rFonts w:ascii="Cambria" w:hAnsi="Cambria"/>
          <w:noProof/>
          <w:sz w:val="20"/>
          <w:szCs w:val="20"/>
        </w:rPr>
        <w:drawing>
          <wp:inline distT="0" distB="0" distL="0" distR="0">
            <wp:extent cx="3498068" cy="2167430"/>
            <wp:effectExtent l="19050" t="0" r="7132"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3498068" cy="2167430"/>
                    </a:xfrm>
                    <a:prstGeom prst="rect">
                      <a:avLst/>
                    </a:prstGeom>
                    <a:noFill/>
                    <a:ln w="9525">
                      <a:noFill/>
                      <a:miter lim="800000"/>
                      <a:headEnd/>
                      <a:tailEnd/>
                    </a:ln>
                  </pic:spPr>
                </pic:pic>
              </a:graphicData>
            </a:graphic>
          </wp:inline>
        </w:drawing>
      </w:r>
    </w:p>
    <w:p w:rsidR="00796E1A" w:rsidRDefault="00796E1A">
      <w:pPr>
        <w:spacing w:after="0"/>
        <w:rPr>
          <w:rFonts w:ascii="Cambria" w:hAnsi="Cambria"/>
          <w:sz w:val="20"/>
          <w:szCs w:val="20"/>
        </w:rPr>
      </w:pPr>
    </w:p>
    <w:p w:rsidR="002D3D04" w:rsidRDefault="002D3D04" w:rsidP="008C61E4">
      <w:pPr>
        <w:pStyle w:val="Heading2"/>
      </w:pPr>
      <w:bookmarkStart w:id="17" w:name="_Toc350939691"/>
      <w:r>
        <w:t>Configuring your DataMart Client Network Connection</w:t>
      </w:r>
      <w:bookmarkEnd w:id="17"/>
    </w:p>
    <w:p w:rsidR="002D3D04" w:rsidRDefault="002D3D04" w:rsidP="002D3D04">
      <w:r>
        <w:t xml:space="preserve">The first time you launch the DataMart Client application you need to configure it to connect to the </w:t>
      </w:r>
      <w:r w:rsidR="00E971B3">
        <w:t xml:space="preserve">network </w:t>
      </w:r>
      <w:r w:rsidR="00A34B1B">
        <w:t>Portal</w:t>
      </w:r>
      <w:r w:rsidR="00E971B3">
        <w:t>.  The following form is displayed:</w:t>
      </w:r>
    </w:p>
    <w:p w:rsidR="00E971B3" w:rsidRDefault="00E971B3" w:rsidP="00E43007">
      <w:pPr>
        <w:jc w:val="center"/>
      </w:pPr>
      <w:r>
        <w:rPr>
          <w:noProof/>
        </w:rPr>
        <w:lastRenderedPageBreak/>
        <w:drawing>
          <wp:inline distT="0" distB="0" distL="0" distR="0">
            <wp:extent cx="5943600" cy="3218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3218180"/>
                    </a:xfrm>
                    <a:prstGeom prst="rect">
                      <a:avLst/>
                    </a:prstGeom>
                  </pic:spPr>
                </pic:pic>
              </a:graphicData>
            </a:graphic>
          </wp:inline>
        </w:drawing>
      </w:r>
    </w:p>
    <w:p w:rsidR="00E971B3" w:rsidRDefault="00E971B3" w:rsidP="002D3D04"/>
    <w:p w:rsidR="00E971B3" w:rsidRDefault="00E971B3" w:rsidP="00055F1B">
      <w:pPr>
        <w:pStyle w:val="ListParagraph"/>
        <w:numPr>
          <w:ilvl w:val="0"/>
          <w:numId w:val="19"/>
        </w:numPr>
      </w:pPr>
      <w:r>
        <w:t>Click the “Open Settings” link to display the Network List form</w:t>
      </w:r>
      <w:r w:rsidR="004E64D5">
        <w:t>. Note, if this is not your first DataMart Client launch, select the Settings button.</w:t>
      </w:r>
    </w:p>
    <w:p w:rsidR="00035272" w:rsidRDefault="00E971B3" w:rsidP="004E64D5">
      <w:r>
        <w:rPr>
          <w:noProof/>
        </w:rPr>
        <w:drawing>
          <wp:inline distT="0" distB="0" distL="0" distR="0">
            <wp:extent cx="3890010" cy="2631478"/>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892601" cy="2633230"/>
                    </a:xfrm>
                    <a:prstGeom prst="rect">
                      <a:avLst/>
                    </a:prstGeom>
                  </pic:spPr>
                </pic:pic>
              </a:graphicData>
            </a:graphic>
          </wp:inline>
        </w:drawing>
      </w:r>
    </w:p>
    <w:p w:rsidR="00E971B3" w:rsidRDefault="00E971B3" w:rsidP="00055F1B">
      <w:pPr>
        <w:pStyle w:val="ListParagraph"/>
        <w:numPr>
          <w:ilvl w:val="0"/>
          <w:numId w:val="19"/>
        </w:numPr>
      </w:pPr>
      <w:r>
        <w:t>Click the “Add” button to enter the network connection settings:</w:t>
      </w:r>
    </w:p>
    <w:p w:rsidR="00E971B3" w:rsidRDefault="00E971B3" w:rsidP="00E43007">
      <w:pPr>
        <w:jc w:val="center"/>
      </w:pPr>
      <w:r>
        <w:rPr>
          <w:noProof/>
        </w:rPr>
        <w:lastRenderedPageBreak/>
        <w:drawing>
          <wp:inline distT="0" distB="0" distL="0" distR="0">
            <wp:extent cx="4051350" cy="4648200"/>
            <wp:effectExtent l="19050" t="0" r="63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052770" cy="4649829"/>
                    </a:xfrm>
                    <a:prstGeom prst="rect">
                      <a:avLst/>
                    </a:prstGeom>
                  </pic:spPr>
                </pic:pic>
              </a:graphicData>
            </a:graphic>
          </wp:inline>
        </w:drawing>
      </w:r>
    </w:p>
    <w:p w:rsidR="00E971B3" w:rsidRDefault="00E971B3" w:rsidP="00055F1B">
      <w:pPr>
        <w:pStyle w:val="ListParagraph"/>
        <w:numPr>
          <w:ilvl w:val="0"/>
          <w:numId w:val="19"/>
        </w:numPr>
      </w:pPr>
      <w:r>
        <w:t xml:space="preserve">Enter a friendly network name and the network </w:t>
      </w:r>
      <w:r w:rsidR="00A34B1B">
        <w:t>Portal</w:t>
      </w:r>
      <w:r>
        <w:t xml:space="preserve"> web service URL in “Service URL” edit control that follows the following pattern:</w:t>
      </w:r>
    </w:p>
    <w:p w:rsidR="00E971B3" w:rsidRDefault="00F31469" w:rsidP="00E971B3">
      <w:pPr>
        <w:jc w:val="center"/>
      </w:pPr>
      <w:hyperlink w:history="1">
        <w:r w:rsidR="00E971B3" w:rsidRPr="009663E8">
          <w:rPr>
            <w:rStyle w:val="Hyperlink"/>
            <w:rFonts w:asciiTheme="minorHAnsi" w:hAnsiTheme="minorHAnsi"/>
          </w:rPr>
          <w:t>https://</w:t>
        </w:r>
        <w:r w:rsidR="00E971B3" w:rsidRPr="00035272">
          <w:rPr>
            <w:rStyle w:val="Hyperlink"/>
            <w:rFonts w:asciiTheme="minorHAnsi" w:hAnsiTheme="minorHAnsi"/>
            <w:color w:val="FF0000"/>
          </w:rPr>
          <w:t>{</w:t>
        </w:r>
        <w:r w:rsidR="00E971B3" w:rsidRPr="00035272">
          <w:rPr>
            <w:rStyle w:val="Hyperlink"/>
            <w:rFonts w:asciiTheme="minorHAnsi" w:hAnsiTheme="minorHAnsi"/>
            <w:i/>
            <w:color w:val="FF0000"/>
          </w:rPr>
          <w:t>YourNetworkDomainName</w:t>
        </w:r>
        <w:r w:rsidR="00E971B3" w:rsidRPr="00035272">
          <w:rPr>
            <w:rStyle w:val="Hyperlink"/>
            <w:rFonts w:asciiTheme="minorHAnsi" w:hAnsiTheme="minorHAnsi"/>
            <w:color w:val="FF0000"/>
          </w:rPr>
          <w:t>}</w:t>
        </w:r>
        <w:r w:rsidR="00E971B3" w:rsidRPr="009663E8">
          <w:rPr>
            <w:rStyle w:val="Hyperlink"/>
            <w:rFonts w:asciiTheme="minorHAnsi" w:hAnsiTheme="minorHAnsi"/>
          </w:rPr>
          <w:t>/api/soap/dmclient</w:t>
        </w:r>
      </w:hyperlink>
      <w:r w:rsidR="00E971B3">
        <w:t xml:space="preserve"> </w:t>
      </w:r>
    </w:p>
    <w:p w:rsidR="00E971B3" w:rsidRDefault="00E971B3" w:rsidP="00035272">
      <w:pPr>
        <w:ind w:left="720"/>
      </w:pPr>
      <w:r>
        <w:t xml:space="preserve"> “</w:t>
      </w:r>
      <w:proofErr w:type="spellStart"/>
      <w:r w:rsidRPr="00E971B3">
        <w:rPr>
          <w:i/>
        </w:rPr>
        <w:t>YourNetworkDomainName</w:t>
      </w:r>
      <w:proofErr w:type="spellEnd"/>
      <w:r>
        <w:t xml:space="preserve">” is the same value you use when you log into the network </w:t>
      </w:r>
      <w:r w:rsidR="00A34B1B">
        <w:t>Portal</w:t>
      </w:r>
      <w:r>
        <w:t>.</w:t>
      </w:r>
    </w:p>
    <w:p w:rsidR="00E971B3" w:rsidRDefault="00E971B3" w:rsidP="00055F1B">
      <w:pPr>
        <w:pStyle w:val="ListParagraph"/>
        <w:numPr>
          <w:ilvl w:val="0"/>
          <w:numId w:val="19"/>
        </w:numPr>
      </w:pPr>
      <w:r>
        <w:t>Next enter your username and password into the edit controls.  If you’re using X.509 certificates to authenticate to the network, scroll through the list and choose the certificate you installed to access the PopMedNet network.</w:t>
      </w:r>
    </w:p>
    <w:p w:rsidR="00E971B3" w:rsidRDefault="00E971B3" w:rsidP="00055F1B">
      <w:pPr>
        <w:pStyle w:val="ListParagraph"/>
        <w:numPr>
          <w:ilvl w:val="0"/>
          <w:numId w:val="19"/>
        </w:numPr>
      </w:pPr>
      <w:r>
        <w:t>Now press “Test” button to test your connection information.  You should see “Connection Successful” message box as follows:</w:t>
      </w:r>
    </w:p>
    <w:p w:rsidR="00E971B3" w:rsidRDefault="00E971B3" w:rsidP="00E43007">
      <w:pPr>
        <w:jc w:val="center"/>
      </w:pPr>
      <w:r>
        <w:rPr>
          <w:noProof/>
        </w:rPr>
        <w:lastRenderedPageBreak/>
        <w:drawing>
          <wp:inline distT="0" distB="0" distL="0" distR="0">
            <wp:extent cx="4269740" cy="4917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9740" cy="4917440"/>
                    </a:xfrm>
                    <a:prstGeom prst="rect">
                      <a:avLst/>
                    </a:prstGeom>
                    <a:noFill/>
                    <a:ln>
                      <a:noFill/>
                    </a:ln>
                  </pic:spPr>
                </pic:pic>
              </a:graphicData>
            </a:graphic>
          </wp:inline>
        </w:drawing>
      </w:r>
    </w:p>
    <w:p w:rsidR="00E971B3" w:rsidRDefault="00035272" w:rsidP="00035272">
      <w:pPr>
        <w:ind w:firstLine="720"/>
      </w:pPr>
      <w:r>
        <w:t>*</w:t>
      </w:r>
      <w:r w:rsidR="00E971B3">
        <w:t xml:space="preserve">If the connection fails, see your </w:t>
      </w:r>
      <w:r w:rsidR="004E64D5">
        <w:t xml:space="preserve">Network </w:t>
      </w:r>
      <w:r w:rsidR="00E971B3">
        <w:t>Administrator for support.</w:t>
      </w:r>
    </w:p>
    <w:p w:rsidR="00035272" w:rsidRDefault="00035272" w:rsidP="002D3D04"/>
    <w:p w:rsidR="00035272" w:rsidRDefault="00035272" w:rsidP="002D3D04"/>
    <w:p w:rsidR="00E971B3" w:rsidRDefault="00E971B3" w:rsidP="00055F1B">
      <w:pPr>
        <w:pStyle w:val="ListParagraph"/>
        <w:numPr>
          <w:ilvl w:val="0"/>
          <w:numId w:val="19"/>
        </w:numPr>
      </w:pPr>
      <w:r>
        <w:t>Click the “</w:t>
      </w:r>
      <w:r w:rsidR="00A34B1B">
        <w:t>OK</w:t>
      </w:r>
      <w:r>
        <w:t xml:space="preserve">” button on the message box to return to the </w:t>
      </w:r>
      <w:r w:rsidR="00E15424">
        <w:t>Network Settings dialog box that will display the list of DataMarts you have rights to administer.</w:t>
      </w:r>
    </w:p>
    <w:p w:rsidR="00E15424" w:rsidRDefault="00E15424" w:rsidP="00E43007">
      <w:pPr>
        <w:jc w:val="center"/>
      </w:pPr>
      <w:r>
        <w:rPr>
          <w:noProof/>
        </w:rPr>
        <w:lastRenderedPageBreak/>
        <w:drawing>
          <wp:inline distT="0" distB="0" distL="0" distR="0">
            <wp:extent cx="4267200" cy="4895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267200" cy="4895850"/>
                    </a:xfrm>
                    <a:prstGeom prst="rect">
                      <a:avLst/>
                    </a:prstGeom>
                  </pic:spPr>
                </pic:pic>
              </a:graphicData>
            </a:graphic>
          </wp:inline>
        </w:drawing>
      </w:r>
    </w:p>
    <w:p w:rsidR="00E971B3" w:rsidRDefault="00E15424" w:rsidP="00035272">
      <w:pPr>
        <w:pStyle w:val="ListParagraph"/>
        <w:numPr>
          <w:ilvl w:val="0"/>
          <w:numId w:val="19"/>
        </w:numPr>
      </w:pPr>
      <w:r>
        <w:t>Click the “Apply” button to save your connection sett</w:t>
      </w:r>
      <w:r w:rsidR="00035272">
        <w:t xml:space="preserve">ings and proceed to section 4.5 to configure your </w:t>
      </w:r>
      <w:r w:rsidR="004E64D5">
        <w:t>DataMart</w:t>
      </w:r>
      <w:r w:rsidR="00035272">
        <w:t>.</w:t>
      </w:r>
    </w:p>
    <w:p w:rsidR="00035272" w:rsidRPr="002D3D04" w:rsidRDefault="00035272" w:rsidP="00035272"/>
    <w:p w:rsidR="00DF7EF9" w:rsidRDefault="00DF7EF9" w:rsidP="008C61E4">
      <w:pPr>
        <w:pStyle w:val="Heading2"/>
      </w:pPr>
      <w:bookmarkStart w:id="18" w:name="_Toc350939692"/>
      <w:r>
        <w:t>Configure Your DataMarts</w:t>
      </w:r>
      <w:bookmarkEnd w:id="18"/>
    </w:p>
    <w:p w:rsidR="00DF7EF9" w:rsidRDefault="00DF7EF9" w:rsidP="00DF7EF9">
      <w:r>
        <w:t>Now that you are connected to the network, you need to configure the settings for each of the DataMarts you’ve been granted privileges to administer.  For each DataMart in the list, perform the following steps:</w:t>
      </w:r>
    </w:p>
    <w:p w:rsidR="00DF7EF9" w:rsidRDefault="00DF7EF9" w:rsidP="00E330A0">
      <w:pPr>
        <w:pStyle w:val="ListParagraph"/>
        <w:numPr>
          <w:ilvl w:val="0"/>
          <w:numId w:val="23"/>
        </w:numPr>
      </w:pPr>
      <w:r>
        <w:t>Double click the DataMart item in the list of DataMarts or select it and press “Edit”.</w:t>
      </w:r>
    </w:p>
    <w:p w:rsidR="00DF7EF9" w:rsidRDefault="00DF7EF9" w:rsidP="00E330A0">
      <w:pPr>
        <w:ind w:left="90" w:firstLine="720"/>
      </w:pPr>
      <w:r>
        <w:t>This action will display the DataMart Settings dialog as follows:</w:t>
      </w:r>
    </w:p>
    <w:p w:rsidR="00DF7EF9" w:rsidRDefault="00DF7EF9" w:rsidP="00E43007">
      <w:pPr>
        <w:jc w:val="center"/>
      </w:pPr>
      <w:r>
        <w:rPr>
          <w:noProof/>
        </w:rPr>
        <w:lastRenderedPageBreak/>
        <w:drawing>
          <wp:inline distT="0" distB="0" distL="0" distR="0">
            <wp:extent cx="3743325" cy="4495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743325" cy="4495800"/>
                    </a:xfrm>
                    <a:prstGeom prst="rect">
                      <a:avLst/>
                    </a:prstGeom>
                  </pic:spPr>
                </pic:pic>
              </a:graphicData>
            </a:graphic>
          </wp:inline>
        </w:drawing>
      </w:r>
    </w:p>
    <w:p w:rsidR="00E43007" w:rsidRDefault="00DF7EF9" w:rsidP="00E330A0">
      <w:pPr>
        <w:ind w:left="720"/>
      </w:pPr>
      <w:r>
        <w:t xml:space="preserve">There are two sections that need to be configured.  First, there is a list of “Models” that represent the various request model processors that are used to process queries issued to your DataMart.  </w:t>
      </w:r>
    </w:p>
    <w:p w:rsidR="00196A6F" w:rsidRDefault="00E43007">
      <w:pPr>
        <w:ind w:left="720"/>
      </w:pPr>
      <w:r>
        <w:t xml:space="preserve">For each item in the list, double click it or select it and press </w:t>
      </w:r>
      <w:r w:rsidR="00EA14F8">
        <w:t xml:space="preserve">Edit </w:t>
      </w:r>
      <w:r>
        <w:t>and proceed to step 2 below.</w:t>
      </w:r>
    </w:p>
    <w:p w:rsidR="00E43007" w:rsidRDefault="00E43007" w:rsidP="00E330A0">
      <w:pPr>
        <w:pStyle w:val="ListParagraph"/>
        <w:numPr>
          <w:ilvl w:val="0"/>
          <w:numId w:val="23"/>
        </w:numPr>
      </w:pPr>
      <w:r>
        <w:t>Edit each Model Processor and configure settings</w:t>
      </w:r>
    </w:p>
    <w:p w:rsidR="00DF7EF9" w:rsidRDefault="00DF7EF9" w:rsidP="00E330A0">
      <w:pPr>
        <w:ind w:left="720"/>
      </w:pPr>
      <w:r>
        <w:t xml:space="preserve">Each processor may have different properties that need to be set.  The </w:t>
      </w:r>
      <w:r w:rsidR="00E43007">
        <w:t>following sections</w:t>
      </w:r>
      <w:r>
        <w:t xml:space="preserve"> describe these properties</w:t>
      </w:r>
      <w:r w:rsidR="00E43007">
        <w:t>.  Once this is don</w:t>
      </w:r>
      <w:r w:rsidR="00E330A0">
        <w:t xml:space="preserve">e for all your model processors, </w:t>
      </w:r>
      <w:r w:rsidR="00E43007">
        <w:t>proceed to section 4.6 Configure DataMart Unattended Operation.</w:t>
      </w:r>
    </w:p>
    <w:p w:rsidR="00E43007" w:rsidRDefault="00E43007" w:rsidP="008C61E4">
      <w:pPr>
        <w:pStyle w:val="Heading3"/>
      </w:pPr>
      <w:bookmarkStart w:id="19" w:name="_Toc350939693"/>
      <w:r>
        <w:t>Summary Query Model Processor Settings</w:t>
      </w:r>
      <w:bookmarkEnd w:id="19"/>
    </w:p>
    <w:p w:rsidR="00E43007" w:rsidRPr="00E43007" w:rsidRDefault="00E43007" w:rsidP="00E43007">
      <w:r>
        <w:t>For Summary Query model processors</w:t>
      </w:r>
      <w:r w:rsidR="0091295E">
        <w:t xml:space="preserve"> (Summary: Prevalence Queries, Summary: Incidence Queries, and Summary: Most Frequently Used Queries)</w:t>
      </w:r>
      <w:r>
        <w:t>, the following dialog will be displayed:</w:t>
      </w:r>
    </w:p>
    <w:p w:rsidR="00DF7EF9" w:rsidRDefault="00DF7EF9" w:rsidP="00DF7EF9"/>
    <w:p w:rsidR="00DF7EF9" w:rsidRDefault="00DF7EF9" w:rsidP="00E43007">
      <w:pPr>
        <w:jc w:val="center"/>
      </w:pPr>
      <w:r>
        <w:rPr>
          <w:noProof/>
        </w:rPr>
        <w:lastRenderedPageBreak/>
        <w:drawing>
          <wp:inline distT="0" distB="0" distL="0" distR="0">
            <wp:extent cx="3743325" cy="4733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743325" cy="4733925"/>
                    </a:xfrm>
                    <a:prstGeom prst="rect">
                      <a:avLst/>
                    </a:prstGeom>
                  </pic:spPr>
                </pic:pic>
              </a:graphicData>
            </a:graphic>
          </wp:inline>
        </w:drawing>
      </w:r>
    </w:p>
    <w:p w:rsidR="002B51EC" w:rsidRDefault="00E43007" w:rsidP="002B51EC">
      <w:r w:rsidRPr="000E557F">
        <w:t>Use the Data Source dropdown menu to select th</w:t>
      </w:r>
      <w:r>
        <w:t xml:space="preserve">e DataMart name you created in </w:t>
      </w:r>
      <w:r w:rsidR="008878BB" w:rsidRPr="00EB4954">
        <w:rPr>
          <w:highlight w:val="yellow"/>
        </w:rPr>
        <w:t xml:space="preserve">Section </w:t>
      </w:r>
      <w:r w:rsidR="00F31469">
        <w:fldChar w:fldCharType="begin"/>
      </w:r>
      <w:r w:rsidR="00F31469">
        <w:instrText xml:space="preserve"> REF _Ref277593004 \r \h  \* MERGEFORMAT </w:instrText>
      </w:r>
      <w:r w:rsidR="00F31469">
        <w:fldChar w:fldCharType="separate"/>
      </w:r>
      <w:ins w:id="20" w:author="BMS" w:date="2013-06-19T09:47:00Z">
        <w:r w:rsidR="007724CD" w:rsidRPr="007724CD">
          <w:rPr>
            <w:highlight w:val="yellow"/>
            <w:rPrChange w:id="21" w:author="BMS" w:date="2013-06-19T09:47:00Z">
              <w:rPr/>
            </w:rPrChange>
          </w:rPr>
          <w:t xml:space="preserve">4.3  </w:t>
        </w:r>
      </w:ins>
      <w:del w:id="22" w:author="BMS" w:date="2013-06-19T09:47:00Z">
        <w:r w:rsidR="003D3B6F" w:rsidDel="007724CD">
          <w:rPr>
            <w:highlight w:val="yellow"/>
          </w:rPr>
          <w:delText xml:space="preserve">4.3  </w:delText>
        </w:r>
      </w:del>
      <w:r w:rsidR="00F31469">
        <w:fldChar w:fldCharType="end"/>
      </w:r>
      <w:r w:rsidR="00F31469">
        <w:fldChar w:fldCharType="begin"/>
      </w:r>
      <w:r w:rsidR="00F31469">
        <w:instrText xml:space="preserve"> REF _Ref277593004 \h  \* MERGEFORMAT </w:instrText>
      </w:r>
      <w:r w:rsidR="00F31469">
        <w:fldChar w:fldCharType="separate"/>
      </w:r>
      <w:ins w:id="23" w:author="BMS" w:date="2013-06-19T09:47:00Z">
        <w:r w:rsidR="007724CD" w:rsidRPr="007724CD">
          <w:rPr>
            <w:highlight w:val="yellow"/>
            <w:rPrChange w:id="24" w:author="BMS" w:date="2013-06-19T09:47:00Z">
              <w:rPr/>
            </w:rPrChange>
          </w:rPr>
          <w:t>Creating an ODBC Connection</w:t>
        </w:r>
      </w:ins>
      <w:del w:id="25" w:author="BMS" w:date="2013-06-19T09:47:00Z">
        <w:r w:rsidR="00055A12" w:rsidRPr="00055A12" w:rsidDel="007724CD">
          <w:rPr>
            <w:highlight w:val="yellow"/>
          </w:rPr>
          <w:delText>Creating an ODBC Connection</w:delText>
        </w:r>
      </w:del>
      <w:r w:rsidR="00F31469">
        <w:fldChar w:fldCharType="end"/>
      </w:r>
      <w:r w:rsidRPr="000E557F">
        <w:t xml:space="preserve"> (</w:t>
      </w:r>
      <w:r>
        <w:t>for example,</w:t>
      </w:r>
      <w:r w:rsidRPr="000E557F">
        <w:t xml:space="preserve"> </w:t>
      </w:r>
      <w:r>
        <w:t>[Network Name]_</w:t>
      </w:r>
      <w:r w:rsidRPr="000E557F">
        <w:t>Summary</w:t>
      </w:r>
      <w:r>
        <w:t xml:space="preserve"> </w:t>
      </w:r>
      <w:r w:rsidRPr="000E557F">
        <w:t xml:space="preserve">Tables). This is the DataMart that will be used when queries are sent to the DataMart. </w:t>
      </w:r>
      <w:r>
        <w:t xml:space="preserve">Any number of additional DataMarts can be created to direct queries to other data resources.  </w:t>
      </w:r>
    </w:p>
    <w:p w:rsidR="002B51EC" w:rsidRPr="00812427" w:rsidRDefault="002B51EC" w:rsidP="002B51EC">
      <w:r w:rsidRPr="00812427">
        <w:t xml:space="preserve">The low cell count setting </w:t>
      </w:r>
      <w:r>
        <w:t xml:space="preserve">allows you to specify a cell count limit for results.  This setting </w:t>
      </w:r>
      <w:r w:rsidRPr="00812427">
        <w:t>scan</w:t>
      </w:r>
      <w:r>
        <w:t>s</w:t>
      </w:r>
      <w:r w:rsidRPr="00812427">
        <w:t xml:space="preserve"> </w:t>
      </w:r>
      <w:r>
        <w:t xml:space="preserve">the query </w:t>
      </w:r>
      <w:r w:rsidRPr="00812427">
        <w:t xml:space="preserve">results for any individual cell that is less than the specified limit and highlights that row in yellow. </w:t>
      </w:r>
      <w:r>
        <w:t>You</w:t>
      </w:r>
      <w:r w:rsidRPr="00812427">
        <w:t xml:space="preserve"> can then choose to upload the results without changing the low cells or click “Change Count” to change the relevant cells to </w:t>
      </w:r>
      <w:r>
        <w:t>zero</w:t>
      </w:r>
      <w:r w:rsidRPr="00812427">
        <w:t xml:space="preserve"> before uploading. </w:t>
      </w:r>
      <w:r w:rsidR="00EA14F8">
        <w:t>See the screenshot below for an example.</w:t>
      </w:r>
    </w:p>
    <w:p w:rsidR="002B51EC" w:rsidRPr="00812427" w:rsidRDefault="002B51EC" w:rsidP="002B51EC">
      <w:r w:rsidRPr="00AF57A2">
        <w:rPr>
          <w:b/>
        </w:rPr>
        <w:t>Note</w:t>
      </w:r>
      <w:r w:rsidRPr="00812427">
        <w:t xml:space="preserve">: </w:t>
      </w:r>
      <w:r w:rsidRPr="0058408A">
        <w:rPr>
          <w:b/>
        </w:rPr>
        <w:t>If you select “Process new queries automatically and upload results” in the Unattended Operation settings, results will be uploaded regardless of the low cell count setting.</w:t>
      </w:r>
    </w:p>
    <w:p w:rsidR="002B51EC" w:rsidRDefault="002B51EC" w:rsidP="00344A08">
      <w:r>
        <w:rPr>
          <w:noProof/>
        </w:rPr>
        <w:lastRenderedPageBreak/>
        <w:drawing>
          <wp:inline distT="0" distB="0" distL="0" distR="0">
            <wp:extent cx="5076142" cy="2934108"/>
            <wp:effectExtent l="19050" t="19050" r="10208" b="18642"/>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075168" cy="2933545"/>
                    </a:xfrm>
                    <a:prstGeom prst="rect">
                      <a:avLst/>
                    </a:prstGeom>
                    <a:noFill/>
                    <a:ln w="3175" cap="rnd" cmpd="dbl">
                      <a:solidFill>
                        <a:schemeClr val="tx1"/>
                      </a:solidFill>
                      <a:miter lim="800000"/>
                      <a:headEnd/>
                      <a:tailEnd/>
                    </a:ln>
                  </pic:spPr>
                </pic:pic>
              </a:graphicData>
            </a:graphic>
          </wp:inline>
        </w:drawing>
      </w:r>
    </w:p>
    <w:p w:rsidR="00E330A0" w:rsidRDefault="00E43007" w:rsidP="00E43007">
      <w:pPr>
        <w:ind w:left="360"/>
      </w:pPr>
      <w:r>
        <w:t xml:space="preserve">Press </w:t>
      </w:r>
      <w:r w:rsidR="00A34B1B">
        <w:t>OK</w:t>
      </w:r>
      <w:r>
        <w:t xml:space="preserve"> once you’ve entered the ODBC connection name and entered a value for the Low Cell Count threshold.</w:t>
      </w:r>
      <w:r>
        <w:br/>
      </w:r>
    </w:p>
    <w:p w:rsidR="00E43007" w:rsidRDefault="00E43007" w:rsidP="008C61E4">
      <w:pPr>
        <w:pStyle w:val="Heading3"/>
      </w:pPr>
      <w:bookmarkStart w:id="26" w:name="_Toc350939694"/>
      <w:r>
        <w:t>File Distribution Model Processor</w:t>
      </w:r>
      <w:bookmarkEnd w:id="26"/>
    </w:p>
    <w:p w:rsidR="00E43007" w:rsidRDefault="00E43007" w:rsidP="003F0878">
      <w:r>
        <w:t>Currently there is no setting for the File Distribution request’s model processor.</w:t>
      </w:r>
    </w:p>
    <w:p w:rsidR="00E330A0" w:rsidRPr="00E43007" w:rsidRDefault="00E330A0" w:rsidP="00E43007">
      <w:pPr>
        <w:jc w:val="center"/>
      </w:pPr>
    </w:p>
    <w:p w:rsidR="00E43007" w:rsidRDefault="00E43007" w:rsidP="008C61E4">
      <w:pPr>
        <w:pStyle w:val="Heading3"/>
      </w:pPr>
      <w:bookmarkStart w:id="27" w:name="_Toc350939695"/>
      <w:r>
        <w:t xml:space="preserve">ESP </w:t>
      </w:r>
      <w:proofErr w:type="spellStart"/>
      <w:r>
        <w:t>QueryBuilder</w:t>
      </w:r>
      <w:proofErr w:type="spellEnd"/>
      <w:r>
        <w:t xml:space="preserve"> Model Processor</w:t>
      </w:r>
      <w:bookmarkEnd w:id="27"/>
    </w:p>
    <w:p w:rsidR="00682A89" w:rsidRDefault="00682A89" w:rsidP="00682A89">
      <w:r>
        <w:t>For the E</w:t>
      </w:r>
      <w:r w:rsidR="00E330A0">
        <w:t xml:space="preserve">SP </w:t>
      </w:r>
      <w:proofErr w:type="spellStart"/>
      <w:r w:rsidR="00E330A0">
        <w:t>QueryBuilder</w:t>
      </w:r>
      <w:proofErr w:type="spellEnd"/>
      <w:r w:rsidR="00E330A0">
        <w:t xml:space="preserve"> model processor</w:t>
      </w:r>
      <w:r>
        <w:t xml:space="preserve"> shown below, you need to enter your connection string information to access </w:t>
      </w:r>
      <w:r w:rsidR="00E13C96">
        <w:t xml:space="preserve">the </w:t>
      </w:r>
      <w:r>
        <w:t xml:space="preserve">ESP database.  See your local </w:t>
      </w:r>
      <w:r w:rsidR="004E64D5">
        <w:t xml:space="preserve">Network </w:t>
      </w:r>
      <w:r>
        <w:t xml:space="preserve">Administrator for guidance on entering these settings.  Once you’ve entered your settings, click the “Test” button to ensure you can connect successfully to the database.  If this fails, see your local </w:t>
      </w:r>
      <w:r w:rsidR="003D4C7B">
        <w:t xml:space="preserve">Network </w:t>
      </w:r>
      <w:r>
        <w:t>Administrator to resolve the problem.</w:t>
      </w:r>
    </w:p>
    <w:p w:rsidR="00682A89" w:rsidRDefault="00682A89" w:rsidP="00682A89"/>
    <w:p w:rsidR="00682A89" w:rsidRPr="00682A89" w:rsidRDefault="00682A89" w:rsidP="00682A89">
      <w:pPr>
        <w:jc w:val="center"/>
      </w:pPr>
      <w:r>
        <w:rPr>
          <w:noProof/>
        </w:rPr>
        <w:lastRenderedPageBreak/>
        <w:drawing>
          <wp:inline distT="0" distB="0" distL="0" distR="0">
            <wp:extent cx="4286250" cy="4902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6250" cy="4902200"/>
                    </a:xfrm>
                    <a:prstGeom prst="rect">
                      <a:avLst/>
                    </a:prstGeom>
                    <a:noFill/>
                    <a:ln>
                      <a:noFill/>
                    </a:ln>
                  </pic:spPr>
                </pic:pic>
              </a:graphicData>
            </a:graphic>
          </wp:inline>
        </w:drawing>
      </w:r>
    </w:p>
    <w:p w:rsidR="00806EBE" w:rsidRPr="00DF7EF9" w:rsidRDefault="00806EBE" w:rsidP="00DF7EF9"/>
    <w:p w:rsidR="000B1678" w:rsidRDefault="00D47EDE" w:rsidP="008C61E4">
      <w:pPr>
        <w:pStyle w:val="Heading2"/>
      </w:pPr>
      <w:bookmarkStart w:id="28" w:name="_Toc350939696"/>
      <w:r w:rsidRPr="000E557F">
        <w:t xml:space="preserve">Configuring </w:t>
      </w:r>
      <w:r w:rsidR="00682A89">
        <w:t>y</w:t>
      </w:r>
      <w:r w:rsidRPr="000E557F">
        <w:t>our</w:t>
      </w:r>
      <w:r w:rsidR="000C137C" w:rsidRPr="000E557F">
        <w:t xml:space="preserve"> </w:t>
      </w:r>
      <w:r w:rsidR="001835D5" w:rsidRPr="000E557F">
        <w:t>DataMart</w:t>
      </w:r>
      <w:r w:rsidR="00682A89">
        <w:t xml:space="preserve"> Unattended Operations</w:t>
      </w:r>
      <w:bookmarkEnd w:id="28"/>
    </w:p>
    <w:p w:rsidR="00682A89" w:rsidRDefault="00682A89" w:rsidP="00682A89">
      <w:pPr>
        <w:autoSpaceDE w:val="0"/>
        <w:autoSpaceDN w:val="0"/>
        <w:adjustRightInd w:val="0"/>
        <w:spacing w:after="0"/>
      </w:pPr>
      <w:r>
        <w:t xml:space="preserve">Now that the model processors have been configured, you need to configure your </w:t>
      </w:r>
      <w:proofErr w:type="spellStart"/>
      <w:r>
        <w:t>DataMart’s</w:t>
      </w:r>
      <w:proofErr w:type="spellEnd"/>
      <w:r>
        <w:t xml:space="preserve"> Unattended Operation settings.   </w:t>
      </w:r>
      <w:r w:rsidR="002F1459">
        <w:t>Once you have modified your settings, click OK to save</w:t>
      </w:r>
      <w:r>
        <w:t xml:space="preserve"> </w:t>
      </w:r>
      <w:r w:rsidR="002F1459">
        <w:t xml:space="preserve">and </w:t>
      </w:r>
      <w:r>
        <w:t>return the DataMart settings form:</w:t>
      </w:r>
    </w:p>
    <w:p w:rsidR="00806EBE" w:rsidRDefault="00806EBE" w:rsidP="00682A89">
      <w:pPr>
        <w:autoSpaceDE w:val="0"/>
        <w:autoSpaceDN w:val="0"/>
        <w:adjustRightInd w:val="0"/>
        <w:spacing w:after="0"/>
      </w:pPr>
    </w:p>
    <w:p w:rsidR="00682A89" w:rsidRDefault="00682A89" w:rsidP="00682A89">
      <w:pPr>
        <w:autoSpaceDE w:val="0"/>
        <w:autoSpaceDN w:val="0"/>
        <w:adjustRightInd w:val="0"/>
        <w:spacing w:after="0"/>
        <w:jc w:val="center"/>
      </w:pPr>
      <w:r>
        <w:rPr>
          <w:noProof/>
        </w:rPr>
        <w:lastRenderedPageBreak/>
        <w:drawing>
          <wp:inline distT="0" distB="0" distL="0" distR="0">
            <wp:extent cx="3743325" cy="4495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743325" cy="4495800"/>
                    </a:xfrm>
                    <a:prstGeom prst="rect">
                      <a:avLst/>
                    </a:prstGeom>
                  </pic:spPr>
                </pic:pic>
              </a:graphicData>
            </a:graphic>
          </wp:inline>
        </w:drawing>
      </w:r>
    </w:p>
    <w:p w:rsidR="00682A89" w:rsidRDefault="00682A89" w:rsidP="00682A89">
      <w:pPr>
        <w:autoSpaceDE w:val="0"/>
        <w:autoSpaceDN w:val="0"/>
        <w:adjustRightInd w:val="0"/>
        <w:spacing w:after="0"/>
      </w:pPr>
    </w:p>
    <w:p w:rsidR="00682A89" w:rsidRDefault="00682A89" w:rsidP="00682A89">
      <w:pPr>
        <w:autoSpaceDE w:val="0"/>
        <w:autoSpaceDN w:val="0"/>
        <w:adjustRightInd w:val="0"/>
        <w:spacing w:after="0"/>
        <w:rPr>
          <w:rFonts w:ascii="Calibri" w:eastAsia="Calibri" w:hAnsi="Calibri" w:cs="Calibri"/>
          <w:color w:val="004080"/>
        </w:rPr>
      </w:pPr>
      <w:r w:rsidRPr="00F177D4">
        <w:t>The</w:t>
      </w:r>
      <w:r>
        <w:t xml:space="preserve"> Unattended Operation</w:t>
      </w:r>
      <w:r w:rsidRPr="00F177D4">
        <w:t xml:space="preserve"> settings </w:t>
      </w:r>
      <w:r w:rsidR="005030E4">
        <w:t xml:space="preserve">allow the application to operate in a </w:t>
      </w:r>
      <w:r w:rsidRPr="00F177D4">
        <w:t xml:space="preserve">fully manual, semi-automated or fully automated query processing. If </w:t>
      </w:r>
      <w:r>
        <w:t>you select “Allow unattended operation”,</w:t>
      </w:r>
      <w:r w:rsidRPr="00F177D4">
        <w:t xml:space="preserve"> unattended operation check</w:t>
      </w:r>
      <w:r>
        <w:t>s</w:t>
      </w:r>
      <w:r w:rsidRPr="00F177D4">
        <w:t xml:space="preserve"> for new queries, and process</w:t>
      </w:r>
      <w:r>
        <w:t>es</w:t>
      </w:r>
      <w:r w:rsidRPr="00F177D4">
        <w:t xml:space="preserve"> the queries a</w:t>
      </w:r>
      <w:r>
        <w:t>ccordi</w:t>
      </w:r>
      <w:r w:rsidR="009107C7">
        <w:t xml:space="preserve">ng to the options you select.  </w:t>
      </w:r>
      <w:r w:rsidRPr="00E75EDD">
        <w:rPr>
          <w:rFonts w:ascii="Calibri" w:eastAsia="Calibri" w:hAnsi="Calibri" w:cs="Calibri"/>
        </w:rPr>
        <w:t>Users should minimize the application instead of logging out of the application so that automatic query processing takes place in the back ground - click ‘Close’ or minimize the Client from the Query List page.</w:t>
      </w:r>
    </w:p>
    <w:p w:rsidR="00806EBE" w:rsidRDefault="00806EBE" w:rsidP="00682A89">
      <w:pPr>
        <w:rPr>
          <w:b/>
        </w:rPr>
      </w:pPr>
    </w:p>
    <w:p w:rsidR="00682A89" w:rsidRPr="005703A9" w:rsidRDefault="00682A89" w:rsidP="00682A89">
      <w:pPr>
        <w:rPr>
          <w:rFonts w:cs="Calibri"/>
          <w:b/>
        </w:rPr>
      </w:pPr>
      <w:r w:rsidRPr="005703A9">
        <w:rPr>
          <w:b/>
        </w:rPr>
        <w:t>Unattende</w:t>
      </w:r>
      <w:r>
        <w:rPr>
          <w:b/>
        </w:rPr>
        <w:t>d Operation Settings</w:t>
      </w:r>
    </w:p>
    <w:tbl>
      <w:tblPr>
        <w:tblStyle w:val="TableGrid"/>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firstRow="1" w:lastRow="0" w:firstColumn="1" w:lastColumn="0" w:noHBand="0" w:noVBand="1"/>
      </w:tblPr>
      <w:tblGrid>
        <w:gridCol w:w="3528"/>
        <w:gridCol w:w="6048"/>
      </w:tblGrid>
      <w:tr w:rsidR="00682A89" w:rsidRPr="00F177D4" w:rsidTr="000B692E">
        <w:tc>
          <w:tcPr>
            <w:tcW w:w="3528" w:type="dxa"/>
            <w:shd w:val="clear" w:color="auto" w:fill="BFBFBF" w:themeFill="background1" w:themeFillShade="BF"/>
          </w:tcPr>
          <w:p w:rsidR="00682A89" w:rsidRPr="0058686D" w:rsidRDefault="00682A89" w:rsidP="008C61E4">
            <w:pPr>
              <w:rPr>
                <w:b/>
              </w:rPr>
            </w:pPr>
            <w:r w:rsidRPr="0058686D">
              <w:rPr>
                <w:b/>
              </w:rPr>
              <w:t>Option</w:t>
            </w:r>
          </w:p>
        </w:tc>
        <w:tc>
          <w:tcPr>
            <w:tcW w:w="6048" w:type="dxa"/>
            <w:shd w:val="clear" w:color="auto" w:fill="BFBFBF" w:themeFill="background1" w:themeFillShade="BF"/>
          </w:tcPr>
          <w:p w:rsidR="00682A89" w:rsidRPr="0058686D" w:rsidRDefault="00682A89" w:rsidP="008C61E4">
            <w:pPr>
              <w:rPr>
                <w:b/>
              </w:rPr>
            </w:pPr>
            <w:r w:rsidRPr="0058686D">
              <w:rPr>
                <w:b/>
              </w:rPr>
              <w:t>Description</w:t>
            </w:r>
          </w:p>
        </w:tc>
      </w:tr>
      <w:tr w:rsidR="00682A89" w:rsidRPr="00F177D4" w:rsidTr="000B692E">
        <w:tc>
          <w:tcPr>
            <w:tcW w:w="3528" w:type="dxa"/>
          </w:tcPr>
          <w:p w:rsidR="00682A89" w:rsidRPr="00F177D4" w:rsidRDefault="00682A89" w:rsidP="008C61E4">
            <w:r>
              <w:t>Notify me of new queries, but do not process them automatically</w:t>
            </w:r>
          </w:p>
        </w:tc>
        <w:tc>
          <w:tcPr>
            <w:tcW w:w="6048" w:type="dxa"/>
          </w:tcPr>
          <w:p w:rsidR="00682A89" w:rsidRPr="00F177D4" w:rsidRDefault="00682A89" w:rsidP="0061788E">
            <w:r>
              <w:t xml:space="preserve">The DataMart Client </w:t>
            </w:r>
            <w:r w:rsidRPr="00F177D4">
              <w:t>check</w:t>
            </w:r>
            <w:r>
              <w:t>s</w:t>
            </w:r>
            <w:r w:rsidRPr="00F177D4">
              <w:t xml:space="preserve"> for queries and notif</w:t>
            </w:r>
            <w:r>
              <w:t>ies</w:t>
            </w:r>
            <w:r w:rsidRPr="00F177D4">
              <w:t xml:space="preserve"> the DataMart Administrator via a pop-up notification in the System Tray above the DataMart Client icon.</w:t>
            </w:r>
          </w:p>
        </w:tc>
      </w:tr>
      <w:tr w:rsidR="00682A89" w:rsidRPr="00F177D4" w:rsidTr="000B692E">
        <w:tc>
          <w:tcPr>
            <w:tcW w:w="3528" w:type="dxa"/>
          </w:tcPr>
          <w:p w:rsidR="00682A89" w:rsidRPr="00F177D4" w:rsidRDefault="00682A89" w:rsidP="008C61E4">
            <w:r>
              <w:t xml:space="preserve">Process new queries automatically but do not upload results </w:t>
            </w:r>
          </w:p>
        </w:tc>
        <w:tc>
          <w:tcPr>
            <w:tcW w:w="6048" w:type="dxa"/>
          </w:tcPr>
          <w:p w:rsidR="00682A89" w:rsidRPr="00F177D4" w:rsidRDefault="00682A89" w:rsidP="0061788E">
            <w:r w:rsidRPr="00F177D4">
              <w:t xml:space="preserve">The </w:t>
            </w:r>
            <w:r>
              <w:t>DataMart Client</w:t>
            </w:r>
            <w:r w:rsidRPr="00F177D4">
              <w:t xml:space="preserve"> check</w:t>
            </w:r>
            <w:r>
              <w:t>s</w:t>
            </w:r>
            <w:r w:rsidRPr="00F177D4">
              <w:t xml:space="preserve"> for queries and process</w:t>
            </w:r>
            <w:r>
              <w:t>es</w:t>
            </w:r>
            <w:r w:rsidRPr="00F177D4">
              <w:t xml:space="preserve"> the query automatically</w:t>
            </w:r>
            <w:r>
              <w:t xml:space="preserve">, </w:t>
            </w:r>
            <w:r w:rsidRPr="00F177D4">
              <w:t xml:space="preserve">but </w:t>
            </w:r>
            <w:r>
              <w:t>the DataMart Administrator must upload and review the query results manually.</w:t>
            </w:r>
            <w:r w:rsidRPr="00F177D4">
              <w:t xml:space="preserve"> </w:t>
            </w:r>
          </w:p>
        </w:tc>
      </w:tr>
      <w:tr w:rsidR="00682A89" w:rsidRPr="00F177D4" w:rsidTr="000B692E">
        <w:tc>
          <w:tcPr>
            <w:tcW w:w="3528" w:type="dxa"/>
          </w:tcPr>
          <w:p w:rsidR="00682A89" w:rsidRPr="00F177D4" w:rsidRDefault="00682A89" w:rsidP="008C61E4">
            <w:r>
              <w:lastRenderedPageBreak/>
              <w:t>Process new queries automatically and upload results</w:t>
            </w:r>
            <w:r w:rsidDel="00466E31">
              <w:t xml:space="preserve"> </w:t>
            </w:r>
          </w:p>
        </w:tc>
        <w:tc>
          <w:tcPr>
            <w:tcW w:w="6048" w:type="dxa"/>
          </w:tcPr>
          <w:p w:rsidR="00682A89" w:rsidRPr="00F177D4" w:rsidRDefault="00682A89" w:rsidP="0061788E">
            <w:r w:rsidRPr="00F177D4">
              <w:t xml:space="preserve">The </w:t>
            </w:r>
            <w:r>
              <w:t xml:space="preserve">DataMart Client </w:t>
            </w:r>
            <w:r w:rsidRPr="00F177D4">
              <w:t>chec</w:t>
            </w:r>
            <w:r>
              <w:t>ks</w:t>
            </w:r>
            <w:r w:rsidRPr="00F177D4">
              <w:t xml:space="preserve"> for queries, process</w:t>
            </w:r>
            <w:r>
              <w:t>es</w:t>
            </w:r>
            <w:r w:rsidRPr="00F177D4">
              <w:t xml:space="preserve"> the query automatically and upload</w:t>
            </w:r>
            <w:r>
              <w:t>s</w:t>
            </w:r>
            <w:r w:rsidRPr="00F177D4">
              <w:t xml:space="preserve"> the results</w:t>
            </w:r>
            <w:r>
              <w:t xml:space="preserve">. </w:t>
            </w:r>
            <w:r w:rsidRPr="00F177D4">
              <w:t xml:space="preserve"> </w:t>
            </w:r>
            <w:r>
              <w:t>T</w:t>
            </w:r>
            <w:r w:rsidRPr="00F177D4">
              <w:t>his option does not require any DataMart Administrator intervention in the process.</w:t>
            </w:r>
          </w:p>
        </w:tc>
      </w:tr>
    </w:tbl>
    <w:p w:rsidR="009107C7" w:rsidRPr="009107C7" w:rsidRDefault="009107C7" w:rsidP="009107C7"/>
    <w:p w:rsidR="00D8179B" w:rsidRPr="00F51DD1" w:rsidRDefault="00D8179B" w:rsidP="00AC2DD2">
      <w:pPr>
        <w:pStyle w:val="Heading1"/>
      </w:pPr>
      <w:bookmarkStart w:id="29" w:name="_Toc350939697"/>
      <w:r w:rsidRPr="00F51DD1">
        <w:t>Processing Queries</w:t>
      </w:r>
      <w:bookmarkEnd w:id="29"/>
    </w:p>
    <w:p w:rsidR="00267224" w:rsidRDefault="00267224" w:rsidP="005F5A32">
      <w:r w:rsidRPr="00267224">
        <w:t>Once you have configured the</w:t>
      </w:r>
      <w:r w:rsidR="00D8179B" w:rsidRPr="00267224">
        <w:t xml:space="preserve"> </w:t>
      </w:r>
      <w:r w:rsidR="001835D5" w:rsidRPr="00267224">
        <w:t>DataMart</w:t>
      </w:r>
      <w:r w:rsidR="00D8179B" w:rsidRPr="00267224">
        <w:t xml:space="preserve"> </w:t>
      </w:r>
      <w:r w:rsidR="00CE398F">
        <w:t>C</w:t>
      </w:r>
      <w:r w:rsidR="00D8179B" w:rsidRPr="00267224">
        <w:t>lient</w:t>
      </w:r>
      <w:r w:rsidRPr="00267224">
        <w:t xml:space="preserve">, you </w:t>
      </w:r>
      <w:r w:rsidR="00C46D10">
        <w:t>are now ready to process all q</w:t>
      </w:r>
      <w:r w:rsidR="00D8179B" w:rsidRPr="00267224">
        <w:t xml:space="preserve">ueries </w:t>
      </w:r>
      <w:r w:rsidR="0077448C">
        <w:t xml:space="preserve">distributed </w:t>
      </w:r>
      <w:r w:rsidR="00D8179B" w:rsidRPr="00267224">
        <w:t xml:space="preserve">to your </w:t>
      </w:r>
      <w:r w:rsidR="001835D5" w:rsidRPr="00267224">
        <w:t>DataMart</w:t>
      </w:r>
      <w:r w:rsidR="00D8179B" w:rsidRPr="00267224">
        <w:t xml:space="preserve">.  </w:t>
      </w:r>
      <w:r>
        <w:t>As DataMart Administrator, you have the rights to</w:t>
      </w:r>
      <w:r w:rsidR="00BD1DD2">
        <w:t xml:space="preserve"> perform the following operations on a query</w:t>
      </w:r>
      <w:r>
        <w:t>:</w:t>
      </w:r>
    </w:p>
    <w:p w:rsidR="0077448C" w:rsidRDefault="0077448C" w:rsidP="005F5A32">
      <w:pPr>
        <w:pStyle w:val="ListBullet"/>
        <w:tabs>
          <w:tab w:val="clear" w:pos="360"/>
          <w:tab w:val="num" w:pos="1080"/>
        </w:tabs>
        <w:spacing w:after="120"/>
        <w:ind w:left="1080"/>
        <w:rPr>
          <w:rFonts w:cs="Calibri"/>
        </w:rPr>
      </w:pPr>
      <w:r>
        <w:rPr>
          <w:rFonts w:cs="Calibri"/>
        </w:rPr>
        <w:t>Execute and review results</w:t>
      </w:r>
    </w:p>
    <w:p w:rsidR="00BD1DD2" w:rsidRPr="005F5A32" w:rsidRDefault="00BD1DD2" w:rsidP="005F5A32">
      <w:pPr>
        <w:pStyle w:val="ListBullet"/>
        <w:tabs>
          <w:tab w:val="clear" w:pos="360"/>
          <w:tab w:val="num" w:pos="1080"/>
        </w:tabs>
        <w:spacing w:after="120"/>
        <w:ind w:left="1080"/>
        <w:rPr>
          <w:rFonts w:cs="Calibri"/>
        </w:rPr>
      </w:pPr>
      <w:r w:rsidRPr="005F5A32">
        <w:rPr>
          <w:rFonts w:cs="Calibri"/>
        </w:rPr>
        <w:t>Hold</w:t>
      </w:r>
      <w:r w:rsidR="00466E31">
        <w:rPr>
          <w:rFonts w:cs="Calibri"/>
        </w:rPr>
        <w:t xml:space="preserve"> a query</w:t>
      </w:r>
    </w:p>
    <w:p w:rsidR="00BD1DD2" w:rsidRDefault="00BD1DD2" w:rsidP="005F5A32">
      <w:pPr>
        <w:pStyle w:val="ListBullet"/>
        <w:tabs>
          <w:tab w:val="clear" w:pos="360"/>
          <w:tab w:val="num" w:pos="1080"/>
        </w:tabs>
        <w:spacing w:after="120"/>
        <w:ind w:left="1080"/>
        <w:rPr>
          <w:rFonts w:cs="Calibri"/>
        </w:rPr>
      </w:pPr>
      <w:r w:rsidRPr="005F5A32">
        <w:rPr>
          <w:rFonts w:cs="Calibri"/>
        </w:rPr>
        <w:t>Reject</w:t>
      </w:r>
      <w:r w:rsidR="00466E31">
        <w:rPr>
          <w:rFonts w:cs="Calibri"/>
        </w:rPr>
        <w:t xml:space="preserve"> a query</w:t>
      </w:r>
    </w:p>
    <w:p w:rsidR="00A01652" w:rsidRPr="005F5A32" w:rsidRDefault="00A01652" w:rsidP="005F5A32">
      <w:pPr>
        <w:pStyle w:val="ListBullet"/>
        <w:tabs>
          <w:tab w:val="clear" w:pos="360"/>
          <w:tab w:val="num" w:pos="1080"/>
        </w:tabs>
        <w:spacing w:after="120"/>
        <w:ind w:left="1080"/>
        <w:rPr>
          <w:rFonts w:cs="Calibri"/>
        </w:rPr>
      </w:pPr>
      <w:r>
        <w:rPr>
          <w:rFonts w:cs="Calibri"/>
        </w:rPr>
        <w:t>Change Cell Counts</w:t>
      </w:r>
    </w:p>
    <w:p w:rsidR="00871139" w:rsidRPr="00871139" w:rsidRDefault="00BD1DD2" w:rsidP="00871139">
      <w:pPr>
        <w:pStyle w:val="ListBullet"/>
        <w:tabs>
          <w:tab w:val="clear" w:pos="360"/>
          <w:tab w:val="num" w:pos="1080"/>
        </w:tabs>
        <w:spacing w:after="120"/>
        <w:ind w:left="1080"/>
        <w:rPr>
          <w:rFonts w:cs="Calibri"/>
        </w:rPr>
      </w:pPr>
      <w:r w:rsidRPr="005F5A32">
        <w:rPr>
          <w:rFonts w:cs="Calibri"/>
        </w:rPr>
        <w:t>Upload Results</w:t>
      </w:r>
    </w:p>
    <w:p w:rsidR="007558CA" w:rsidRPr="00753BFC" w:rsidRDefault="00753BFC" w:rsidP="008C61E4">
      <w:pPr>
        <w:pStyle w:val="Heading2"/>
      </w:pPr>
      <w:bookmarkStart w:id="30" w:name="_Toc350939698"/>
      <w:r w:rsidRPr="00753BFC">
        <w:t xml:space="preserve">Displaying the </w:t>
      </w:r>
      <w:r w:rsidR="001F2ED7">
        <w:t>Request</w:t>
      </w:r>
      <w:r w:rsidRPr="00753BFC">
        <w:t xml:space="preserve"> List</w:t>
      </w:r>
      <w:bookmarkEnd w:id="30"/>
    </w:p>
    <w:p w:rsidR="002503ED" w:rsidRDefault="000B692E" w:rsidP="005F5A32">
      <w:r>
        <w:t>Once you</w:t>
      </w:r>
      <w:r w:rsidR="0061788E">
        <w:t xml:space="preserve"> a</w:t>
      </w:r>
      <w:r>
        <w:t>re connected to the network, you</w:t>
      </w:r>
      <w:r w:rsidR="0061788E">
        <w:t xml:space="preserve"> wi</w:t>
      </w:r>
      <w:r>
        <w:t>ll see the list of requests that have been routed to your DataMart(s).  The following figure shows the main request list view:</w:t>
      </w:r>
    </w:p>
    <w:p w:rsidR="000B692E" w:rsidRDefault="000B692E" w:rsidP="000B692E">
      <w:pPr>
        <w:jc w:val="center"/>
      </w:pPr>
      <w:r>
        <w:rPr>
          <w:noProof/>
        </w:rPr>
        <w:drawing>
          <wp:inline distT="0" distB="0" distL="0" distR="0">
            <wp:extent cx="5943600" cy="32181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3218180"/>
                    </a:xfrm>
                    <a:prstGeom prst="rect">
                      <a:avLst/>
                    </a:prstGeom>
                  </pic:spPr>
                </pic:pic>
              </a:graphicData>
            </a:graphic>
          </wp:inline>
        </w:drawing>
      </w:r>
    </w:p>
    <w:p w:rsidR="000B692E" w:rsidRDefault="000B692E" w:rsidP="005F5A32"/>
    <w:p w:rsidR="007957A3" w:rsidRDefault="00C46D10" w:rsidP="000B692E">
      <w:r>
        <w:lastRenderedPageBreak/>
        <w:t xml:space="preserve">The </w:t>
      </w:r>
      <w:r w:rsidR="004E64D5">
        <w:t>r</w:t>
      </w:r>
      <w:r w:rsidR="00B82482">
        <w:t>equest</w:t>
      </w:r>
      <w:r>
        <w:t xml:space="preserve"> </w:t>
      </w:r>
      <w:r w:rsidR="004E64D5">
        <w:t>l</w:t>
      </w:r>
      <w:r>
        <w:t>ist</w:t>
      </w:r>
      <w:r w:rsidR="007D1DDB" w:rsidRPr="007D1DDB">
        <w:t xml:space="preserve"> </w:t>
      </w:r>
      <w:r w:rsidR="007D1DDB">
        <w:t>displays</w:t>
      </w:r>
      <w:r w:rsidR="007D1DDB" w:rsidRPr="007D1DDB">
        <w:t xml:space="preserve"> the status of all queries across all Networks and DataMarts for which </w:t>
      </w:r>
      <w:r w:rsidR="007D1DDB">
        <w:t>you</w:t>
      </w:r>
      <w:r w:rsidR="007D1DDB" w:rsidRPr="007D1DDB">
        <w:t xml:space="preserve"> </w:t>
      </w:r>
      <w:r w:rsidR="00071F22">
        <w:t xml:space="preserve">are </w:t>
      </w:r>
      <w:r w:rsidR="007D1DDB">
        <w:t>a DataMart</w:t>
      </w:r>
      <w:r w:rsidR="007D1DDB" w:rsidRPr="007D1DDB">
        <w:t xml:space="preserve"> </w:t>
      </w:r>
      <w:r w:rsidR="00CE398F">
        <w:t>A</w:t>
      </w:r>
      <w:r w:rsidR="007D1DDB" w:rsidRPr="007D1DDB">
        <w:t xml:space="preserve">dministrator.  </w:t>
      </w:r>
      <w:r w:rsidR="000B692E">
        <w:t>If you are connected to multiple PopMedNet network</w:t>
      </w:r>
      <w:r w:rsidR="00AD7AE8">
        <w:t>s</w:t>
      </w:r>
      <w:r w:rsidR="000B692E">
        <w:t>, there will be multiple tabs at the top of the application allowing you to navigate each network to see its requests.</w:t>
      </w:r>
      <w:r w:rsidR="00B82482">
        <w:t xml:space="preserve"> </w:t>
      </w:r>
    </w:p>
    <w:p w:rsidR="00B82482" w:rsidRDefault="00B82482" w:rsidP="000B692E">
      <w:r>
        <w:t>The request list may be refreshed automatically based on a timer by checking the “Automatic Refresh” control</w:t>
      </w:r>
      <w:r w:rsidR="0061788E">
        <w:t xml:space="preserve"> at the bottom of the window</w:t>
      </w:r>
      <w:r>
        <w:t>.  Users can update on demand by clicking the “Refresh” button.</w:t>
      </w:r>
    </w:p>
    <w:p w:rsidR="00B82482" w:rsidRDefault="00B82482" w:rsidP="000B692E">
      <w:r>
        <w:t>The user can adjust the number of requests displayed on a page via the “Page size” control in the lower left.  On the lower right, there is a pages control to advance to the first, last, next, and previous pages.</w:t>
      </w:r>
    </w:p>
    <w:p w:rsidR="00753BFC" w:rsidRDefault="007D1DDB" w:rsidP="000B692E">
      <w:r>
        <w:t xml:space="preserve">You can filter the display </w:t>
      </w:r>
      <w:r w:rsidR="0077448C">
        <w:t xml:space="preserve">by Network, DataMarts, and Query Status </w:t>
      </w:r>
      <w:r>
        <w:t xml:space="preserve">to show a </w:t>
      </w:r>
      <w:r w:rsidRPr="007D1DDB">
        <w:t xml:space="preserve">subset </w:t>
      </w:r>
      <w:r>
        <w:t xml:space="preserve">of the queries submitted to </w:t>
      </w:r>
      <w:r w:rsidR="0077448C">
        <w:t xml:space="preserve">your </w:t>
      </w:r>
      <w:r w:rsidRPr="007D1DDB">
        <w:t>DataMarts</w:t>
      </w:r>
      <w:r>
        <w:t>.</w:t>
      </w:r>
      <w:r w:rsidRPr="007D1DDB">
        <w:t xml:space="preserve"> </w:t>
      </w:r>
      <w:r>
        <w:t xml:space="preserve">When you select a filtering option from the drop-down list, the </w:t>
      </w:r>
      <w:r w:rsidR="00B82482">
        <w:t>Request</w:t>
      </w:r>
      <w:r>
        <w:t xml:space="preserve"> </w:t>
      </w:r>
      <w:r w:rsidR="00CE398F">
        <w:t>L</w:t>
      </w:r>
      <w:r>
        <w:t>ist is refreshed automatically.</w:t>
      </w:r>
    </w:p>
    <w:p w:rsidR="00B82482" w:rsidRDefault="00B82482" w:rsidP="000B692E">
      <w:r>
        <w:t>The “Settings” button will display the Network Settings dialog allowing the user to modify their network or DataMart settings.</w:t>
      </w:r>
    </w:p>
    <w:p w:rsidR="00B82482" w:rsidRDefault="00B82482" w:rsidP="000B692E">
      <w:r>
        <w:t xml:space="preserve">The DataMart Client application can be started </w:t>
      </w:r>
      <w:r w:rsidR="009107C7">
        <w:t>at Windows startup</w:t>
      </w:r>
      <w:r>
        <w:t xml:space="preserve"> by checking the “Start with Windows” control.</w:t>
      </w:r>
    </w:p>
    <w:p w:rsidR="007957A3" w:rsidRDefault="007957A3" w:rsidP="000B692E">
      <w:r>
        <w:t xml:space="preserve">There is a status panel along the bottom of the application that displays connection and status information for the application. </w:t>
      </w:r>
    </w:p>
    <w:p w:rsidR="00B82482" w:rsidRDefault="00B82482" w:rsidP="000B692E">
      <w:r>
        <w:t xml:space="preserve">The user may completely exit and unload the program by clicking the “Exit” button.  </w:t>
      </w:r>
      <w:r w:rsidR="001858FE">
        <w:t>Clicking t</w:t>
      </w:r>
      <w:r>
        <w:t xml:space="preserve">he </w:t>
      </w:r>
      <w:r w:rsidR="001858FE">
        <w:t>“</w:t>
      </w:r>
      <w:r>
        <w:t>Close</w:t>
      </w:r>
      <w:r w:rsidR="001858FE">
        <w:t>”</w:t>
      </w:r>
      <w:r>
        <w:t xml:space="preserve"> button</w:t>
      </w:r>
      <w:r w:rsidR="001858FE">
        <w:t xml:space="preserve"> will cause the program to minimize itself </w:t>
      </w:r>
      <w:r w:rsidR="004E64D5">
        <w:t xml:space="preserve">and </w:t>
      </w:r>
      <w:r w:rsidR="001858FE">
        <w:t>stay running.  Launching the program again will restore the main request view.  Additionally, clicking the DataMart Client icon in the system tray control will also restore the window.</w:t>
      </w:r>
    </w:p>
    <w:p w:rsidR="001858FE" w:rsidRDefault="001858FE" w:rsidP="000B692E">
      <w:r>
        <w:t>Lastly, clicking the information control</w:t>
      </w:r>
      <w:r w:rsidR="001613F5">
        <w:t xml:space="preserve"> icon</w:t>
      </w:r>
      <w:r>
        <w:t xml:space="preserve">  </w:t>
      </w:r>
      <w:r>
        <w:rPr>
          <w:noProof/>
        </w:rPr>
        <w:drawing>
          <wp:inline distT="0" distB="0" distL="0" distR="0">
            <wp:extent cx="213510" cy="20364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361" cy="209221"/>
                    </a:xfrm>
                    <a:prstGeom prst="rect">
                      <a:avLst/>
                    </a:prstGeom>
                    <a:noFill/>
                    <a:ln>
                      <a:noFill/>
                    </a:ln>
                  </pic:spPr>
                </pic:pic>
              </a:graphicData>
            </a:graphic>
          </wp:inline>
        </w:drawing>
      </w:r>
      <w:r>
        <w:t xml:space="preserve">  will display the application “About” popup dialog that displays the version number that is installed and running.</w:t>
      </w:r>
    </w:p>
    <w:p w:rsidR="001858FE" w:rsidRDefault="001858FE" w:rsidP="000B692E">
      <w:pPr>
        <w:rPr>
          <w:rFonts w:ascii="Cambria" w:hAnsi="Cambria"/>
          <w:sz w:val="20"/>
          <w:szCs w:val="20"/>
        </w:rPr>
      </w:pPr>
      <w:r>
        <w:rPr>
          <w:rFonts w:ascii="Cambria" w:hAnsi="Cambria"/>
          <w:noProof/>
          <w:sz w:val="20"/>
          <w:szCs w:val="20"/>
        </w:rPr>
        <w:lastRenderedPageBreak/>
        <w:drawing>
          <wp:inline distT="0" distB="0" distL="0" distR="0">
            <wp:extent cx="5939790" cy="3225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3225800"/>
                    </a:xfrm>
                    <a:prstGeom prst="rect">
                      <a:avLst/>
                    </a:prstGeom>
                    <a:noFill/>
                    <a:ln>
                      <a:noFill/>
                    </a:ln>
                  </pic:spPr>
                </pic:pic>
              </a:graphicData>
            </a:graphic>
          </wp:inline>
        </w:drawing>
      </w:r>
    </w:p>
    <w:p w:rsidR="00090245" w:rsidRPr="005F5A32" w:rsidRDefault="00DF3BEA" w:rsidP="008C61E4">
      <w:pPr>
        <w:pStyle w:val="Heading3"/>
      </w:pPr>
      <w:bookmarkStart w:id="31" w:name="_Toc350939699"/>
      <w:r w:rsidRPr="005F5A32">
        <w:t>Filtering Options</w:t>
      </w:r>
      <w:bookmarkEnd w:id="31"/>
    </w:p>
    <w:p w:rsidR="00090245" w:rsidRDefault="008A2387" w:rsidP="005F5A32">
      <w:r>
        <w:t xml:space="preserve">Use the drop-down controls at the top of the screen or you may click on any column title to sort your list of queries (e.g., DataMart Name, Created By, Request Time, Status and Response Time). </w:t>
      </w:r>
      <w:r w:rsidR="00090245">
        <w:t>You can filter by the following:</w:t>
      </w:r>
    </w:p>
    <w:p w:rsidR="008A2387" w:rsidRDefault="008A2387" w:rsidP="005F5A32"/>
    <w:tbl>
      <w:tblPr>
        <w:tblW w:w="921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Look w:val="04A0" w:firstRow="1" w:lastRow="0" w:firstColumn="1" w:lastColumn="0" w:noHBand="0" w:noVBand="1"/>
      </w:tblPr>
      <w:tblGrid>
        <w:gridCol w:w="2268"/>
        <w:gridCol w:w="6948"/>
      </w:tblGrid>
      <w:tr w:rsidR="007F74EF" w:rsidRPr="00671638" w:rsidTr="000B692E">
        <w:trPr>
          <w:trHeight w:val="359"/>
        </w:trPr>
        <w:tc>
          <w:tcPr>
            <w:tcW w:w="2268" w:type="dxa"/>
            <w:tcBorders>
              <w:top w:val="single" w:sz="4" w:space="0" w:color="BFBFBF" w:themeColor="background1" w:themeShade="BF"/>
              <w:bottom w:val="single" w:sz="6" w:space="0" w:color="BFBFBF" w:themeColor="background1" w:themeShade="BF"/>
            </w:tcBorders>
            <w:shd w:val="clear" w:color="auto" w:fill="BFBFBF" w:themeFill="background1" w:themeFillShade="BF"/>
          </w:tcPr>
          <w:p w:rsidR="007F74EF" w:rsidRPr="007F74EF" w:rsidRDefault="007F74EF" w:rsidP="00671638">
            <w:pPr>
              <w:rPr>
                <w:b/>
              </w:rPr>
            </w:pPr>
            <w:r w:rsidRPr="007F74EF">
              <w:rPr>
                <w:b/>
              </w:rPr>
              <w:t>Option</w:t>
            </w:r>
          </w:p>
        </w:tc>
        <w:tc>
          <w:tcPr>
            <w:tcW w:w="6948" w:type="dxa"/>
            <w:tcBorders>
              <w:top w:val="single" w:sz="4" w:space="0" w:color="BFBFBF" w:themeColor="background1" w:themeShade="BF"/>
              <w:bottom w:val="single" w:sz="6" w:space="0" w:color="BFBFBF" w:themeColor="background1" w:themeShade="BF"/>
            </w:tcBorders>
            <w:shd w:val="clear" w:color="auto" w:fill="BFBFBF" w:themeFill="background1" w:themeFillShade="BF"/>
          </w:tcPr>
          <w:p w:rsidR="007F74EF" w:rsidRPr="007F74EF" w:rsidRDefault="007F74EF" w:rsidP="00671638">
            <w:pPr>
              <w:rPr>
                <w:b/>
              </w:rPr>
            </w:pPr>
            <w:r w:rsidRPr="007F74EF">
              <w:rPr>
                <w:b/>
              </w:rPr>
              <w:t>Description</w:t>
            </w:r>
          </w:p>
        </w:tc>
      </w:tr>
      <w:tr w:rsidR="00DF3BEA" w:rsidRPr="00671638" w:rsidTr="000B692E">
        <w:tc>
          <w:tcPr>
            <w:tcW w:w="2268" w:type="dxa"/>
          </w:tcPr>
          <w:p w:rsidR="000B1678" w:rsidRPr="00671638" w:rsidRDefault="00DF3BEA" w:rsidP="00671638">
            <w:r w:rsidRPr="00671638">
              <w:t>DataMarts</w:t>
            </w:r>
          </w:p>
        </w:tc>
        <w:tc>
          <w:tcPr>
            <w:tcW w:w="6948" w:type="dxa"/>
          </w:tcPr>
          <w:p w:rsidR="000B1678" w:rsidRPr="00671638" w:rsidRDefault="00DF3BEA" w:rsidP="00671638">
            <w:r w:rsidRPr="00671638">
              <w:t>The DataMarts drop-down list displays the DataMarts that you are configured to administer within the selected Network(s) in addition to an “All” selection.</w:t>
            </w:r>
            <w:r w:rsidR="0077448C" w:rsidRPr="00671638">
              <w:t xml:space="preserve"> Each network will have at least one DataMart.</w:t>
            </w:r>
          </w:p>
        </w:tc>
      </w:tr>
      <w:tr w:rsidR="00DF3BEA" w:rsidRPr="00671638" w:rsidTr="000B692E">
        <w:tc>
          <w:tcPr>
            <w:tcW w:w="2268" w:type="dxa"/>
          </w:tcPr>
          <w:p w:rsidR="000B1678" w:rsidRPr="00671638" w:rsidRDefault="00DF3BEA" w:rsidP="00671638">
            <w:r w:rsidRPr="00671638">
              <w:t>Status</w:t>
            </w:r>
          </w:p>
        </w:tc>
        <w:tc>
          <w:tcPr>
            <w:tcW w:w="6948" w:type="dxa"/>
          </w:tcPr>
          <w:p w:rsidR="000B1678" w:rsidRPr="00671638" w:rsidRDefault="00DF3BEA" w:rsidP="00671638">
            <w:r w:rsidRPr="00671638">
              <w:t xml:space="preserve">The Status drop-down list  allows you to view queries by status: Pending, Submitted, Completed, Awaiting Approval, </w:t>
            </w:r>
            <w:r w:rsidR="004F129E">
              <w:t>Rejected, Cancelled</w:t>
            </w:r>
            <w:r w:rsidR="006178C7">
              <w:t>, Pending Group DataMart</w:t>
            </w:r>
            <w:r w:rsidR="00090245" w:rsidRPr="00671638">
              <w:t xml:space="preserve"> Admin</w:t>
            </w:r>
            <w:r w:rsidR="006178C7">
              <w:t>istrator</w:t>
            </w:r>
            <w:r w:rsidR="00090245" w:rsidRPr="00671638">
              <w:t xml:space="preserve"> Approval, In Progress, or Failed in addition to an “All” selection.</w:t>
            </w:r>
          </w:p>
        </w:tc>
      </w:tr>
      <w:tr w:rsidR="008A2387" w:rsidRPr="00671638" w:rsidTr="000B692E">
        <w:tc>
          <w:tcPr>
            <w:tcW w:w="2268" w:type="dxa"/>
          </w:tcPr>
          <w:p w:rsidR="008A2387" w:rsidRPr="00671638" w:rsidRDefault="008A2387" w:rsidP="00671638">
            <w:r>
              <w:t>Date</w:t>
            </w:r>
          </w:p>
        </w:tc>
        <w:tc>
          <w:tcPr>
            <w:tcW w:w="6948" w:type="dxa"/>
          </w:tcPr>
          <w:p w:rsidR="008A2387" w:rsidRPr="00671638" w:rsidRDefault="008A2387" w:rsidP="00671638">
            <w:r>
              <w:t>Go to File &gt; Filter (or Ctrl + F).  You can choose to filter the query list by preset time periods or by custom dates.</w:t>
            </w:r>
          </w:p>
        </w:tc>
      </w:tr>
    </w:tbl>
    <w:p w:rsidR="00196A6F" w:rsidRDefault="009A5EC3">
      <w:pPr>
        <w:pStyle w:val="Heading4"/>
      </w:pPr>
      <w:r w:rsidRPr="009A5EC3">
        <w:t>Query Status</w:t>
      </w:r>
    </w:p>
    <w:p w:rsidR="003D4C7B" w:rsidRDefault="00840CAA" w:rsidP="009A5EC3">
      <w:r>
        <w:t>When viewing queries by status, you can sort on the following options</w:t>
      </w:r>
      <w:r w:rsidR="00DF0E95">
        <w:t xml:space="preserve">. </w:t>
      </w:r>
    </w:p>
    <w:p w:rsidR="009A5EC3" w:rsidRPr="009A5EC3" w:rsidRDefault="00DF0E95" w:rsidP="009A5EC3">
      <w:r>
        <w:rPr>
          <w:b/>
        </w:rPr>
        <w:t>Note</w:t>
      </w:r>
      <w:r>
        <w:t>: Running a query does not change the query’s status.</w:t>
      </w:r>
    </w:p>
    <w:tbl>
      <w:tblPr>
        <w:tblStyle w:val="TableGrid"/>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firstRow="1" w:lastRow="0" w:firstColumn="1" w:lastColumn="0" w:noHBand="0" w:noVBand="1"/>
      </w:tblPr>
      <w:tblGrid>
        <w:gridCol w:w="2178"/>
        <w:gridCol w:w="7398"/>
      </w:tblGrid>
      <w:tr w:rsidR="009A5EC3" w:rsidTr="000B692E">
        <w:tc>
          <w:tcPr>
            <w:tcW w:w="2178" w:type="dxa"/>
            <w:shd w:val="clear" w:color="auto" w:fill="BFBFBF" w:themeFill="background1" w:themeFillShade="BF"/>
          </w:tcPr>
          <w:p w:rsidR="009A5EC3" w:rsidRPr="009A5EC3" w:rsidRDefault="009A5EC3" w:rsidP="005F5A32">
            <w:pPr>
              <w:rPr>
                <w:b/>
              </w:rPr>
            </w:pPr>
            <w:r w:rsidRPr="009A5EC3">
              <w:rPr>
                <w:b/>
              </w:rPr>
              <w:lastRenderedPageBreak/>
              <w:t>Status</w:t>
            </w:r>
          </w:p>
        </w:tc>
        <w:tc>
          <w:tcPr>
            <w:tcW w:w="7398" w:type="dxa"/>
            <w:shd w:val="clear" w:color="auto" w:fill="BFBFBF" w:themeFill="background1" w:themeFillShade="BF"/>
          </w:tcPr>
          <w:p w:rsidR="009A5EC3" w:rsidRPr="009A5EC3" w:rsidRDefault="009A5EC3" w:rsidP="005F5A32">
            <w:pPr>
              <w:rPr>
                <w:b/>
              </w:rPr>
            </w:pPr>
            <w:r w:rsidRPr="009A5EC3">
              <w:rPr>
                <w:b/>
              </w:rPr>
              <w:t>Description</w:t>
            </w:r>
          </w:p>
        </w:tc>
      </w:tr>
      <w:tr w:rsidR="00AE01E9" w:rsidTr="000B692E">
        <w:tc>
          <w:tcPr>
            <w:tcW w:w="2178" w:type="dxa"/>
          </w:tcPr>
          <w:p w:rsidR="00AE01E9" w:rsidRPr="0051110B" w:rsidRDefault="00AE01E9" w:rsidP="005F5A32">
            <w:r w:rsidRPr="0051110B">
              <w:t>All</w:t>
            </w:r>
          </w:p>
        </w:tc>
        <w:tc>
          <w:tcPr>
            <w:tcW w:w="7398" w:type="dxa"/>
          </w:tcPr>
          <w:p w:rsidR="003C5E23" w:rsidRPr="0051110B" w:rsidRDefault="003C5E23" w:rsidP="003C5E23">
            <w:r>
              <w:t>D</w:t>
            </w:r>
            <w:r w:rsidR="00AE01E9" w:rsidRPr="0051110B">
              <w:t>isplay</w:t>
            </w:r>
            <w:r>
              <w:t>s</w:t>
            </w:r>
            <w:r w:rsidR="00AE01E9" w:rsidRPr="0051110B">
              <w:t xml:space="preserve"> all queries</w:t>
            </w:r>
            <w:r>
              <w:t>.  Does not filter by status.</w:t>
            </w:r>
          </w:p>
        </w:tc>
      </w:tr>
      <w:tr w:rsidR="00AE01E9" w:rsidTr="000B692E">
        <w:tc>
          <w:tcPr>
            <w:tcW w:w="2178" w:type="dxa"/>
          </w:tcPr>
          <w:p w:rsidR="00AE01E9" w:rsidRDefault="00AE01E9" w:rsidP="005F5A32">
            <w:r w:rsidRPr="0051110B">
              <w:t>Pending</w:t>
            </w:r>
          </w:p>
        </w:tc>
        <w:tc>
          <w:tcPr>
            <w:tcW w:w="7398" w:type="dxa"/>
          </w:tcPr>
          <w:p w:rsidR="00AE01E9" w:rsidRDefault="00840CAA" w:rsidP="002F0F86">
            <w:r>
              <w:t>The query has been submitted to the DataMart, but not yet processed by the background service</w:t>
            </w:r>
            <w:r w:rsidR="002F0F86">
              <w:t xml:space="preserve"> (</w:t>
            </w:r>
            <w:proofErr w:type="spellStart"/>
            <w:r w:rsidR="00296BF4" w:rsidRPr="0051110B">
              <w:t>HubBackgroundService</w:t>
            </w:r>
            <w:proofErr w:type="spellEnd"/>
            <w:r w:rsidR="00296BF4">
              <w:t>)</w:t>
            </w:r>
            <w:r>
              <w:t xml:space="preserve">. </w:t>
            </w:r>
            <w:r w:rsidR="002F0F86">
              <w:t xml:space="preserve"> Pending is an intermediate state, usually very short. Once the background service has processed the query, it changes the status to Submitted. </w:t>
            </w:r>
          </w:p>
        </w:tc>
      </w:tr>
      <w:tr w:rsidR="00AE01E9" w:rsidTr="000B692E">
        <w:tc>
          <w:tcPr>
            <w:tcW w:w="2178" w:type="dxa"/>
          </w:tcPr>
          <w:p w:rsidR="00AE01E9" w:rsidRDefault="00AE01E9" w:rsidP="005F5A32">
            <w:r w:rsidRPr="0051110B">
              <w:t>Submitted</w:t>
            </w:r>
          </w:p>
        </w:tc>
        <w:tc>
          <w:tcPr>
            <w:tcW w:w="7398" w:type="dxa"/>
          </w:tcPr>
          <w:p w:rsidR="00AE01E9" w:rsidRDefault="002F0F86" w:rsidP="00296BF4">
            <w:r>
              <w:t xml:space="preserve">The query has been submitted to the DataMart and processed by the background service.  </w:t>
            </w:r>
            <w:r w:rsidRPr="0051110B">
              <w:t xml:space="preserve">Submitted </w:t>
            </w:r>
            <w:r>
              <w:t>and Pending</w:t>
            </w:r>
            <w:r w:rsidR="00AE01E9" w:rsidRPr="0051110B">
              <w:t xml:space="preserve"> </w:t>
            </w:r>
            <w:r w:rsidR="00296BF4">
              <w:t xml:space="preserve">both mean that an Investigator has submitted a query. The only difference is </w:t>
            </w:r>
            <w:r w:rsidR="00AE01E9" w:rsidRPr="0051110B">
              <w:t xml:space="preserve">that the </w:t>
            </w:r>
            <w:r w:rsidR="00296BF4">
              <w:t>intermediate state of Pending</w:t>
            </w:r>
            <w:r w:rsidR="00AE01E9" w:rsidRPr="0051110B">
              <w:t xml:space="preserve"> g</w:t>
            </w:r>
            <w:r w:rsidR="00296BF4">
              <w:t>ets changed to Submitted</w:t>
            </w:r>
            <w:r w:rsidR="00AE01E9" w:rsidRPr="0051110B">
              <w:t xml:space="preserve"> by</w:t>
            </w:r>
            <w:r w:rsidR="00296BF4">
              <w:t xml:space="preserve"> the background service</w:t>
            </w:r>
            <w:r w:rsidR="00AE01E9" w:rsidRPr="0051110B">
              <w:t xml:space="preserve"> that polls the database for new queries. </w:t>
            </w:r>
            <w:r w:rsidR="00296BF4">
              <w:t xml:space="preserve">If the query status does not get changed to Submitted, the background service is </w:t>
            </w:r>
            <w:r w:rsidR="00AE01E9" w:rsidRPr="0051110B">
              <w:t>not working</w:t>
            </w:r>
            <w:r w:rsidR="00296BF4">
              <w:t>.</w:t>
            </w:r>
          </w:p>
        </w:tc>
      </w:tr>
      <w:tr w:rsidR="00AE01E9" w:rsidTr="000B692E">
        <w:tc>
          <w:tcPr>
            <w:tcW w:w="2178" w:type="dxa"/>
          </w:tcPr>
          <w:p w:rsidR="00AE01E9" w:rsidRDefault="00AE01E9" w:rsidP="005F5A32">
            <w:r w:rsidRPr="0051110B">
              <w:t>Completed</w:t>
            </w:r>
          </w:p>
        </w:tc>
        <w:tc>
          <w:tcPr>
            <w:tcW w:w="7398" w:type="dxa"/>
          </w:tcPr>
          <w:p w:rsidR="00AE01E9" w:rsidRDefault="00296BF4" w:rsidP="004C10A5">
            <w:r>
              <w:t>The results of the query have been uploaded to the Portal</w:t>
            </w:r>
            <w:r w:rsidR="004C10A5">
              <w:t>. Queries are marked Completed when results have been uploaded by</w:t>
            </w:r>
            <w:r w:rsidR="00AE01E9" w:rsidRPr="0051110B">
              <w:t xml:space="preserve"> </w:t>
            </w:r>
            <w:r w:rsidR="004C10A5">
              <w:t xml:space="preserve">the </w:t>
            </w:r>
            <w:r w:rsidR="00AE01E9" w:rsidRPr="0051110B">
              <w:t>DataMart</w:t>
            </w:r>
            <w:r>
              <w:t xml:space="preserve"> </w:t>
            </w:r>
            <w:r w:rsidR="00AE01E9" w:rsidRPr="0051110B">
              <w:t>Administrator (via DataMart</w:t>
            </w:r>
            <w:r>
              <w:t xml:space="preserve"> </w:t>
            </w:r>
            <w:r w:rsidR="00AE01E9" w:rsidRPr="0051110B">
              <w:t xml:space="preserve">Client) or by </w:t>
            </w:r>
            <w:r w:rsidR="004C10A5">
              <w:t xml:space="preserve">the </w:t>
            </w:r>
            <w:r w:rsidR="00AE01E9" w:rsidRPr="0051110B">
              <w:t>Server DataMart</w:t>
            </w:r>
            <w:r w:rsidR="004C10A5">
              <w:t>.</w:t>
            </w:r>
            <w:r w:rsidR="00AE01E9" w:rsidRPr="0051110B">
              <w:t xml:space="preserve"> </w:t>
            </w:r>
          </w:p>
        </w:tc>
      </w:tr>
      <w:tr w:rsidR="00AE01E9" w:rsidTr="000B692E">
        <w:tc>
          <w:tcPr>
            <w:tcW w:w="2178" w:type="dxa"/>
          </w:tcPr>
          <w:p w:rsidR="00AE01E9" w:rsidRDefault="00AE01E9" w:rsidP="005F5A32">
            <w:r w:rsidRPr="0051110B">
              <w:t>Awaiting Approval</w:t>
            </w:r>
          </w:p>
        </w:tc>
        <w:tc>
          <w:tcPr>
            <w:tcW w:w="7398" w:type="dxa"/>
          </w:tcPr>
          <w:p w:rsidR="007724CD" w:rsidRPr="007724CD" w:rsidRDefault="00212101" w:rsidP="008A2387">
            <w:pPr>
              <w:tabs>
                <w:tab w:val="left" w:pos="0"/>
              </w:tabs>
              <w:rPr>
                <w:ins w:id="32" w:author="BMS" w:date="2013-06-19T09:47:00Z"/>
                <w:highlight w:val="yellow"/>
                <w:rPrChange w:id="33" w:author="BMS" w:date="2013-06-19T09:47:00Z">
                  <w:rPr>
                    <w:ins w:id="34" w:author="BMS" w:date="2013-06-19T09:47:00Z"/>
                  </w:rPr>
                </w:rPrChange>
              </w:rPr>
            </w:pPr>
            <w:r>
              <w:t xml:space="preserve">The query </w:t>
            </w:r>
            <w:r w:rsidR="006C33EE">
              <w:t xml:space="preserve">has been received by the DataMart but </w:t>
            </w:r>
            <w:r>
              <w:t>requires approval from the DataMart Administrator</w:t>
            </w:r>
            <w:r w:rsidR="006C33EE">
              <w:t xml:space="preserve"> before it is executed</w:t>
            </w:r>
            <w:r>
              <w:t xml:space="preserve">. </w:t>
            </w:r>
            <w:r w:rsidR="00AE01E9" w:rsidRPr="0051110B">
              <w:t>Th</w:t>
            </w:r>
            <w:r>
              <w:t>e</w:t>
            </w:r>
            <w:r w:rsidR="00AE01E9" w:rsidRPr="0051110B">
              <w:t xml:space="preserve"> </w:t>
            </w:r>
            <w:r>
              <w:t>DataMart A</w:t>
            </w:r>
            <w:r w:rsidR="00AE01E9" w:rsidRPr="0051110B">
              <w:t xml:space="preserve">dministrator </w:t>
            </w:r>
            <w:r>
              <w:t>can</w:t>
            </w:r>
            <w:r w:rsidR="00AE01E9" w:rsidRPr="0051110B">
              <w:t xml:space="preserve"> set a query to</w:t>
            </w:r>
            <w:r>
              <w:t xml:space="preserve"> Awaiting Approval </w:t>
            </w:r>
            <w:r w:rsidR="0077504A">
              <w:t xml:space="preserve">by clicking </w:t>
            </w:r>
            <w:r w:rsidR="000F0544">
              <w:t xml:space="preserve">the </w:t>
            </w:r>
            <w:r w:rsidR="0077504A">
              <w:t>Hold</w:t>
            </w:r>
            <w:r w:rsidR="00AE01E9" w:rsidRPr="0051110B">
              <w:t xml:space="preserve"> button </w:t>
            </w:r>
            <w:r w:rsidR="0077504A">
              <w:t>in the Query Detail view of the DataMart</w:t>
            </w:r>
            <w:r w:rsidR="006C33EE">
              <w:t xml:space="preserve"> </w:t>
            </w:r>
            <w:r w:rsidR="0077504A">
              <w:t>Client</w:t>
            </w:r>
            <w:r w:rsidR="00AE01E9" w:rsidRPr="0051110B">
              <w:t>.</w:t>
            </w:r>
            <w:r w:rsidR="0077504A">
              <w:t xml:space="preserve"> See</w:t>
            </w:r>
            <w:r w:rsidR="006C33EE">
              <w:t xml:space="preserve"> Sectio</w:t>
            </w:r>
            <w:r w:rsidR="008878BB" w:rsidRPr="003F0878">
              <w:rPr>
                <w:highlight w:val="yellow"/>
              </w:rPr>
              <w:t xml:space="preserve">n 5.3 </w:t>
            </w:r>
            <w:r w:rsidR="00055A12" w:rsidRPr="003F0878">
              <w:rPr>
                <w:highlight w:val="yellow"/>
              </w:rPr>
              <w:fldChar w:fldCharType="begin"/>
            </w:r>
            <w:r w:rsidR="008878BB" w:rsidRPr="003F0878">
              <w:rPr>
                <w:highlight w:val="yellow"/>
              </w:rPr>
              <w:instrText xml:space="preserve"> REF _Ref277765855 \h </w:instrText>
            </w:r>
            <w:r w:rsidR="00DF0E95">
              <w:rPr>
                <w:highlight w:val="yellow"/>
              </w:rPr>
              <w:instrText xml:space="preserve"> \* MERGEFORMAT </w:instrText>
            </w:r>
            <w:r w:rsidR="00055A12" w:rsidRPr="003F0878">
              <w:rPr>
                <w:highlight w:val="yellow"/>
              </w:rPr>
            </w:r>
            <w:r w:rsidR="00055A12" w:rsidRPr="003F0878">
              <w:rPr>
                <w:highlight w:val="yellow"/>
              </w:rPr>
              <w:fldChar w:fldCharType="separate"/>
            </w:r>
          </w:p>
          <w:p w:rsidR="003D3B6F" w:rsidRPr="003D3B6F" w:rsidDel="007724CD" w:rsidRDefault="007724CD" w:rsidP="008A2387">
            <w:pPr>
              <w:tabs>
                <w:tab w:val="left" w:pos="0"/>
              </w:tabs>
              <w:rPr>
                <w:del w:id="35" w:author="BMS" w:date="2013-06-19T09:47:00Z"/>
                <w:highlight w:val="yellow"/>
              </w:rPr>
            </w:pPr>
            <w:ins w:id="36" w:author="BMS" w:date="2013-06-19T09:47:00Z">
              <w:r w:rsidRPr="007724CD">
                <w:rPr>
                  <w:highlight w:val="yellow"/>
                  <w:rPrChange w:id="37" w:author="BMS" w:date="2013-06-19T09:47:00Z">
                    <w:rPr/>
                  </w:rPrChange>
                </w:rPr>
                <w:t xml:space="preserve">Holding </w:t>
              </w:r>
              <w:r w:rsidRPr="00F51DD1">
                <w:t>Queries</w:t>
              </w:r>
            </w:ins>
          </w:p>
          <w:p w:rsidR="00AE01E9" w:rsidRDefault="00055A12" w:rsidP="004829DE">
            <w:pPr>
              <w:tabs>
                <w:tab w:val="left" w:pos="0"/>
              </w:tabs>
            </w:pPr>
            <w:del w:id="38" w:author="BMS" w:date="2013-06-19T09:47:00Z">
              <w:r w:rsidRPr="00055A12" w:rsidDel="007724CD">
                <w:rPr>
                  <w:highlight w:val="yellow"/>
                </w:rPr>
                <w:delText xml:space="preserve">Holding </w:delText>
              </w:r>
              <w:r w:rsidR="003D3B6F" w:rsidRPr="00F51DD1" w:rsidDel="007724CD">
                <w:delText>Queries</w:delText>
              </w:r>
            </w:del>
            <w:r w:rsidRPr="003F0878">
              <w:rPr>
                <w:highlight w:val="yellow"/>
              </w:rPr>
              <w:fldChar w:fldCharType="end"/>
            </w:r>
            <w:r w:rsidR="006C33EE">
              <w:t>.</w:t>
            </w:r>
            <w:r w:rsidR="00AE01E9" w:rsidRPr="0051110B">
              <w:t xml:space="preserve"> </w:t>
            </w:r>
            <w:r w:rsidR="00977940">
              <w:t xml:space="preserve"> After further</w:t>
            </w:r>
            <w:r w:rsidR="00BA2924">
              <w:t xml:space="preserve"> review, you may upload</w:t>
            </w:r>
            <w:r w:rsidR="00977940">
              <w:t xml:space="preserve"> the queries you hold that are</w:t>
            </w:r>
            <w:r w:rsidR="00BA2924">
              <w:t xml:space="preserve"> Awaiting A</w:t>
            </w:r>
            <w:r w:rsidR="00AE01E9" w:rsidRPr="0051110B">
              <w:t>pproval.</w:t>
            </w:r>
          </w:p>
        </w:tc>
      </w:tr>
      <w:tr w:rsidR="00AE01E9" w:rsidTr="000B692E">
        <w:tc>
          <w:tcPr>
            <w:tcW w:w="2178" w:type="dxa"/>
          </w:tcPr>
          <w:p w:rsidR="00AE01E9" w:rsidRDefault="00AE01E9" w:rsidP="005F5A32">
            <w:r w:rsidRPr="0051110B">
              <w:t>Rejected</w:t>
            </w:r>
          </w:p>
        </w:tc>
        <w:tc>
          <w:tcPr>
            <w:tcW w:w="7398" w:type="dxa"/>
          </w:tcPr>
          <w:p w:rsidR="00AE01E9" w:rsidRDefault="006C33EE" w:rsidP="006C33EE">
            <w:r>
              <w:t xml:space="preserve">The query has been rejected by the DataMart Administrator. The DataMart Administrator sets the query state to Rejected </w:t>
            </w:r>
            <w:r w:rsidR="00AE01E9" w:rsidRPr="0051110B">
              <w:t xml:space="preserve">by clicking </w:t>
            </w:r>
            <w:r>
              <w:t xml:space="preserve">the </w:t>
            </w:r>
            <w:r w:rsidR="00AE01E9" w:rsidRPr="0051110B">
              <w:t xml:space="preserve">Reject button </w:t>
            </w:r>
            <w:r>
              <w:t>in the Query Detail view of the</w:t>
            </w:r>
            <w:r w:rsidR="00AE01E9" w:rsidRPr="0051110B">
              <w:t xml:space="preserve"> DataMart</w:t>
            </w:r>
            <w:r>
              <w:t xml:space="preserve"> Client</w:t>
            </w:r>
            <w:r w:rsidR="00AE01E9" w:rsidRPr="0051110B">
              <w:t xml:space="preserve">. </w:t>
            </w:r>
            <w:r>
              <w:t xml:space="preserve">See Section </w:t>
            </w:r>
            <w:r w:rsidR="00055A12" w:rsidRPr="003F0878">
              <w:rPr>
                <w:highlight w:val="yellow"/>
              </w:rPr>
              <w:fldChar w:fldCharType="begin"/>
            </w:r>
            <w:r w:rsidR="008878BB" w:rsidRPr="003F0878">
              <w:rPr>
                <w:highlight w:val="yellow"/>
              </w:rPr>
              <w:instrText xml:space="preserve"> REF _Ref277766083 \r \h </w:instrText>
            </w:r>
            <w:r w:rsidR="00DF0E95">
              <w:rPr>
                <w:highlight w:val="yellow"/>
              </w:rPr>
              <w:instrText xml:space="preserve"> \* MERGEFORMAT </w:instrText>
            </w:r>
            <w:r w:rsidR="00055A12" w:rsidRPr="003F0878">
              <w:rPr>
                <w:highlight w:val="yellow"/>
              </w:rPr>
            </w:r>
            <w:r w:rsidR="00055A12" w:rsidRPr="003F0878">
              <w:rPr>
                <w:highlight w:val="yellow"/>
              </w:rPr>
              <w:fldChar w:fldCharType="separate"/>
            </w:r>
            <w:proofErr w:type="gramStart"/>
            <w:r w:rsidR="007724CD">
              <w:rPr>
                <w:highlight w:val="yellow"/>
              </w:rPr>
              <w:t xml:space="preserve">5.4  </w:t>
            </w:r>
            <w:proofErr w:type="gramEnd"/>
            <w:r w:rsidR="00055A12" w:rsidRPr="003F0878">
              <w:rPr>
                <w:highlight w:val="yellow"/>
              </w:rPr>
              <w:fldChar w:fldCharType="end"/>
            </w:r>
            <w:r w:rsidR="00F31469">
              <w:fldChar w:fldCharType="begin"/>
            </w:r>
            <w:r w:rsidR="00F31469">
              <w:instrText xml:space="preserve"> REF _Ref277766087 \h  \</w:instrText>
            </w:r>
            <w:r w:rsidR="00F31469">
              <w:instrText xml:space="preserve">* MERGEFORMAT </w:instrText>
            </w:r>
            <w:r w:rsidR="00F31469">
              <w:fldChar w:fldCharType="separate"/>
            </w:r>
            <w:ins w:id="39" w:author="BMS" w:date="2013-06-19T09:47:00Z">
              <w:r w:rsidR="007724CD" w:rsidRPr="007724CD">
                <w:rPr>
                  <w:highlight w:val="yellow"/>
                  <w:rPrChange w:id="40" w:author="BMS" w:date="2013-06-19T09:47:00Z">
                    <w:rPr/>
                  </w:rPrChange>
                </w:rPr>
                <w:t>Rejecting Queries</w:t>
              </w:r>
            </w:ins>
            <w:del w:id="41" w:author="BMS" w:date="2013-06-19T09:47:00Z">
              <w:r w:rsidR="00055A12" w:rsidRPr="00055A12" w:rsidDel="007724CD">
                <w:rPr>
                  <w:highlight w:val="yellow"/>
                </w:rPr>
                <w:delText>Rejecting Queries</w:delText>
              </w:r>
            </w:del>
            <w:r w:rsidR="00F31469">
              <w:fldChar w:fldCharType="end"/>
            </w:r>
            <w:r>
              <w:t xml:space="preserve">. </w:t>
            </w:r>
            <w:r w:rsidR="00AE01E9" w:rsidRPr="0051110B">
              <w:t>Rejecting a query ends the life of the query submitted to that DataMart.</w:t>
            </w:r>
          </w:p>
        </w:tc>
      </w:tr>
      <w:tr w:rsidR="00AE01E9" w:rsidTr="000B692E">
        <w:tc>
          <w:tcPr>
            <w:tcW w:w="2178" w:type="dxa"/>
          </w:tcPr>
          <w:p w:rsidR="00AE01E9" w:rsidRDefault="00AE01E9" w:rsidP="005F5A32">
            <w:r w:rsidRPr="0051110B">
              <w:t>Cancelled</w:t>
            </w:r>
          </w:p>
        </w:tc>
        <w:tc>
          <w:tcPr>
            <w:tcW w:w="7398" w:type="dxa"/>
          </w:tcPr>
          <w:p w:rsidR="00AE01E9" w:rsidRDefault="00285781" w:rsidP="005F5A32">
            <w:r>
              <w:t xml:space="preserve">The Investigator has removed the DataMart from the query. </w:t>
            </w:r>
            <w:r w:rsidR="00AE01E9" w:rsidRPr="0051110B">
              <w:t>Removing DataMarts from a query mark</w:t>
            </w:r>
            <w:r>
              <w:t>s the status of the query for the removed DataMart</w:t>
            </w:r>
            <w:r w:rsidR="00AE01E9" w:rsidRPr="0051110B">
              <w:t xml:space="preserve"> </w:t>
            </w:r>
            <w:r>
              <w:t>as Cancelled</w:t>
            </w:r>
            <w:r w:rsidR="00AE01E9" w:rsidRPr="0051110B">
              <w:t>.</w:t>
            </w:r>
            <w:r>
              <w:t xml:space="preserve"> Note: The Investigator cannot remove a particular DataMart from the query after it has uploaded results. </w:t>
            </w:r>
          </w:p>
        </w:tc>
      </w:tr>
      <w:tr w:rsidR="00AE01E9" w:rsidTr="000B692E">
        <w:tc>
          <w:tcPr>
            <w:tcW w:w="2178" w:type="dxa"/>
          </w:tcPr>
          <w:p w:rsidR="00AE01E9" w:rsidRPr="0051110B" w:rsidRDefault="00AE01E9" w:rsidP="00AE01E9">
            <w:r w:rsidRPr="0051110B">
              <w:t xml:space="preserve">Pending </w:t>
            </w:r>
            <w:r>
              <w:t xml:space="preserve">Group DataMart  Administrator </w:t>
            </w:r>
            <w:r w:rsidRPr="0051110B">
              <w:lastRenderedPageBreak/>
              <w:t>Approval</w:t>
            </w:r>
          </w:p>
        </w:tc>
        <w:tc>
          <w:tcPr>
            <w:tcW w:w="7398" w:type="dxa"/>
          </w:tcPr>
          <w:p w:rsidR="00AE01E9" w:rsidRPr="0051110B" w:rsidRDefault="008A2387" w:rsidP="006F308D">
            <w:r>
              <w:lastRenderedPageBreak/>
              <w:t>The query has been received by the DataMart but requires approval by the Group DataMart Administrator, if applicable. All results uploaded by DataM</w:t>
            </w:r>
            <w:r w:rsidRPr="0051110B">
              <w:t>arts that are par</w:t>
            </w:r>
            <w:r>
              <w:t>t of the Group’s organizations require this approval</w:t>
            </w:r>
            <w:r w:rsidRPr="0051110B">
              <w:t xml:space="preserve">. </w:t>
            </w:r>
            <w:r>
              <w:t>The</w:t>
            </w:r>
            <w:r w:rsidRPr="0051110B">
              <w:t xml:space="preserve"> uploaded results </w:t>
            </w:r>
            <w:r>
              <w:t>are</w:t>
            </w:r>
            <w:r w:rsidRPr="0051110B">
              <w:t xml:space="preserve"> </w:t>
            </w:r>
            <w:r>
              <w:t>withheld</w:t>
            </w:r>
            <w:r w:rsidRPr="0051110B">
              <w:t xml:space="preserve"> </w:t>
            </w:r>
            <w:r>
              <w:t xml:space="preserve">from </w:t>
            </w:r>
            <w:r w:rsidRPr="0051110B">
              <w:t xml:space="preserve">the </w:t>
            </w:r>
            <w:r>
              <w:t>I</w:t>
            </w:r>
            <w:r w:rsidRPr="0051110B">
              <w:t>nvestigator un</w:t>
            </w:r>
            <w:r>
              <w:t xml:space="preserve">less approved by the Group </w:t>
            </w:r>
            <w:r>
              <w:lastRenderedPageBreak/>
              <w:t>DataM</w:t>
            </w:r>
            <w:r w:rsidRPr="0051110B">
              <w:t>art Administrator.</w:t>
            </w:r>
          </w:p>
        </w:tc>
      </w:tr>
      <w:tr w:rsidR="00AE01E9" w:rsidTr="000B692E">
        <w:tc>
          <w:tcPr>
            <w:tcW w:w="2178" w:type="dxa"/>
          </w:tcPr>
          <w:p w:rsidR="00AE01E9" w:rsidRPr="0051110B" w:rsidRDefault="00AE01E9" w:rsidP="005F5A32">
            <w:r w:rsidRPr="0051110B">
              <w:lastRenderedPageBreak/>
              <w:t>In Progress</w:t>
            </w:r>
          </w:p>
        </w:tc>
        <w:tc>
          <w:tcPr>
            <w:tcW w:w="7398" w:type="dxa"/>
          </w:tcPr>
          <w:p w:rsidR="00AE01E9" w:rsidRPr="0051110B" w:rsidRDefault="00AC4DDA" w:rsidP="00AC4DDA">
            <w:r>
              <w:t xml:space="preserve">The query has been processed </w:t>
            </w:r>
            <w:r w:rsidR="00AE01E9" w:rsidRPr="0051110B">
              <w:t>at the DataMart</w:t>
            </w:r>
            <w:r>
              <w:t xml:space="preserve"> Client</w:t>
            </w:r>
            <w:r w:rsidR="00AE01E9" w:rsidRPr="0051110B">
              <w:t xml:space="preserve"> but</w:t>
            </w:r>
            <w:r>
              <w:t xml:space="preserve"> uploading the results has not finished.  For example, if you have selected “Process new queries automatically but do not upload results” in the DataMart Client settings, you might see the In Progress status.</w:t>
            </w:r>
            <w:r w:rsidRPr="0051110B">
              <w:t xml:space="preserve"> </w:t>
            </w:r>
            <w:r>
              <w:t xml:space="preserve"> See Section </w:t>
            </w:r>
            <w:r w:rsidR="00055A12">
              <w:fldChar w:fldCharType="begin"/>
            </w:r>
            <w:r>
              <w:instrText xml:space="preserve"> REF _Ref277767527 \r \h </w:instrText>
            </w:r>
            <w:r w:rsidR="00055A12">
              <w:fldChar w:fldCharType="separate"/>
            </w:r>
            <w:r w:rsidR="007724CD">
              <w:rPr>
                <w:b/>
                <w:bCs/>
              </w:rPr>
              <w:t>Error! Reference source not found.</w:t>
            </w:r>
            <w:r w:rsidR="00055A12">
              <w:fldChar w:fldCharType="end"/>
            </w:r>
            <w:r>
              <w:t xml:space="preserve"> </w:t>
            </w:r>
            <w:r w:rsidR="00055A12">
              <w:fldChar w:fldCharType="begin"/>
            </w:r>
            <w:r>
              <w:instrText xml:space="preserve"> REF _Ref277767530 \h </w:instrText>
            </w:r>
            <w:r w:rsidR="00055A12">
              <w:fldChar w:fldCharType="separate"/>
            </w:r>
            <w:r w:rsidR="007724CD">
              <w:rPr>
                <w:b/>
                <w:bCs/>
              </w:rPr>
              <w:t>Error! Reference source not found.</w:t>
            </w:r>
            <w:r w:rsidR="00055A12">
              <w:fldChar w:fldCharType="end"/>
            </w:r>
            <w:r>
              <w:t>.</w:t>
            </w:r>
          </w:p>
        </w:tc>
      </w:tr>
      <w:tr w:rsidR="00AE01E9" w:rsidTr="000B692E">
        <w:tc>
          <w:tcPr>
            <w:tcW w:w="2178" w:type="dxa"/>
          </w:tcPr>
          <w:p w:rsidR="00AE01E9" w:rsidRPr="0051110B" w:rsidRDefault="00AE01E9" w:rsidP="005F5A32">
            <w:r w:rsidRPr="0051110B">
              <w:t>Failed</w:t>
            </w:r>
          </w:p>
        </w:tc>
        <w:tc>
          <w:tcPr>
            <w:tcW w:w="7398" w:type="dxa"/>
          </w:tcPr>
          <w:p w:rsidR="008A2387" w:rsidRPr="0051110B" w:rsidRDefault="009560A2" w:rsidP="009560A2">
            <w:r>
              <w:t xml:space="preserve">The query </w:t>
            </w:r>
            <w:r w:rsidR="00AE01E9" w:rsidRPr="0051110B">
              <w:t>encounter</w:t>
            </w:r>
            <w:r>
              <w:t>ed</w:t>
            </w:r>
            <w:r w:rsidR="00AE01E9" w:rsidRPr="0051110B">
              <w:t xml:space="preserve"> </w:t>
            </w:r>
            <w:r>
              <w:t>errors while processing or failed</w:t>
            </w:r>
            <w:r w:rsidR="00AE01E9" w:rsidRPr="0051110B">
              <w:t xml:space="preserve"> to upload results</w:t>
            </w:r>
            <w:r w:rsidR="00DF0E95">
              <w:t>.</w:t>
            </w:r>
          </w:p>
        </w:tc>
      </w:tr>
    </w:tbl>
    <w:p w:rsidR="009107C7" w:rsidRPr="009107C7" w:rsidRDefault="009107C7" w:rsidP="009107C7">
      <w:bookmarkStart w:id="42" w:name="_Ref277765676"/>
    </w:p>
    <w:p w:rsidR="007D1DDB" w:rsidRPr="005F5A32" w:rsidRDefault="00090245" w:rsidP="008C61E4">
      <w:pPr>
        <w:pStyle w:val="Heading3"/>
      </w:pPr>
      <w:bookmarkStart w:id="43" w:name="_Toc350939700"/>
      <w:r w:rsidRPr="005F5A32">
        <w:t>Viewing Query Details</w:t>
      </w:r>
      <w:bookmarkEnd w:id="42"/>
      <w:bookmarkEnd w:id="43"/>
    </w:p>
    <w:p w:rsidR="007558CA" w:rsidRPr="00090245" w:rsidRDefault="00753BFC" w:rsidP="005F5A32">
      <w:r w:rsidRPr="00753BFC">
        <w:t xml:space="preserve">Highlight an entry in the list and click the </w:t>
      </w:r>
      <w:r w:rsidR="000B692E">
        <w:t>“</w:t>
      </w:r>
      <w:r w:rsidRPr="00753BFC">
        <w:t>Detail</w:t>
      </w:r>
      <w:r w:rsidR="000B692E">
        <w:t>s”</w:t>
      </w:r>
      <w:r w:rsidRPr="00753BFC">
        <w:t xml:space="preserve"> button to open the </w:t>
      </w:r>
      <w:r w:rsidR="00131F18">
        <w:t>Request</w:t>
      </w:r>
      <w:r w:rsidRPr="00753BFC">
        <w:t xml:space="preserve"> Detail view. You can also double</w:t>
      </w:r>
      <w:r w:rsidR="007558CA" w:rsidRPr="00753BFC">
        <w:t xml:space="preserve">-click </w:t>
      </w:r>
      <w:r>
        <w:t xml:space="preserve">an </w:t>
      </w:r>
      <w:r w:rsidR="007D1DDB">
        <w:t>entry</w:t>
      </w:r>
      <w:r>
        <w:t xml:space="preserve"> </w:t>
      </w:r>
      <w:r w:rsidR="007D1DDB">
        <w:t>in the list</w:t>
      </w:r>
      <w:r w:rsidR="007558CA" w:rsidRPr="00753BFC">
        <w:t xml:space="preserve">.  </w:t>
      </w:r>
    </w:p>
    <w:p w:rsidR="008A2387" w:rsidRDefault="000B692E" w:rsidP="000B692E">
      <w:pPr>
        <w:pStyle w:val="ListBullet"/>
        <w:numPr>
          <w:ilvl w:val="0"/>
          <w:numId w:val="0"/>
        </w:numPr>
        <w:ind w:left="360" w:hanging="360"/>
        <w:jc w:val="center"/>
      </w:pPr>
      <w:r>
        <w:rPr>
          <w:noProof/>
        </w:rPr>
        <w:drawing>
          <wp:inline distT="0" distB="0" distL="0" distR="0">
            <wp:extent cx="5943600" cy="42754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4275455"/>
                    </a:xfrm>
                    <a:prstGeom prst="rect">
                      <a:avLst/>
                    </a:prstGeom>
                  </pic:spPr>
                </pic:pic>
              </a:graphicData>
            </a:graphic>
          </wp:inline>
        </w:drawing>
      </w:r>
    </w:p>
    <w:p w:rsidR="002F1459" w:rsidRDefault="008A2387" w:rsidP="003F0878">
      <w:pPr>
        <w:pStyle w:val="Heading4"/>
      </w:pPr>
      <w:bookmarkStart w:id="44" w:name="_Toc291150468"/>
      <w:r>
        <w:t>Query Result Parameters</w:t>
      </w:r>
      <w:bookmarkEnd w:id="44"/>
    </w:p>
    <w:p w:rsidR="00196A6F" w:rsidRDefault="003A54F6">
      <w:r w:rsidRPr="003A54F6">
        <w:t>Summary Table Parameters</w:t>
      </w:r>
      <w:r w:rsidR="00241BD9" w:rsidRPr="001C1FAD">
        <w:t>:</w:t>
      </w:r>
    </w:p>
    <w:p w:rsidR="00241BD9" w:rsidRDefault="00241BD9" w:rsidP="00241BD9">
      <w:pPr>
        <w:pStyle w:val="ListParagraph"/>
        <w:numPr>
          <w:ilvl w:val="0"/>
          <w:numId w:val="15"/>
        </w:numPr>
        <w:spacing w:after="0"/>
      </w:pPr>
      <w:r>
        <w:t>Query Category: Prevalence (Prev), Incidence, Most Frequent Utilization (MFU)</w:t>
      </w:r>
    </w:p>
    <w:p w:rsidR="00241BD9" w:rsidRDefault="00241BD9" w:rsidP="00241BD9">
      <w:pPr>
        <w:pStyle w:val="ListParagraph"/>
        <w:numPr>
          <w:ilvl w:val="0"/>
          <w:numId w:val="15"/>
        </w:numPr>
        <w:spacing w:after="0"/>
      </w:pPr>
      <w:r>
        <w:lastRenderedPageBreak/>
        <w:t>Query Types:</w:t>
      </w:r>
    </w:p>
    <w:p w:rsidR="00241BD9" w:rsidRDefault="00241BD9" w:rsidP="00241BD9">
      <w:pPr>
        <w:pStyle w:val="ListParagraph"/>
        <w:numPr>
          <w:ilvl w:val="1"/>
          <w:numId w:val="15"/>
        </w:numPr>
        <w:spacing w:after="0"/>
      </w:pPr>
      <w:r>
        <w:t>Enrollment</w:t>
      </w:r>
    </w:p>
    <w:p w:rsidR="00241BD9" w:rsidRDefault="00241BD9" w:rsidP="00241BD9">
      <w:pPr>
        <w:pStyle w:val="ListParagraph"/>
        <w:numPr>
          <w:ilvl w:val="2"/>
          <w:numId w:val="15"/>
        </w:numPr>
        <w:spacing w:after="0"/>
      </w:pPr>
      <w:r>
        <w:t>Drug and Medical Coverage</w:t>
      </w:r>
    </w:p>
    <w:p w:rsidR="00241BD9" w:rsidRDefault="00241BD9" w:rsidP="00241BD9">
      <w:pPr>
        <w:pStyle w:val="ListParagraph"/>
        <w:numPr>
          <w:ilvl w:val="2"/>
          <w:numId w:val="15"/>
        </w:numPr>
        <w:spacing w:after="0"/>
      </w:pPr>
      <w:r>
        <w:t>Medical Coverage Only</w:t>
      </w:r>
    </w:p>
    <w:p w:rsidR="00241BD9" w:rsidRDefault="00241BD9" w:rsidP="00241BD9">
      <w:pPr>
        <w:pStyle w:val="ListParagraph"/>
        <w:numPr>
          <w:ilvl w:val="2"/>
          <w:numId w:val="15"/>
        </w:numPr>
        <w:spacing w:after="0"/>
      </w:pPr>
      <w:r>
        <w:t>Drug Coverage Only</w:t>
      </w:r>
    </w:p>
    <w:p w:rsidR="00241BD9" w:rsidRDefault="00241BD9" w:rsidP="00241BD9">
      <w:pPr>
        <w:pStyle w:val="ListParagraph"/>
        <w:numPr>
          <w:ilvl w:val="2"/>
          <w:numId w:val="15"/>
        </w:numPr>
        <w:spacing w:after="0"/>
      </w:pPr>
      <w:r>
        <w:t>All Members (which represents a the union of previous 3 coverage types)</w:t>
      </w:r>
    </w:p>
    <w:p w:rsidR="00241BD9" w:rsidRDefault="00241BD9" w:rsidP="00241BD9">
      <w:pPr>
        <w:pStyle w:val="ListParagraph"/>
        <w:numPr>
          <w:ilvl w:val="1"/>
          <w:numId w:val="15"/>
        </w:numPr>
        <w:spacing w:after="0"/>
      </w:pPr>
      <w:r>
        <w:t xml:space="preserve">HCPCS (Healthcare Common Procedure Coding System) </w:t>
      </w:r>
    </w:p>
    <w:p w:rsidR="00241BD9" w:rsidRDefault="00241BD9" w:rsidP="00241BD9">
      <w:pPr>
        <w:pStyle w:val="ListParagraph"/>
        <w:numPr>
          <w:ilvl w:val="1"/>
          <w:numId w:val="15"/>
        </w:numPr>
        <w:spacing w:after="0"/>
      </w:pPr>
      <w:r>
        <w:t>ICD 9 Diagnoses (3 Digit Codes)</w:t>
      </w:r>
    </w:p>
    <w:p w:rsidR="00241BD9" w:rsidRDefault="00241BD9" w:rsidP="00241BD9">
      <w:pPr>
        <w:pStyle w:val="ListParagraph"/>
        <w:numPr>
          <w:ilvl w:val="1"/>
          <w:numId w:val="15"/>
        </w:numPr>
        <w:spacing w:after="0"/>
      </w:pPr>
      <w:r>
        <w:t>ICD 9 Diagnoses (4 Digit Codes)</w:t>
      </w:r>
    </w:p>
    <w:p w:rsidR="00241BD9" w:rsidRDefault="00241BD9" w:rsidP="00241BD9">
      <w:pPr>
        <w:pStyle w:val="ListParagraph"/>
        <w:numPr>
          <w:ilvl w:val="1"/>
          <w:numId w:val="15"/>
        </w:numPr>
        <w:spacing w:after="0"/>
      </w:pPr>
      <w:r>
        <w:t>ICD 9 Diagnoses (5 Digit Codes)</w:t>
      </w:r>
    </w:p>
    <w:p w:rsidR="00241BD9" w:rsidRDefault="00241BD9" w:rsidP="00241BD9">
      <w:pPr>
        <w:pStyle w:val="ListParagraph"/>
        <w:numPr>
          <w:ilvl w:val="1"/>
          <w:numId w:val="15"/>
        </w:numPr>
        <w:spacing w:after="0"/>
      </w:pPr>
      <w:r>
        <w:t>ICD 9 Procedures (3 Digit Codes)</w:t>
      </w:r>
    </w:p>
    <w:p w:rsidR="00241BD9" w:rsidRDefault="00241BD9" w:rsidP="00241BD9">
      <w:pPr>
        <w:pStyle w:val="ListParagraph"/>
        <w:numPr>
          <w:ilvl w:val="1"/>
          <w:numId w:val="15"/>
        </w:numPr>
        <w:spacing w:after="0"/>
      </w:pPr>
      <w:r>
        <w:t>ICD 9 Procedures (4 Digit Codes)</w:t>
      </w:r>
    </w:p>
    <w:p w:rsidR="00241BD9" w:rsidRDefault="00241BD9" w:rsidP="00241BD9">
      <w:pPr>
        <w:pStyle w:val="ListParagraph"/>
        <w:numPr>
          <w:ilvl w:val="1"/>
          <w:numId w:val="15"/>
        </w:numPr>
        <w:spacing w:after="0"/>
      </w:pPr>
      <w:r>
        <w:t>Pharmacy Dispensings by Generic Name</w:t>
      </w:r>
    </w:p>
    <w:p w:rsidR="00241BD9" w:rsidRDefault="00241BD9" w:rsidP="00241BD9">
      <w:pPr>
        <w:pStyle w:val="ListParagraph"/>
        <w:numPr>
          <w:ilvl w:val="1"/>
          <w:numId w:val="15"/>
        </w:numPr>
        <w:spacing w:after="0"/>
      </w:pPr>
      <w:r>
        <w:t>Pharmacy Dispensings by Drug Class</w:t>
      </w:r>
    </w:p>
    <w:p w:rsidR="00241BD9" w:rsidRDefault="00241BD9" w:rsidP="00241BD9">
      <w:pPr>
        <w:pStyle w:val="ListParagraph"/>
        <w:numPr>
          <w:ilvl w:val="1"/>
          <w:numId w:val="15"/>
        </w:numPr>
        <w:spacing w:after="0"/>
      </w:pPr>
      <w:r>
        <w:t>Incident ICD 9 Diagnoses (3 Digit Codes)</w:t>
      </w:r>
    </w:p>
    <w:p w:rsidR="00241BD9" w:rsidRDefault="00241BD9" w:rsidP="00241BD9">
      <w:pPr>
        <w:pStyle w:val="ListParagraph"/>
        <w:numPr>
          <w:ilvl w:val="1"/>
          <w:numId w:val="15"/>
        </w:numPr>
        <w:spacing w:after="0"/>
      </w:pPr>
      <w:r>
        <w:t xml:space="preserve">Incident </w:t>
      </w:r>
      <w:r w:rsidR="00DF0E95">
        <w:t xml:space="preserve">Pharmacy Dispensings by </w:t>
      </w:r>
      <w:r>
        <w:t>Drug</w:t>
      </w:r>
      <w:r w:rsidR="00DF0E95">
        <w:t xml:space="preserve"> Class</w:t>
      </w:r>
    </w:p>
    <w:p w:rsidR="00241BD9" w:rsidRDefault="00241BD9" w:rsidP="00241BD9">
      <w:pPr>
        <w:pStyle w:val="ListParagraph"/>
        <w:numPr>
          <w:ilvl w:val="1"/>
          <w:numId w:val="15"/>
        </w:numPr>
        <w:spacing w:after="0"/>
      </w:pPr>
      <w:r>
        <w:t xml:space="preserve">Incident </w:t>
      </w:r>
      <w:r w:rsidR="00DF0E95">
        <w:t>Pharmacy Dispensings by Generic Name</w:t>
      </w:r>
    </w:p>
    <w:p w:rsidR="00241BD9" w:rsidRDefault="00241BD9" w:rsidP="00241BD9">
      <w:pPr>
        <w:pStyle w:val="ListParagraph"/>
        <w:numPr>
          <w:ilvl w:val="0"/>
          <w:numId w:val="15"/>
        </w:numPr>
        <w:spacing w:after="0"/>
      </w:pPr>
      <w:r>
        <w:t>Sex Stratifications:</w:t>
      </w:r>
    </w:p>
    <w:p w:rsidR="00241BD9" w:rsidRDefault="00241BD9" w:rsidP="00241BD9">
      <w:pPr>
        <w:pStyle w:val="ListParagraph"/>
        <w:numPr>
          <w:ilvl w:val="1"/>
          <w:numId w:val="15"/>
        </w:numPr>
        <w:spacing w:after="0"/>
      </w:pPr>
      <w:r>
        <w:t>Female: F</w:t>
      </w:r>
    </w:p>
    <w:p w:rsidR="00241BD9" w:rsidRDefault="00241BD9" w:rsidP="00241BD9">
      <w:pPr>
        <w:pStyle w:val="ListParagraph"/>
        <w:numPr>
          <w:ilvl w:val="1"/>
          <w:numId w:val="15"/>
        </w:numPr>
        <w:spacing w:after="0"/>
      </w:pPr>
      <w:r>
        <w:t>Male: M</w:t>
      </w:r>
    </w:p>
    <w:p w:rsidR="00241BD9" w:rsidRDefault="00241BD9" w:rsidP="00241BD9">
      <w:pPr>
        <w:pStyle w:val="ListParagraph"/>
        <w:numPr>
          <w:ilvl w:val="1"/>
          <w:numId w:val="15"/>
        </w:numPr>
        <w:spacing w:after="0"/>
      </w:pPr>
      <w:r>
        <w:t>Male and Female Aggregated: All</w:t>
      </w:r>
    </w:p>
    <w:p w:rsidR="00241BD9" w:rsidRDefault="00241BD9" w:rsidP="00241BD9">
      <w:pPr>
        <w:pStyle w:val="ListParagraph"/>
        <w:numPr>
          <w:ilvl w:val="0"/>
          <w:numId w:val="15"/>
        </w:numPr>
        <w:spacing w:after="0"/>
      </w:pPr>
      <w:r>
        <w:t xml:space="preserve">Age Stratifications: </w:t>
      </w:r>
    </w:p>
    <w:p w:rsidR="00241BD9" w:rsidRDefault="00241BD9" w:rsidP="00241BD9">
      <w:pPr>
        <w:pStyle w:val="ListParagraph"/>
        <w:numPr>
          <w:ilvl w:val="1"/>
          <w:numId w:val="15"/>
        </w:numPr>
        <w:spacing w:after="0"/>
      </w:pPr>
      <w:r w:rsidRPr="001C5573">
        <w:t>10 Stratifications: 0-1 years, 2-4, 5-9, 10-14, 15-18, 19-21, 22-44, 45-64, 65-74, 75+</w:t>
      </w:r>
    </w:p>
    <w:p w:rsidR="00241BD9" w:rsidRDefault="00241BD9" w:rsidP="00241BD9">
      <w:pPr>
        <w:pStyle w:val="ListParagraph"/>
        <w:numPr>
          <w:ilvl w:val="1"/>
          <w:numId w:val="15"/>
        </w:numPr>
        <w:spacing w:after="0"/>
      </w:pPr>
      <w:r w:rsidRPr="009776D1">
        <w:t>7 Stratifications: 0-4, 5-9, 10-18, 19-21, 22-44, 45-64, 65+</w:t>
      </w:r>
    </w:p>
    <w:p w:rsidR="00241BD9" w:rsidRDefault="00241BD9" w:rsidP="00241BD9">
      <w:pPr>
        <w:pStyle w:val="ListParagraph"/>
        <w:numPr>
          <w:ilvl w:val="1"/>
          <w:numId w:val="15"/>
        </w:numPr>
        <w:spacing w:after="0"/>
      </w:pPr>
      <w:r>
        <w:t>4 Stratifications: 0-21, 22-44, 45-64, 65+</w:t>
      </w:r>
    </w:p>
    <w:p w:rsidR="00241BD9" w:rsidRDefault="00241BD9" w:rsidP="00241BD9">
      <w:pPr>
        <w:pStyle w:val="ListParagraph"/>
        <w:numPr>
          <w:ilvl w:val="1"/>
          <w:numId w:val="15"/>
        </w:numPr>
        <w:spacing w:after="0"/>
      </w:pPr>
      <w:r>
        <w:t>2 Stratifications: Under 65, 65+</w:t>
      </w:r>
    </w:p>
    <w:p w:rsidR="00241BD9" w:rsidRDefault="00241BD9" w:rsidP="00241BD9">
      <w:pPr>
        <w:pStyle w:val="ListParagraph"/>
        <w:numPr>
          <w:ilvl w:val="1"/>
          <w:numId w:val="15"/>
        </w:numPr>
        <w:spacing w:after="0"/>
      </w:pPr>
      <w:r>
        <w:t xml:space="preserve">0 Stratifications: 0+ </w:t>
      </w:r>
    </w:p>
    <w:p w:rsidR="00241BD9" w:rsidRDefault="00241BD9" w:rsidP="00241BD9">
      <w:pPr>
        <w:pStyle w:val="ListParagraph"/>
        <w:numPr>
          <w:ilvl w:val="0"/>
          <w:numId w:val="15"/>
        </w:numPr>
        <w:spacing w:after="0"/>
      </w:pPr>
      <w:r>
        <w:t xml:space="preserve">Settings (only applicable for medical queries): </w:t>
      </w:r>
    </w:p>
    <w:p w:rsidR="00241BD9" w:rsidRDefault="00241BD9" w:rsidP="00241BD9">
      <w:pPr>
        <w:pStyle w:val="ListParagraph"/>
        <w:numPr>
          <w:ilvl w:val="1"/>
          <w:numId w:val="15"/>
        </w:numPr>
        <w:spacing w:after="0"/>
      </w:pPr>
      <w:r>
        <w:t>AV: Outpatient</w:t>
      </w:r>
    </w:p>
    <w:p w:rsidR="00241BD9" w:rsidRDefault="00241BD9" w:rsidP="00241BD9">
      <w:pPr>
        <w:pStyle w:val="ListParagraph"/>
        <w:numPr>
          <w:ilvl w:val="1"/>
          <w:numId w:val="15"/>
        </w:numPr>
        <w:spacing w:after="0"/>
      </w:pPr>
      <w:r>
        <w:t>IP: Inpatient</w:t>
      </w:r>
    </w:p>
    <w:p w:rsidR="00241BD9" w:rsidRDefault="00241BD9" w:rsidP="00241BD9">
      <w:pPr>
        <w:pStyle w:val="ListParagraph"/>
        <w:numPr>
          <w:ilvl w:val="1"/>
          <w:numId w:val="15"/>
        </w:numPr>
        <w:spacing w:after="0"/>
      </w:pPr>
      <w:r>
        <w:t>ED:  Emergency  Department</w:t>
      </w:r>
    </w:p>
    <w:p w:rsidR="00241BD9" w:rsidRDefault="00241BD9" w:rsidP="00241BD9">
      <w:pPr>
        <w:pStyle w:val="ListParagraph"/>
        <w:numPr>
          <w:ilvl w:val="1"/>
          <w:numId w:val="15"/>
        </w:numPr>
        <w:spacing w:after="0"/>
      </w:pPr>
      <w:r>
        <w:t>AN:  Any Setting</w:t>
      </w:r>
    </w:p>
    <w:p w:rsidR="00241BD9" w:rsidRDefault="00241BD9" w:rsidP="00241BD9">
      <w:pPr>
        <w:pStyle w:val="ListParagraph"/>
        <w:numPr>
          <w:ilvl w:val="0"/>
          <w:numId w:val="15"/>
        </w:numPr>
        <w:spacing w:after="0"/>
      </w:pPr>
      <w:r>
        <w:t>Periods: Yearly, depending on the availability within your database. Pharmacy Dispensings queries have quarterly availability.</w:t>
      </w:r>
    </w:p>
    <w:p w:rsidR="00241BD9" w:rsidRDefault="00241BD9" w:rsidP="00241BD9">
      <w:pPr>
        <w:pStyle w:val="ListParagraph"/>
        <w:numPr>
          <w:ilvl w:val="0"/>
          <w:numId w:val="15"/>
        </w:numPr>
        <w:spacing w:after="0"/>
      </w:pPr>
      <w:r>
        <w:t>Calculated Columns</w:t>
      </w:r>
    </w:p>
    <w:p w:rsidR="00241BD9" w:rsidRDefault="00241BD9" w:rsidP="00241BD9">
      <w:pPr>
        <w:pStyle w:val="ListParagraph"/>
        <w:numPr>
          <w:ilvl w:val="1"/>
          <w:numId w:val="15"/>
        </w:numPr>
        <w:spacing w:after="0"/>
      </w:pPr>
      <w:r>
        <w:t>Medical Queries: HCPCS Procedures, ICD-9 Diagnoses and Procedures</w:t>
      </w:r>
    </w:p>
    <w:p w:rsidR="00241BD9" w:rsidRDefault="00241BD9" w:rsidP="00241BD9">
      <w:pPr>
        <w:pStyle w:val="ListParagraph"/>
        <w:numPr>
          <w:ilvl w:val="2"/>
          <w:numId w:val="15"/>
        </w:numPr>
        <w:spacing w:after="0"/>
      </w:pPr>
      <w:r>
        <w:t>Total Enrollment in Strata (Members)-Total count includes members with both medical and drug coverage plus those with medical coverage only.</w:t>
      </w:r>
    </w:p>
    <w:p w:rsidR="00241BD9" w:rsidRDefault="00241BD9" w:rsidP="00241BD9">
      <w:pPr>
        <w:pStyle w:val="ListParagraph"/>
        <w:numPr>
          <w:ilvl w:val="2"/>
          <w:numId w:val="15"/>
        </w:numPr>
        <w:spacing w:after="0"/>
      </w:pPr>
      <w:r>
        <w:t>Days covered</w:t>
      </w:r>
    </w:p>
    <w:p w:rsidR="00241BD9" w:rsidRDefault="00241BD9" w:rsidP="00241BD9">
      <w:pPr>
        <w:pStyle w:val="ListParagraph"/>
        <w:numPr>
          <w:ilvl w:val="2"/>
          <w:numId w:val="15"/>
        </w:numPr>
        <w:spacing w:after="0"/>
      </w:pPr>
      <w:r>
        <w:t xml:space="preserve">Prevalence Rates (Users per 1000 enrollees) </w:t>
      </w:r>
    </w:p>
    <w:p w:rsidR="00241BD9" w:rsidRDefault="00241BD9" w:rsidP="00241BD9">
      <w:pPr>
        <w:pStyle w:val="ListParagraph"/>
        <w:numPr>
          <w:ilvl w:val="2"/>
          <w:numId w:val="15"/>
        </w:numPr>
        <w:spacing w:after="0"/>
      </w:pPr>
      <w:r>
        <w:t>Event Rate (Events per 1000 enrollees)</w:t>
      </w:r>
    </w:p>
    <w:p w:rsidR="00241BD9" w:rsidRDefault="00241BD9" w:rsidP="00241BD9">
      <w:pPr>
        <w:pStyle w:val="ListParagraph"/>
        <w:numPr>
          <w:ilvl w:val="2"/>
          <w:numId w:val="15"/>
        </w:numPr>
        <w:spacing w:after="0"/>
      </w:pPr>
      <w:r>
        <w:lastRenderedPageBreak/>
        <w:t>Events per Member</w:t>
      </w:r>
    </w:p>
    <w:p w:rsidR="00241BD9" w:rsidRDefault="00241BD9" w:rsidP="00241BD9">
      <w:pPr>
        <w:pStyle w:val="ListParagraph"/>
        <w:numPr>
          <w:ilvl w:val="1"/>
          <w:numId w:val="15"/>
        </w:numPr>
        <w:spacing w:after="0"/>
      </w:pPr>
      <w:r>
        <w:t>Drug Queries: Pharmacy Dispensings by Generic Name and Drug Class</w:t>
      </w:r>
    </w:p>
    <w:p w:rsidR="00241BD9" w:rsidRDefault="00241BD9" w:rsidP="00241BD9">
      <w:pPr>
        <w:pStyle w:val="ListParagraph"/>
        <w:numPr>
          <w:ilvl w:val="2"/>
          <w:numId w:val="15"/>
        </w:numPr>
        <w:spacing w:after="0"/>
      </w:pPr>
      <w:r>
        <w:t>Total Enrollment in Strata (Members</w:t>
      </w:r>
      <w:proofErr w:type="gramStart"/>
      <w:r>
        <w:t>)-</w:t>
      </w:r>
      <w:proofErr w:type="gramEnd"/>
      <w:r w:rsidRPr="00DF268F">
        <w:t xml:space="preserve"> </w:t>
      </w:r>
      <w:r>
        <w:t>Total count includes members with both medical and drug coverage plus those with drug coverage only.</w:t>
      </w:r>
    </w:p>
    <w:p w:rsidR="00241BD9" w:rsidRDefault="00241BD9" w:rsidP="00241BD9">
      <w:pPr>
        <w:pStyle w:val="ListParagraph"/>
        <w:numPr>
          <w:ilvl w:val="2"/>
          <w:numId w:val="15"/>
        </w:numPr>
        <w:spacing w:after="0"/>
      </w:pPr>
      <w:r>
        <w:t>Days Covered</w:t>
      </w:r>
    </w:p>
    <w:p w:rsidR="00241BD9" w:rsidRDefault="00241BD9" w:rsidP="00241BD9">
      <w:pPr>
        <w:pStyle w:val="ListParagraph"/>
        <w:numPr>
          <w:ilvl w:val="2"/>
          <w:numId w:val="15"/>
        </w:numPr>
        <w:spacing w:after="0"/>
      </w:pPr>
      <w:r>
        <w:t>Prevalence Rates (Users per 1000 enrollees)</w:t>
      </w:r>
    </w:p>
    <w:p w:rsidR="00241BD9" w:rsidRDefault="00241BD9" w:rsidP="00241BD9">
      <w:pPr>
        <w:pStyle w:val="ListParagraph"/>
        <w:numPr>
          <w:ilvl w:val="2"/>
          <w:numId w:val="15"/>
        </w:numPr>
        <w:spacing w:after="0"/>
      </w:pPr>
      <w:r>
        <w:t>Dispensing Rate (Dispensings per 1000 enrollees)</w:t>
      </w:r>
    </w:p>
    <w:p w:rsidR="00241BD9" w:rsidRDefault="00241BD9" w:rsidP="00241BD9">
      <w:pPr>
        <w:pStyle w:val="ListParagraph"/>
        <w:numPr>
          <w:ilvl w:val="2"/>
          <w:numId w:val="15"/>
        </w:numPr>
        <w:spacing w:after="0"/>
      </w:pPr>
      <w:r>
        <w:t>Days per Dispensing</w:t>
      </w:r>
    </w:p>
    <w:p w:rsidR="00241BD9" w:rsidRDefault="00241BD9" w:rsidP="00241BD9">
      <w:pPr>
        <w:pStyle w:val="ListParagraph"/>
        <w:numPr>
          <w:ilvl w:val="2"/>
          <w:numId w:val="15"/>
        </w:numPr>
        <w:spacing w:after="0"/>
      </w:pPr>
      <w:r>
        <w:t>Days per user</w:t>
      </w:r>
    </w:p>
    <w:p w:rsidR="00241BD9" w:rsidRPr="001C1FAD" w:rsidRDefault="003A54F6" w:rsidP="00241BD9">
      <w:bookmarkStart w:id="45" w:name="_Toc286823371"/>
      <w:bookmarkEnd w:id="45"/>
      <w:r w:rsidRPr="003A54F6">
        <w:t>ESP Query Parameters</w:t>
      </w:r>
    </w:p>
    <w:p w:rsidR="006F6F49" w:rsidRDefault="00241BD9">
      <w:pPr>
        <w:pStyle w:val="ListParagraph"/>
        <w:numPr>
          <w:ilvl w:val="0"/>
          <w:numId w:val="25"/>
        </w:numPr>
      </w:pPr>
      <w:r>
        <w:t xml:space="preserve">ICD-9 Diagnosis </w:t>
      </w:r>
    </w:p>
    <w:p w:rsidR="006F6F49" w:rsidRDefault="00241BD9">
      <w:pPr>
        <w:pStyle w:val="ListParagraph"/>
        <w:numPr>
          <w:ilvl w:val="0"/>
          <w:numId w:val="25"/>
        </w:numPr>
      </w:pPr>
      <w:r>
        <w:t>Reportable Disease</w:t>
      </w:r>
    </w:p>
    <w:p w:rsidR="006F6F49" w:rsidRDefault="00241BD9">
      <w:pPr>
        <w:pStyle w:val="ListParagraph"/>
        <w:numPr>
          <w:ilvl w:val="1"/>
          <w:numId w:val="25"/>
        </w:numPr>
        <w:spacing w:after="0"/>
      </w:pPr>
      <w:r>
        <w:t>Sex Stratifications:</w:t>
      </w:r>
    </w:p>
    <w:p w:rsidR="006F6F49" w:rsidRDefault="00241BD9">
      <w:pPr>
        <w:pStyle w:val="ListParagraph"/>
        <w:numPr>
          <w:ilvl w:val="2"/>
          <w:numId w:val="25"/>
        </w:numPr>
        <w:spacing w:after="0"/>
      </w:pPr>
      <w:r>
        <w:t>Female: F</w:t>
      </w:r>
    </w:p>
    <w:p w:rsidR="006F6F49" w:rsidRDefault="00241BD9">
      <w:pPr>
        <w:pStyle w:val="ListParagraph"/>
        <w:numPr>
          <w:ilvl w:val="2"/>
          <w:numId w:val="25"/>
        </w:numPr>
        <w:spacing w:after="0"/>
      </w:pPr>
      <w:r>
        <w:t>Male: M</w:t>
      </w:r>
    </w:p>
    <w:p w:rsidR="006F6F49" w:rsidRDefault="00241BD9">
      <w:pPr>
        <w:pStyle w:val="ListParagraph"/>
        <w:numPr>
          <w:ilvl w:val="2"/>
          <w:numId w:val="25"/>
        </w:numPr>
        <w:spacing w:after="0"/>
      </w:pPr>
      <w:r>
        <w:t>Male and Female Aggregated: All</w:t>
      </w:r>
    </w:p>
    <w:p w:rsidR="006F6F49" w:rsidRDefault="00241BD9">
      <w:pPr>
        <w:pStyle w:val="ListParagraph"/>
        <w:numPr>
          <w:ilvl w:val="1"/>
          <w:numId w:val="25"/>
        </w:numPr>
      </w:pPr>
      <w:r>
        <w:t>Observation Period Range</w:t>
      </w:r>
    </w:p>
    <w:p w:rsidR="006F6F49" w:rsidRDefault="00241BD9">
      <w:pPr>
        <w:pStyle w:val="ListParagraph"/>
        <w:numPr>
          <w:ilvl w:val="2"/>
          <w:numId w:val="25"/>
        </w:numPr>
      </w:pPr>
      <w:r>
        <w:t>Start Date to End Date (selected by user)</w:t>
      </w:r>
    </w:p>
    <w:p w:rsidR="006F6F49" w:rsidRDefault="00241BD9">
      <w:pPr>
        <w:pStyle w:val="ListParagraph"/>
        <w:numPr>
          <w:ilvl w:val="1"/>
          <w:numId w:val="25"/>
        </w:numPr>
      </w:pPr>
      <w:r>
        <w:t>Age Range</w:t>
      </w:r>
    </w:p>
    <w:p w:rsidR="006F6F49" w:rsidRDefault="00241BD9">
      <w:pPr>
        <w:pStyle w:val="ListParagraph"/>
        <w:numPr>
          <w:ilvl w:val="2"/>
          <w:numId w:val="25"/>
        </w:numPr>
      </w:pPr>
      <w:r>
        <w:t>Minimum Age to Maximum Age</w:t>
      </w:r>
    </w:p>
    <w:p w:rsidR="006F6F49" w:rsidRDefault="00241BD9">
      <w:pPr>
        <w:pStyle w:val="ListParagraph"/>
        <w:numPr>
          <w:ilvl w:val="1"/>
          <w:numId w:val="25"/>
        </w:numPr>
      </w:pPr>
      <w:r>
        <w:t>Race Selector</w:t>
      </w:r>
    </w:p>
    <w:p w:rsidR="006F6F49" w:rsidRDefault="00241BD9">
      <w:pPr>
        <w:pStyle w:val="ListParagraph"/>
        <w:numPr>
          <w:ilvl w:val="2"/>
          <w:numId w:val="25"/>
        </w:numPr>
      </w:pPr>
      <w:r>
        <w:t>Unknown</w:t>
      </w:r>
    </w:p>
    <w:p w:rsidR="006F6F49" w:rsidRDefault="00241BD9">
      <w:pPr>
        <w:pStyle w:val="ListParagraph"/>
        <w:numPr>
          <w:ilvl w:val="2"/>
          <w:numId w:val="25"/>
        </w:numPr>
      </w:pPr>
      <w:r>
        <w:t>American Indian or Alaskan Native</w:t>
      </w:r>
    </w:p>
    <w:p w:rsidR="006F6F49" w:rsidRDefault="00241BD9">
      <w:pPr>
        <w:pStyle w:val="ListParagraph"/>
        <w:numPr>
          <w:ilvl w:val="2"/>
          <w:numId w:val="25"/>
        </w:numPr>
      </w:pPr>
      <w:r>
        <w:t>Black or African American</w:t>
      </w:r>
    </w:p>
    <w:p w:rsidR="006F6F49" w:rsidRDefault="00241BD9">
      <w:pPr>
        <w:pStyle w:val="ListParagraph"/>
        <w:numPr>
          <w:ilvl w:val="2"/>
          <w:numId w:val="25"/>
        </w:numPr>
      </w:pPr>
      <w:r>
        <w:t>Native Hawaiian or Other Pacific Islander</w:t>
      </w:r>
    </w:p>
    <w:p w:rsidR="006F6F49" w:rsidRDefault="00241BD9">
      <w:pPr>
        <w:pStyle w:val="ListParagraph"/>
        <w:numPr>
          <w:ilvl w:val="2"/>
          <w:numId w:val="25"/>
        </w:numPr>
      </w:pPr>
      <w:r>
        <w:t>White</w:t>
      </w:r>
    </w:p>
    <w:p w:rsidR="00B052E0" w:rsidRDefault="00B052E0" w:rsidP="008C61E4">
      <w:pPr>
        <w:pStyle w:val="Heading2"/>
      </w:pPr>
      <w:bookmarkStart w:id="46" w:name="_Toc350939701"/>
      <w:r>
        <w:t>Executing and Uploading Queries</w:t>
      </w:r>
      <w:bookmarkEnd w:id="46"/>
    </w:p>
    <w:p w:rsidR="001E2CC0" w:rsidRDefault="00B052E0" w:rsidP="008A2387">
      <w:pPr>
        <w:tabs>
          <w:tab w:val="left" w:pos="0"/>
        </w:tabs>
      </w:pPr>
      <w:r>
        <w:t>Y</w:t>
      </w:r>
      <w:r w:rsidRPr="00CB3A3E">
        <w:t>ou</w:t>
      </w:r>
      <w:r>
        <w:t xml:space="preserve"> can execute a query by clicking </w:t>
      </w:r>
      <w:r w:rsidR="009E61D8">
        <w:t xml:space="preserve">the </w:t>
      </w:r>
      <w:r w:rsidR="001E2CC0">
        <w:t>“</w:t>
      </w:r>
      <w:r>
        <w:t>Run</w:t>
      </w:r>
      <w:r w:rsidR="001E2CC0">
        <w:t>” button</w:t>
      </w:r>
      <w:r>
        <w:t xml:space="preserve"> in the </w:t>
      </w:r>
      <w:r w:rsidR="001E2CC0">
        <w:t xml:space="preserve">Request </w:t>
      </w:r>
      <w:r>
        <w:t xml:space="preserve">Detail view. </w:t>
      </w:r>
      <w:r w:rsidR="008A2387">
        <w:t>This action will pull the query from the Portal to run aga</w:t>
      </w:r>
      <w:r w:rsidR="009E61D8">
        <w:t xml:space="preserve">inst your selected data source.  </w:t>
      </w:r>
      <w:r w:rsidR="008A2387">
        <w:t xml:space="preserve">Results will be displayed in the </w:t>
      </w:r>
      <w:r w:rsidR="009E61D8">
        <w:t>Response window as shown below</w:t>
      </w:r>
      <w:r w:rsidR="008A2387">
        <w:t xml:space="preserve">. </w:t>
      </w:r>
    </w:p>
    <w:p w:rsidR="001E2CC0" w:rsidRDefault="001E2CC0" w:rsidP="008A2387">
      <w:pPr>
        <w:tabs>
          <w:tab w:val="left" w:pos="0"/>
        </w:tabs>
      </w:pPr>
      <w:r>
        <w:rPr>
          <w:noProof/>
        </w:rPr>
        <w:lastRenderedPageBreak/>
        <w:drawing>
          <wp:inline distT="0" distB="0" distL="0" distR="0">
            <wp:extent cx="5943600" cy="62045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6204585"/>
                    </a:xfrm>
                    <a:prstGeom prst="rect">
                      <a:avLst/>
                    </a:prstGeom>
                  </pic:spPr>
                </pic:pic>
              </a:graphicData>
            </a:graphic>
          </wp:inline>
        </w:drawing>
      </w:r>
    </w:p>
    <w:p w:rsidR="008A2387" w:rsidRDefault="008A2387" w:rsidP="008A2387">
      <w:pPr>
        <w:tabs>
          <w:tab w:val="left" w:pos="0"/>
        </w:tabs>
      </w:pPr>
      <w:r>
        <w:t xml:space="preserve">Click on the </w:t>
      </w:r>
      <w:r w:rsidR="001E2CC0">
        <w:t>“</w:t>
      </w:r>
      <w:r>
        <w:t xml:space="preserve">Upload </w:t>
      </w:r>
      <w:r w:rsidR="001E2CC0">
        <w:t>R</w:t>
      </w:r>
      <w:r>
        <w:t>esults</w:t>
      </w:r>
      <w:r w:rsidR="001E2CC0">
        <w:t>”</w:t>
      </w:r>
      <w:r>
        <w:t xml:space="preserve"> button to upload the results of the query to the Portal.  You may leave a comment, as seen in the screenshot below, if you would like to provide additional information with your results.  The query requestor will see these comments along with the results on the </w:t>
      </w:r>
      <w:r w:rsidR="00A34B1B">
        <w:t>Portal</w:t>
      </w:r>
      <w:r>
        <w:t xml:space="preserve">.  </w:t>
      </w:r>
    </w:p>
    <w:p w:rsidR="008A2387" w:rsidRDefault="001E2CC0" w:rsidP="001E2CC0">
      <w:pPr>
        <w:tabs>
          <w:tab w:val="left" w:pos="0"/>
        </w:tabs>
        <w:jc w:val="center"/>
      </w:pPr>
      <w:r>
        <w:rPr>
          <w:noProof/>
        </w:rPr>
        <w:lastRenderedPageBreak/>
        <w:drawing>
          <wp:inline distT="0" distB="0" distL="0" distR="0">
            <wp:extent cx="4381500" cy="269202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381500" cy="2692023"/>
                    </a:xfrm>
                    <a:prstGeom prst="rect">
                      <a:avLst/>
                    </a:prstGeom>
                  </pic:spPr>
                </pic:pic>
              </a:graphicData>
            </a:graphic>
          </wp:inline>
        </w:drawing>
      </w:r>
    </w:p>
    <w:p w:rsidR="008A2387" w:rsidRDefault="008A2387" w:rsidP="008A2387">
      <w:pPr>
        <w:tabs>
          <w:tab w:val="left" w:pos="0"/>
        </w:tabs>
      </w:pPr>
      <w:r>
        <w:t xml:space="preserve">In the case of multiple DataMart Administrators for one DataMart, the ‘Upload Results’ button will grey out once one DataMart Administrator uploads results.  After results have been uploaded, you may still review the results that have been uploaded by clicking Run Query.  However, you will not have the option to upload the results again. </w:t>
      </w:r>
      <w:bookmarkStart w:id="47" w:name="_Ref277765849"/>
      <w:bookmarkStart w:id="48" w:name="_Ref277765855"/>
    </w:p>
    <w:p w:rsidR="00D8179B" w:rsidRPr="00F51DD1" w:rsidRDefault="00D8179B" w:rsidP="008C61E4">
      <w:pPr>
        <w:pStyle w:val="Heading2"/>
      </w:pPr>
      <w:bookmarkStart w:id="49" w:name="_Toc350939702"/>
      <w:r w:rsidRPr="00F51DD1">
        <w:t>Holding Queries</w:t>
      </w:r>
      <w:bookmarkEnd w:id="47"/>
      <w:bookmarkEnd w:id="48"/>
      <w:bookmarkEnd w:id="49"/>
    </w:p>
    <w:p w:rsidR="00113955" w:rsidRPr="007558CA" w:rsidRDefault="00113955" w:rsidP="00113955">
      <w:r>
        <w:t>Y</w:t>
      </w:r>
      <w:r w:rsidRPr="00CB3A3E">
        <w:t>ou</w:t>
      </w:r>
      <w:r>
        <w:t xml:space="preserve"> can put a query on hold to notify the requestor that you have received/executed the query but have not yet uploaded results for it.   To do this, c</w:t>
      </w:r>
      <w:r w:rsidRPr="00CB3A3E">
        <w:t>lick</w:t>
      </w:r>
      <w:r>
        <w:t xml:space="preserve"> </w:t>
      </w:r>
      <w:r w:rsidRPr="00CB3A3E">
        <w:t>Hold</w:t>
      </w:r>
      <w:r>
        <w:t xml:space="preserve"> in the </w:t>
      </w:r>
      <w:r w:rsidR="001E2CC0">
        <w:t>Request</w:t>
      </w:r>
      <w:r>
        <w:t xml:space="preserve"> Detail view and include comments, if necessary. The query status on the Portal will change from submitted to “Awaiting Approval” and any comments will be sent to the requestor.  Depending on the approval, you may then upload results or reject the query. </w:t>
      </w:r>
    </w:p>
    <w:p w:rsidR="002D3EF4" w:rsidRPr="00F51DD1" w:rsidRDefault="002D3EF4" w:rsidP="008C61E4">
      <w:pPr>
        <w:pStyle w:val="Heading2"/>
      </w:pPr>
      <w:bookmarkStart w:id="50" w:name="_Ref277766083"/>
      <w:bookmarkStart w:id="51" w:name="_Ref277766087"/>
      <w:bookmarkStart w:id="52" w:name="_Toc350939703"/>
      <w:r w:rsidRPr="00F51DD1">
        <w:t>Rejecting Queries</w:t>
      </w:r>
      <w:bookmarkEnd w:id="50"/>
      <w:bookmarkEnd w:id="51"/>
      <w:bookmarkEnd w:id="52"/>
    </w:p>
    <w:p w:rsidR="009E61D8" w:rsidRDefault="00C12EB4" w:rsidP="005F5A32">
      <w:r>
        <w:t xml:space="preserve">Queries can be rejected before or after execution. </w:t>
      </w:r>
      <w:r w:rsidR="007558CA">
        <w:t>To reject a query,</w:t>
      </w:r>
      <w:r w:rsidR="008C3FCB" w:rsidRPr="007558CA">
        <w:t xml:space="preserve"> click Reject</w:t>
      </w:r>
      <w:r w:rsidR="007558CA">
        <w:t xml:space="preserve"> in the </w:t>
      </w:r>
      <w:r w:rsidR="001E2CC0">
        <w:t>Request</w:t>
      </w:r>
      <w:r w:rsidR="007558CA">
        <w:t xml:space="preserve"> Detail view.</w:t>
      </w:r>
      <w:r>
        <w:t xml:space="preserve"> You have the option to provide a reason for the rejection. The query status on the Portal changes to </w:t>
      </w:r>
      <w:r w:rsidR="009B5A53">
        <w:t>R</w:t>
      </w:r>
      <w:r>
        <w:t>ejected and the reason is provided to the requestor.</w:t>
      </w:r>
    </w:p>
    <w:p w:rsidR="009E61D8" w:rsidRPr="007558CA" w:rsidRDefault="009E61D8" w:rsidP="005F5A32">
      <w:pPr>
        <w:rPr>
          <w:b/>
        </w:rPr>
      </w:pPr>
    </w:p>
    <w:p w:rsidR="00080DAE" w:rsidRDefault="00080DAE" w:rsidP="00AC2DD2">
      <w:pPr>
        <w:pStyle w:val="Heading1"/>
      </w:pPr>
      <w:bookmarkStart w:id="53" w:name="_Toc350939704"/>
      <w:r>
        <w:t>File Distribution</w:t>
      </w:r>
      <w:bookmarkEnd w:id="53"/>
    </w:p>
    <w:p w:rsidR="00080DAE" w:rsidRDefault="00080DAE" w:rsidP="00080DAE">
      <w:r w:rsidRPr="00080DAE">
        <w:t>The File Di</w:t>
      </w:r>
      <w:r>
        <w:t xml:space="preserve">stribution screen allows </w:t>
      </w:r>
      <w:r w:rsidR="00417A91">
        <w:t xml:space="preserve">distribution of </w:t>
      </w:r>
      <w:r w:rsidRPr="00080DAE">
        <w:t xml:space="preserve">any type of file to the network DataMarts. </w:t>
      </w:r>
      <w:r w:rsidR="00417A91">
        <w:t xml:space="preserve">These </w:t>
      </w:r>
      <w:r w:rsidR="00262A54">
        <w:t>requests</w:t>
      </w:r>
      <w:r w:rsidR="00417A91">
        <w:t xml:space="preserve"> will appear in the </w:t>
      </w:r>
      <w:r w:rsidR="009B5A53">
        <w:t>D</w:t>
      </w:r>
      <w:r w:rsidR="00417A91">
        <w:t xml:space="preserve">ataMart Client in the same way other </w:t>
      </w:r>
      <w:r w:rsidR="009E61D8">
        <w:t xml:space="preserve">queries appear.  </w:t>
      </w:r>
      <w:r w:rsidR="007E1379">
        <w:t>As DataMart Administrator, you see</w:t>
      </w:r>
      <w:r>
        <w:t xml:space="preserve"> this file as </w:t>
      </w:r>
      <w:r w:rsidRPr="00080DAE">
        <w:t xml:space="preserve">an attachment in the </w:t>
      </w:r>
      <w:r w:rsidR="00262A54">
        <w:t>Request</w:t>
      </w:r>
      <w:r w:rsidR="00417A91">
        <w:t xml:space="preserve"> Details page in the DataMart </w:t>
      </w:r>
      <w:r w:rsidR="009B5A53">
        <w:t xml:space="preserve">Client </w:t>
      </w:r>
      <w:r w:rsidRPr="00080DAE">
        <w:t>program.</w:t>
      </w:r>
      <w:r w:rsidR="009E61D8">
        <w:t xml:space="preserve">  </w:t>
      </w:r>
      <w:r w:rsidR="007E1379">
        <w:t>You can then download and process it as desired.</w:t>
      </w:r>
    </w:p>
    <w:p w:rsidR="00113955" w:rsidRPr="00080DAE" w:rsidRDefault="00262A54" w:rsidP="00262A54">
      <w:pPr>
        <w:jc w:val="center"/>
      </w:pPr>
      <w:r>
        <w:rPr>
          <w:noProof/>
        </w:rPr>
        <w:lastRenderedPageBreak/>
        <w:drawing>
          <wp:inline distT="0" distB="0" distL="0" distR="0">
            <wp:extent cx="5943600" cy="4275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4275455"/>
                    </a:xfrm>
                    <a:prstGeom prst="rect">
                      <a:avLst/>
                    </a:prstGeom>
                  </pic:spPr>
                </pic:pic>
              </a:graphicData>
            </a:graphic>
          </wp:inline>
        </w:drawing>
      </w:r>
    </w:p>
    <w:p w:rsidR="009E61D8" w:rsidRPr="009E61D8" w:rsidRDefault="009E61D8" w:rsidP="009E61D8">
      <w:bookmarkStart w:id="54" w:name="_Toc270947979"/>
    </w:p>
    <w:p w:rsidR="00984900" w:rsidRPr="00781667" w:rsidRDefault="00781667" w:rsidP="009E61D8">
      <w:pPr>
        <w:pStyle w:val="Heading1"/>
      </w:pPr>
      <w:bookmarkStart w:id="55" w:name="_Toc350939705"/>
      <w:r w:rsidRPr="00781667">
        <w:t>Administering Your DataMart</w:t>
      </w:r>
      <w:bookmarkEnd w:id="55"/>
    </w:p>
    <w:p w:rsidR="00984900" w:rsidRPr="009C71A4" w:rsidRDefault="008C3FCB" w:rsidP="005F5A32">
      <w:bookmarkStart w:id="56" w:name="_Toc270948340"/>
      <w:r w:rsidRPr="009C71A4">
        <w:t xml:space="preserve">As the </w:t>
      </w:r>
      <w:r w:rsidR="001835D5" w:rsidRPr="009C71A4">
        <w:t>DataMart</w:t>
      </w:r>
      <w:r w:rsidRPr="009C71A4">
        <w:t xml:space="preserve"> Administrator you </w:t>
      </w:r>
      <w:r w:rsidR="00781667" w:rsidRPr="009C71A4">
        <w:t>can perform several tasks on</w:t>
      </w:r>
      <w:r w:rsidRPr="009C71A4">
        <w:t xml:space="preserve"> </w:t>
      </w:r>
      <w:r w:rsidR="00464F0D">
        <w:t xml:space="preserve">your </w:t>
      </w:r>
      <w:r w:rsidR="00113955">
        <w:t>n</w:t>
      </w:r>
      <w:r w:rsidR="00464F0D">
        <w:t>etwork</w:t>
      </w:r>
      <w:r w:rsidR="00113955">
        <w:t>’s</w:t>
      </w:r>
      <w:r w:rsidR="00464F0D">
        <w:t xml:space="preserve"> </w:t>
      </w:r>
      <w:r w:rsidRPr="009C71A4">
        <w:t>Web Portal</w:t>
      </w:r>
      <w:r w:rsidR="00457B89" w:rsidRPr="009C71A4">
        <w:t>. Thes</w:t>
      </w:r>
      <w:r w:rsidR="00781667" w:rsidRPr="009C71A4">
        <w:t>e tasks</w:t>
      </w:r>
      <w:r w:rsidR="00457B89" w:rsidRPr="009C71A4">
        <w:t xml:space="preserve"> are</w:t>
      </w:r>
      <w:bookmarkStart w:id="57" w:name="_Toc270947980"/>
      <w:bookmarkEnd w:id="54"/>
      <w:r w:rsidR="00984900" w:rsidRPr="009C71A4">
        <w:t>:</w:t>
      </w:r>
      <w:bookmarkEnd w:id="56"/>
    </w:p>
    <w:p w:rsidR="002C3B2C" w:rsidRPr="005F5A32" w:rsidRDefault="002C3B2C" w:rsidP="00055F1B">
      <w:pPr>
        <w:numPr>
          <w:ilvl w:val="0"/>
          <w:numId w:val="8"/>
        </w:numPr>
        <w:spacing w:after="0"/>
        <w:rPr>
          <w:rFonts w:cs="Calibri"/>
        </w:rPr>
      </w:pPr>
      <w:bookmarkStart w:id="58" w:name="_Toc270948341"/>
      <w:r w:rsidRPr="005F5A32">
        <w:rPr>
          <w:rFonts w:cs="Calibri"/>
        </w:rPr>
        <w:t xml:space="preserve">Viewing overview information (metadata) about </w:t>
      </w:r>
      <w:r w:rsidR="00417A91">
        <w:rPr>
          <w:rFonts w:cs="Calibri"/>
        </w:rPr>
        <w:t xml:space="preserve">network </w:t>
      </w:r>
      <w:r w:rsidR="00417A91" w:rsidRPr="005F5A32">
        <w:rPr>
          <w:rFonts w:cs="Calibri"/>
        </w:rPr>
        <w:t xml:space="preserve"> </w:t>
      </w:r>
      <w:r w:rsidRPr="005F5A32">
        <w:rPr>
          <w:rFonts w:cs="Calibri"/>
        </w:rPr>
        <w:t>DataMarts</w:t>
      </w:r>
    </w:p>
    <w:p w:rsidR="00984900" w:rsidRPr="005F5A32" w:rsidRDefault="00C238A9" w:rsidP="00055F1B">
      <w:pPr>
        <w:numPr>
          <w:ilvl w:val="0"/>
          <w:numId w:val="8"/>
        </w:numPr>
        <w:spacing w:after="0"/>
        <w:rPr>
          <w:rFonts w:cs="Calibri"/>
        </w:rPr>
      </w:pPr>
      <w:r>
        <w:rPr>
          <w:rFonts w:cs="Calibri"/>
        </w:rPr>
        <w:t>Manag</w:t>
      </w:r>
      <w:r w:rsidR="009B5A53">
        <w:rPr>
          <w:rFonts w:cs="Calibri"/>
        </w:rPr>
        <w:t>ing</w:t>
      </w:r>
      <w:r>
        <w:rPr>
          <w:rFonts w:cs="Calibri"/>
        </w:rPr>
        <w:t xml:space="preserve"> </w:t>
      </w:r>
      <w:r w:rsidR="00417A91">
        <w:rPr>
          <w:rFonts w:cs="Calibri"/>
        </w:rPr>
        <w:t>your DataMart</w:t>
      </w:r>
      <w:r>
        <w:rPr>
          <w:rFonts w:cs="Calibri"/>
        </w:rPr>
        <w:t>s</w:t>
      </w:r>
      <w:r w:rsidR="00417A91">
        <w:rPr>
          <w:rFonts w:cs="Calibri"/>
        </w:rPr>
        <w:t xml:space="preserve"> </w:t>
      </w:r>
      <w:bookmarkStart w:id="59" w:name="_Toc270947981"/>
      <w:bookmarkEnd w:id="57"/>
      <w:bookmarkEnd w:id="58"/>
    </w:p>
    <w:p w:rsidR="00984900" w:rsidRPr="005F5A32" w:rsidRDefault="00417A91" w:rsidP="00055F1B">
      <w:pPr>
        <w:numPr>
          <w:ilvl w:val="0"/>
          <w:numId w:val="8"/>
        </w:numPr>
        <w:spacing w:after="0"/>
        <w:rPr>
          <w:rFonts w:cs="Calibri"/>
        </w:rPr>
      </w:pPr>
      <w:bookmarkStart w:id="60" w:name="_Toc270948342"/>
      <w:r>
        <w:rPr>
          <w:rFonts w:cs="Calibri"/>
        </w:rPr>
        <w:t xml:space="preserve">Selecting </w:t>
      </w:r>
      <w:r w:rsidR="00781667" w:rsidRPr="005F5A32">
        <w:rPr>
          <w:rFonts w:cs="Calibri"/>
        </w:rPr>
        <w:t>which types of q</w:t>
      </w:r>
      <w:r w:rsidR="00457B89" w:rsidRPr="005F5A32">
        <w:rPr>
          <w:rFonts w:cs="Calibri"/>
        </w:rPr>
        <w:t xml:space="preserve">ueries to </w:t>
      </w:r>
      <w:r w:rsidR="00781667" w:rsidRPr="005F5A32">
        <w:rPr>
          <w:rFonts w:cs="Calibri"/>
        </w:rPr>
        <w:t>a</w:t>
      </w:r>
      <w:r w:rsidR="00457B89" w:rsidRPr="005F5A32">
        <w:rPr>
          <w:rFonts w:cs="Calibri"/>
        </w:rPr>
        <w:t>llow</w:t>
      </w:r>
      <w:bookmarkStart w:id="61" w:name="_Toc270947982"/>
      <w:bookmarkEnd w:id="59"/>
      <w:bookmarkEnd w:id="60"/>
    </w:p>
    <w:p w:rsidR="00915DE9" w:rsidRPr="005F5A32" w:rsidRDefault="00417A91" w:rsidP="00055F1B">
      <w:pPr>
        <w:numPr>
          <w:ilvl w:val="0"/>
          <w:numId w:val="8"/>
        </w:numPr>
        <w:spacing w:after="0"/>
        <w:rPr>
          <w:rFonts w:cs="Calibri"/>
        </w:rPr>
      </w:pPr>
      <w:bookmarkStart w:id="62" w:name="_Toc270948343"/>
      <w:r>
        <w:rPr>
          <w:rFonts w:cs="Calibri"/>
        </w:rPr>
        <w:t xml:space="preserve">Selecting </w:t>
      </w:r>
      <w:r w:rsidR="00781667" w:rsidRPr="005F5A32">
        <w:rPr>
          <w:rFonts w:cs="Calibri"/>
        </w:rPr>
        <w:t>who can submit q</w:t>
      </w:r>
      <w:r w:rsidR="00457B89" w:rsidRPr="005F5A32">
        <w:rPr>
          <w:rFonts w:cs="Calibri"/>
        </w:rPr>
        <w:t>ueries to you</w:t>
      </w:r>
      <w:bookmarkStart w:id="63" w:name="_Toc270947983"/>
      <w:bookmarkEnd w:id="61"/>
      <w:bookmarkEnd w:id="62"/>
      <w:r w:rsidR="00781667" w:rsidRPr="005F5A32">
        <w:rPr>
          <w:rFonts w:cs="Calibri"/>
        </w:rPr>
        <w:t>r DataMart</w:t>
      </w:r>
      <w:bookmarkStart w:id="64" w:name="_Toc270948344"/>
    </w:p>
    <w:p w:rsidR="00BA2924" w:rsidRPr="009E61D8" w:rsidRDefault="00781667" w:rsidP="00055F1B">
      <w:pPr>
        <w:numPr>
          <w:ilvl w:val="0"/>
          <w:numId w:val="8"/>
        </w:numPr>
        <w:spacing w:after="0"/>
      </w:pPr>
      <w:r w:rsidRPr="00A46D09">
        <w:rPr>
          <w:rFonts w:cs="Calibri"/>
        </w:rPr>
        <w:t>Creating an a</w:t>
      </w:r>
      <w:r w:rsidR="00457B89" w:rsidRPr="00A46D09">
        <w:rPr>
          <w:rFonts w:cs="Calibri"/>
        </w:rPr>
        <w:t xml:space="preserve">udit </w:t>
      </w:r>
      <w:r w:rsidR="00113955">
        <w:rPr>
          <w:rFonts w:cs="Calibri"/>
        </w:rPr>
        <w:t>report</w:t>
      </w:r>
      <w:r w:rsidR="00113955" w:rsidRPr="00A46D09">
        <w:rPr>
          <w:rFonts w:cs="Calibri"/>
        </w:rPr>
        <w:t xml:space="preserve"> </w:t>
      </w:r>
      <w:r w:rsidR="00457B89" w:rsidRPr="00A46D09">
        <w:rPr>
          <w:rFonts w:cs="Calibri"/>
        </w:rPr>
        <w:t xml:space="preserve">of the </w:t>
      </w:r>
      <w:r w:rsidR="001835D5" w:rsidRPr="00A46D09">
        <w:rPr>
          <w:rFonts w:cs="Calibri"/>
        </w:rPr>
        <w:t>DataMart</w:t>
      </w:r>
      <w:bookmarkEnd w:id="63"/>
      <w:bookmarkEnd w:id="64"/>
    </w:p>
    <w:p w:rsidR="009E61D8" w:rsidRPr="008C61E4" w:rsidRDefault="009E61D8" w:rsidP="00055F1B">
      <w:pPr>
        <w:numPr>
          <w:ilvl w:val="0"/>
          <w:numId w:val="8"/>
        </w:numPr>
        <w:spacing w:after="0"/>
      </w:pPr>
      <w:r>
        <w:rPr>
          <w:rFonts w:cs="Calibri"/>
        </w:rPr>
        <w:t>Submit queries to your own DataMart</w:t>
      </w:r>
    </w:p>
    <w:p w:rsidR="008C61E4" w:rsidRDefault="008C61E4" w:rsidP="008C61E4">
      <w:pPr>
        <w:pStyle w:val="Heading2"/>
      </w:pPr>
      <w:bookmarkStart w:id="65" w:name="_Toc350939706"/>
      <w:r>
        <w:t>Creating and Viewing Your DataMart</w:t>
      </w:r>
      <w:bookmarkEnd w:id="65"/>
    </w:p>
    <w:p w:rsidR="00E940A6" w:rsidRDefault="008C61E4" w:rsidP="009E61D8">
      <w:pPr>
        <w:rPr>
          <w:lang w:eastAsia="ar-SA"/>
        </w:rPr>
      </w:pPr>
      <w:r>
        <w:rPr>
          <w:lang w:eastAsia="ar-SA"/>
        </w:rPr>
        <w:t xml:space="preserve">There are a set of access rights that determine whether users can view, create, edit, and delete DataMarts.  These rights may be applied at the global level, within the </w:t>
      </w:r>
      <w:proofErr w:type="spellStart"/>
      <w:r>
        <w:rPr>
          <w:lang w:eastAsia="ar-SA"/>
        </w:rPr>
        <w:t>DataMart’s</w:t>
      </w:r>
      <w:proofErr w:type="spellEnd"/>
      <w:r>
        <w:rPr>
          <w:lang w:eastAsia="ar-SA"/>
        </w:rPr>
        <w:t xml:space="preserve"> organization detail page, or in the DataMart detail page.  </w:t>
      </w:r>
    </w:p>
    <w:p w:rsidR="008C61E4" w:rsidRDefault="008C61E4" w:rsidP="009E61D8">
      <w:r>
        <w:rPr>
          <w:lang w:eastAsia="ar-SA"/>
        </w:rPr>
        <w:lastRenderedPageBreak/>
        <w:t>The following figure shows the global access rights to manage</w:t>
      </w:r>
      <w:r w:rsidR="00E940A6">
        <w:rPr>
          <w:lang w:eastAsia="ar-SA"/>
        </w:rPr>
        <w:t xml:space="preserve"> D</w:t>
      </w:r>
      <w:r>
        <w:rPr>
          <w:lang w:eastAsia="ar-SA"/>
        </w:rPr>
        <w:t>ataMarts for the entire network:</w:t>
      </w:r>
      <w:r>
        <w:rPr>
          <w:noProof/>
        </w:rPr>
        <w:drawing>
          <wp:inline distT="0" distB="0" distL="0" distR="0">
            <wp:extent cx="5486400" cy="77683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486400" cy="7768354"/>
                    </a:xfrm>
                    <a:prstGeom prst="rect">
                      <a:avLst/>
                    </a:prstGeom>
                  </pic:spPr>
                </pic:pic>
              </a:graphicData>
            </a:graphic>
          </wp:inline>
        </w:drawing>
      </w:r>
    </w:p>
    <w:p w:rsidR="008C61E4" w:rsidRDefault="008C61E4" w:rsidP="008C61E4">
      <w:pPr>
        <w:rPr>
          <w:lang w:eastAsia="ar-SA"/>
        </w:rPr>
      </w:pPr>
      <w:r>
        <w:rPr>
          <w:lang w:eastAsia="ar-SA"/>
        </w:rPr>
        <w:lastRenderedPageBreak/>
        <w:t xml:space="preserve">Before anyone can create a DataMart, the “Create DataMarts” access right in the Access Control panel of the Organization that will own the DataMart needs to be granted to administrators.  </w:t>
      </w:r>
    </w:p>
    <w:p w:rsidR="008C61E4" w:rsidRDefault="008C61E4" w:rsidP="008C61E4">
      <w:pPr>
        <w:jc w:val="center"/>
        <w:rPr>
          <w:lang w:eastAsia="ar-SA"/>
        </w:rPr>
      </w:pPr>
      <w:r>
        <w:rPr>
          <w:noProof/>
        </w:rPr>
        <w:drawing>
          <wp:inline distT="0" distB="0" distL="0" distR="0">
            <wp:extent cx="5486400" cy="4872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486400" cy="4872111"/>
                    </a:xfrm>
                    <a:prstGeom prst="rect">
                      <a:avLst/>
                    </a:prstGeom>
                  </pic:spPr>
                </pic:pic>
              </a:graphicData>
            </a:graphic>
          </wp:inline>
        </w:drawing>
      </w:r>
    </w:p>
    <w:p w:rsidR="008C61E4" w:rsidRDefault="008C61E4" w:rsidP="008C61E4">
      <w:pPr>
        <w:rPr>
          <w:lang w:eastAsia="ar-SA"/>
        </w:rPr>
      </w:pPr>
      <w:r>
        <w:rPr>
          <w:lang w:eastAsia="ar-SA"/>
        </w:rPr>
        <w:t>A DataMart may be created by clicking the Create DataMart button in the owning organization’s detail page or by navigating to the list of all DataMarts via Network/DataMarts menu as shown in the following figures:</w:t>
      </w:r>
    </w:p>
    <w:p w:rsidR="008C61E4" w:rsidRDefault="008C61E4" w:rsidP="008C61E4">
      <w:pPr>
        <w:jc w:val="center"/>
        <w:rPr>
          <w:lang w:eastAsia="ar-SA"/>
        </w:rPr>
      </w:pPr>
      <w:r>
        <w:rPr>
          <w:noProof/>
        </w:rPr>
        <w:lastRenderedPageBreak/>
        <w:drawing>
          <wp:inline distT="0" distB="0" distL="0" distR="0">
            <wp:extent cx="5486400" cy="4065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486400" cy="4065563"/>
                    </a:xfrm>
                    <a:prstGeom prst="rect">
                      <a:avLst/>
                    </a:prstGeom>
                  </pic:spPr>
                </pic:pic>
              </a:graphicData>
            </a:graphic>
          </wp:inline>
        </w:drawing>
      </w:r>
    </w:p>
    <w:p w:rsidR="008C61E4" w:rsidRDefault="008C61E4" w:rsidP="008C61E4">
      <w:pPr>
        <w:jc w:val="center"/>
        <w:rPr>
          <w:lang w:eastAsia="ar-SA"/>
        </w:rPr>
      </w:pPr>
    </w:p>
    <w:p w:rsidR="008C61E4" w:rsidRDefault="008C61E4" w:rsidP="008C61E4">
      <w:pPr>
        <w:rPr>
          <w:lang w:eastAsia="ar-SA"/>
        </w:rPr>
      </w:pPr>
      <w:r>
        <w:rPr>
          <w:lang w:eastAsia="ar-SA"/>
        </w:rPr>
        <w:t>Once created, the DataMart is configured by entering a DataMart name, acronym, and parent organization that owns the DataMart, along with other information, such as contact information, that is visible to users who navigate to it via the Portal.</w:t>
      </w:r>
    </w:p>
    <w:p w:rsidR="008C61E4" w:rsidRDefault="008C61E4" w:rsidP="008C61E4">
      <w:pPr>
        <w:jc w:val="center"/>
        <w:rPr>
          <w:lang w:eastAsia="ar-SA"/>
        </w:rPr>
      </w:pPr>
      <w:r>
        <w:rPr>
          <w:noProof/>
        </w:rPr>
        <w:lastRenderedPageBreak/>
        <w:drawing>
          <wp:inline distT="0" distB="0" distL="0" distR="0">
            <wp:extent cx="5486400" cy="518101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486400" cy="5181014"/>
                    </a:xfrm>
                    <a:prstGeom prst="rect">
                      <a:avLst/>
                    </a:prstGeom>
                  </pic:spPr>
                </pic:pic>
              </a:graphicData>
            </a:graphic>
          </wp:inline>
        </w:drawing>
      </w:r>
    </w:p>
    <w:p w:rsidR="008C61E4" w:rsidRPr="008C61E4" w:rsidRDefault="008C61E4" w:rsidP="008C61E4"/>
    <w:p w:rsidR="008C61E4" w:rsidRDefault="008C61E4" w:rsidP="008C61E4">
      <w:pPr>
        <w:pStyle w:val="Heading2"/>
      </w:pPr>
      <w:bookmarkStart w:id="66" w:name="_Toc350939707"/>
      <w:r>
        <w:t>Managing Access to Your DataMart and Requests</w:t>
      </w:r>
      <w:bookmarkEnd w:id="66"/>
    </w:p>
    <w:p w:rsidR="005B0FD3" w:rsidRDefault="008C61E4" w:rsidP="008C61E4">
      <w:pPr>
        <w:rPr>
          <w:lang w:eastAsia="ar-SA"/>
        </w:rPr>
      </w:pPr>
      <w:r>
        <w:rPr>
          <w:lang w:eastAsia="ar-SA"/>
        </w:rPr>
        <w:t xml:space="preserve">Once the DataMart is created, </w:t>
      </w:r>
      <w:r w:rsidR="00196A6F">
        <w:rPr>
          <w:lang w:eastAsia="ar-SA"/>
        </w:rPr>
        <w:t xml:space="preserve">the Network Administrator sets </w:t>
      </w:r>
      <w:r>
        <w:rPr>
          <w:lang w:eastAsia="ar-SA"/>
        </w:rPr>
        <w:t xml:space="preserve">the Access Control rights </w:t>
      </w:r>
      <w:r w:rsidR="005B0FD3">
        <w:rPr>
          <w:lang w:eastAsia="ar-SA"/>
        </w:rPr>
        <w:t xml:space="preserve">to allow administrators to modify </w:t>
      </w:r>
      <w:r w:rsidR="00196A6F">
        <w:rPr>
          <w:lang w:eastAsia="ar-SA"/>
        </w:rPr>
        <w:t xml:space="preserve">the DataMart </w:t>
      </w:r>
      <w:r w:rsidR="005B0FD3">
        <w:rPr>
          <w:lang w:eastAsia="ar-SA"/>
        </w:rPr>
        <w:t xml:space="preserve">and set rights that control access to requests that may be routed to the DataMart.  </w:t>
      </w:r>
      <w:r w:rsidR="00196A6F">
        <w:rPr>
          <w:lang w:eastAsia="ar-SA"/>
        </w:rPr>
        <w:t>Depending on the needs</w:t>
      </w:r>
      <w:r w:rsidR="00F75CD8">
        <w:rPr>
          <w:lang w:eastAsia="ar-SA"/>
        </w:rPr>
        <w:t xml:space="preserve"> and governance</w:t>
      </w:r>
      <w:r w:rsidR="00196A6F">
        <w:rPr>
          <w:lang w:eastAsia="ar-SA"/>
        </w:rPr>
        <w:t xml:space="preserve"> of the users of the DataMart, Access Control</w:t>
      </w:r>
      <w:r w:rsidR="00F75CD8">
        <w:rPr>
          <w:lang w:eastAsia="ar-SA"/>
        </w:rPr>
        <w:t xml:space="preserve"> rights</w:t>
      </w:r>
      <w:r w:rsidR="00196A6F">
        <w:rPr>
          <w:lang w:eastAsia="ar-SA"/>
        </w:rPr>
        <w:t xml:space="preserve"> can be very restrictive or broadly applied.</w:t>
      </w:r>
    </w:p>
    <w:p w:rsidR="005B0FD3" w:rsidRDefault="005B0FD3" w:rsidP="005B0FD3">
      <w:pPr>
        <w:pStyle w:val="Heading3"/>
        <w:rPr>
          <w:lang w:eastAsia="ar-SA"/>
        </w:rPr>
      </w:pPr>
      <w:bookmarkStart w:id="67" w:name="_Toc350939708"/>
      <w:r>
        <w:rPr>
          <w:lang w:eastAsia="ar-SA"/>
        </w:rPr>
        <w:t>Installing Request Models</w:t>
      </w:r>
      <w:bookmarkEnd w:id="67"/>
    </w:p>
    <w:p w:rsidR="005B0FD3" w:rsidRDefault="005B0FD3" w:rsidP="008C61E4">
      <w:pPr>
        <w:rPr>
          <w:lang w:eastAsia="ar-SA"/>
        </w:rPr>
      </w:pPr>
      <w:r>
        <w:rPr>
          <w:lang w:eastAsia="ar-SA"/>
        </w:rPr>
        <w:t>Each DataMart may support one or more of the deployed Request Models.  A Request Model contains one or more request types that may be composed and routed to one or more DataMarts for execution.  If a DataMart supports a plugin</w:t>
      </w:r>
      <w:r w:rsidR="00F53A20">
        <w:rPr>
          <w:lang w:eastAsia="ar-SA"/>
        </w:rPr>
        <w:t xml:space="preserve"> model</w:t>
      </w:r>
      <w:r>
        <w:rPr>
          <w:lang w:eastAsia="ar-SA"/>
        </w:rPr>
        <w:t xml:space="preserve">, then it must be installed by clicking the “Install …” button before configuring access to its requests against the given DataMart.  </w:t>
      </w:r>
    </w:p>
    <w:p w:rsidR="005B0FD3" w:rsidRDefault="005B0FD3" w:rsidP="008C61E4">
      <w:pPr>
        <w:rPr>
          <w:lang w:eastAsia="ar-SA"/>
        </w:rPr>
      </w:pPr>
      <w:r>
        <w:rPr>
          <w:lang w:eastAsia="ar-SA"/>
        </w:rPr>
        <w:lastRenderedPageBreak/>
        <w:t>Before installing models, the</w:t>
      </w:r>
      <w:r w:rsidR="00645076">
        <w:rPr>
          <w:lang w:eastAsia="ar-SA"/>
        </w:rPr>
        <w:t xml:space="preserve"> Network Administrator must grant you the</w:t>
      </w:r>
      <w:r>
        <w:rPr>
          <w:lang w:eastAsia="ar-SA"/>
        </w:rPr>
        <w:t xml:space="preserve"> rights to install or uninstall request model plugins that are supported by your DataMart.</w:t>
      </w:r>
    </w:p>
    <w:p w:rsidR="008C61E4" w:rsidRDefault="008C61E4" w:rsidP="008C61E4">
      <w:pPr>
        <w:jc w:val="center"/>
        <w:rPr>
          <w:lang w:eastAsia="ar-SA"/>
        </w:rPr>
      </w:pPr>
      <w:r>
        <w:rPr>
          <w:noProof/>
        </w:rPr>
        <w:drawing>
          <wp:inline distT="0" distB="0" distL="0" distR="0">
            <wp:extent cx="5486400" cy="683748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486400" cy="6837485"/>
                    </a:xfrm>
                    <a:prstGeom prst="rect">
                      <a:avLst/>
                    </a:prstGeom>
                  </pic:spPr>
                </pic:pic>
              </a:graphicData>
            </a:graphic>
          </wp:inline>
        </w:drawing>
      </w:r>
    </w:p>
    <w:p w:rsidR="00E940A6" w:rsidRDefault="00E940A6" w:rsidP="005B0FD3">
      <w:pPr>
        <w:rPr>
          <w:lang w:eastAsia="ar-SA"/>
        </w:rPr>
      </w:pPr>
    </w:p>
    <w:p w:rsidR="00E940A6" w:rsidRDefault="00E940A6" w:rsidP="005B0FD3">
      <w:pPr>
        <w:rPr>
          <w:lang w:eastAsia="ar-SA"/>
        </w:rPr>
      </w:pPr>
    </w:p>
    <w:p w:rsidR="005B0FD3" w:rsidRDefault="005B0FD3" w:rsidP="005B0FD3">
      <w:pPr>
        <w:rPr>
          <w:lang w:eastAsia="ar-SA"/>
        </w:rPr>
      </w:pPr>
      <w:r>
        <w:rPr>
          <w:lang w:eastAsia="ar-SA"/>
        </w:rPr>
        <w:lastRenderedPageBreak/>
        <w:t xml:space="preserve">The following figure shows </w:t>
      </w:r>
      <w:r w:rsidR="00AA783D">
        <w:rPr>
          <w:lang w:eastAsia="ar-SA"/>
        </w:rPr>
        <w:t>an example of</w:t>
      </w:r>
      <w:r>
        <w:rPr>
          <w:lang w:eastAsia="ar-SA"/>
        </w:rPr>
        <w:t xml:space="preserve"> request models that have been installed for a DataMart.</w:t>
      </w:r>
    </w:p>
    <w:p w:rsidR="005B0FD3" w:rsidRDefault="005B0FD3" w:rsidP="005B0FD3">
      <w:pPr>
        <w:jc w:val="center"/>
        <w:rPr>
          <w:lang w:eastAsia="ar-SA"/>
        </w:rPr>
      </w:pPr>
      <w:r>
        <w:rPr>
          <w:noProof/>
        </w:rPr>
        <w:drawing>
          <wp:inline distT="0" distB="0" distL="0" distR="0">
            <wp:extent cx="5486400" cy="5205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486400" cy="5205046"/>
                    </a:xfrm>
                    <a:prstGeom prst="rect">
                      <a:avLst/>
                    </a:prstGeom>
                  </pic:spPr>
                </pic:pic>
              </a:graphicData>
            </a:graphic>
          </wp:inline>
        </w:drawing>
      </w:r>
    </w:p>
    <w:p w:rsidR="005B0FD3" w:rsidRDefault="005B0FD3" w:rsidP="005B0FD3">
      <w:pPr>
        <w:rPr>
          <w:lang w:eastAsia="ar-SA"/>
        </w:rPr>
      </w:pPr>
    </w:p>
    <w:p w:rsidR="00A7395B" w:rsidRDefault="00A7395B" w:rsidP="00773FCF">
      <w:pPr>
        <w:pStyle w:val="Heading3"/>
        <w:rPr>
          <w:lang w:eastAsia="ar-SA"/>
        </w:rPr>
      </w:pPr>
      <w:bookmarkStart w:id="68" w:name="_Toc350939709"/>
      <w:r>
        <w:rPr>
          <w:lang w:eastAsia="ar-SA"/>
        </w:rPr>
        <w:t>Granting Access to Administer a DataMart</w:t>
      </w:r>
      <w:bookmarkEnd w:id="68"/>
    </w:p>
    <w:p w:rsidR="00A7395B" w:rsidRDefault="00A7395B" w:rsidP="00A7395B">
      <w:pPr>
        <w:rPr>
          <w:lang w:eastAsia="ar-SA"/>
        </w:rPr>
      </w:pPr>
      <w:r>
        <w:rPr>
          <w:lang w:eastAsia="ar-SA"/>
        </w:rPr>
        <w:t>DataMarts may be administered by one or more users, referred to as DataMart Administrators.  The following figure shows the access rights that need to be granted to allow a user or group of users the ability to administer the DataMart.</w:t>
      </w:r>
    </w:p>
    <w:p w:rsidR="00A7395B" w:rsidRDefault="00A7395B" w:rsidP="00A7395B">
      <w:pPr>
        <w:jc w:val="center"/>
        <w:rPr>
          <w:lang w:eastAsia="ar-SA"/>
        </w:rPr>
      </w:pPr>
      <w:r>
        <w:rPr>
          <w:noProof/>
        </w:rPr>
        <w:lastRenderedPageBreak/>
        <w:drawing>
          <wp:inline distT="0" distB="0" distL="0" distR="0">
            <wp:extent cx="5001260" cy="82296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001260" cy="8229600"/>
                    </a:xfrm>
                    <a:prstGeom prst="rect">
                      <a:avLst/>
                    </a:prstGeom>
                  </pic:spPr>
                </pic:pic>
              </a:graphicData>
            </a:graphic>
          </wp:inline>
        </w:drawing>
      </w:r>
    </w:p>
    <w:p w:rsidR="00A7395B" w:rsidRPr="00A7395B" w:rsidRDefault="00A7395B" w:rsidP="00A7395B">
      <w:pPr>
        <w:rPr>
          <w:lang w:eastAsia="ar-SA"/>
        </w:rPr>
      </w:pPr>
      <w:r>
        <w:rPr>
          <w:lang w:eastAsia="ar-SA"/>
        </w:rPr>
        <w:lastRenderedPageBreak/>
        <w:t xml:space="preserve">As shown in the figure, the </w:t>
      </w:r>
      <w:proofErr w:type="spellStart"/>
      <w:r>
        <w:rPr>
          <w:lang w:eastAsia="ar-SA"/>
        </w:rPr>
        <w:t>DataMartAdministrators</w:t>
      </w:r>
      <w:proofErr w:type="spellEnd"/>
      <w:r>
        <w:rPr>
          <w:lang w:eastAsia="ar-SA"/>
        </w:rPr>
        <w:t xml:space="preserve"> group is granted the right to view the request queue in the DataMart client application, execute the request, approve or reject it, and upload responses to the request.  Additionally, the group has been granted access to run Audit Reports against the DataMart and to issue test queries to themselves without requiring approval.</w:t>
      </w:r>
    </w:p>
    <w:p w:rsidR="005B0FD3" w:rsidRDefault="00773FCF" w:rsidP="00773FCF">
      <w:pPr>
        <w:pStyle w:val="Heading3"/>
        <w:rPr>
          <w:lang w:eastAsia="ar-SA"/>
        </w:rPr>
      </w:pPr>
      <w:bookmarkStart w:id="69" w:name="_Toc350939710"/>
      <w:r>
        <w:rPr>
          <w:lang w:eastAsia="ar-SA"/>
        </w:rPr>
        <w:t>Granting Access to Route Requests to Your Data</w:t>
      </w:r>
      <w:r w:rsidR="00A7395B">
        <w:rPr>
          <w:lang w:eastAsia="ar-SA"/>
        </w:rPr>
        <w:t>M</w:t>
      </w:r>
      <w:r>
        <w:rPr>
          <w:lang w:eastAsia="ar-SA"/>
        </w:rPr>
        <w:t>art</w:t>
      </w:r>
      <w:bookmarkEnd w:id="69"/>
    </w:p>
    <w:p w:rsidR="00773FCF" w:rsidRDefault="00773FCF" w:rsidP="00773FCF">
      <w:pPr>
        <w:rPr>
          <w:lang w:eastAsia="ar-SA"/>
        </w:rPr>
      </w:pPr>
      <w:r>
        <w:rPr>
          <w:lang w:eastAsia="ar-SA"/>
        </w:rPr>
        <w:t xml:space="preserve">Once the request model is installed, the access rights to route the request to the DataMart become visible in the Request </w:t>
      </w:r>
      <w:r w:rsidR="00C66142">
        <w:rPr>
          <w:lang w:eastAsia="ar-SA"/>
        </w:rPr>
        <w:t>Access Control List (</w:t>
      </w:r>
      <w:r>
        <w:rPr>
          <w:lang w:eastAsia="ar-SA"/>
        </w:rPr>
        <w:t>ACL</w:t>
      </w:r>
      <w:r w:rsidR="00C66142">
        <w:rPr>
          <w:lang w:eastAsia="ar-SA"/>
        </w:rPr>
        <w:t>)</w:t>
      </w:r>
      <w:r>
        <w:rPr>
          <w:lang w:eastAsia="ar-SA"/>
        </w:rPr>
        <w:t xml:space="preserve"> panel allowing the administrator </w:t>
      </w:r>
      <w:r w:rsidR="00907DE7">
        <w:rPr>
          <w:lang w:eastAsia="ar-SA"/>
        </w:rPr>
        <w:t xml:space="preserve">to </w:t>
      </w:r>
      <w:r>
        <w:rPr>
          <w:lang w:eastAsia="ar-SA"/>
        </w:rPr>
        <w:t>grant access to route them to the DataMart for execution.  The following figure shows granting access to the MFU Summary Queries to a group of Investigators:</w:t>
      </w:r>
    </w:p>
    <w:p w:rsidR="00A7395B" w:rsidRDefault="00A7395B" w:rsidP="00A7395B">
      <w:pPr>
        <w:jc w:val="center"/>
        <w:rPr>
          <w:lang w:eastAsia="ar-SA"/>
        </w:rPr>
      </w:pPr>
      <w:r>
        <w:rPr>
          <w:noProof/>
        </w:rPr>
        <w:lastRenderedPageBreak/>
        <w:drawing>
          <wp:inline distT="0" distB="0" distL="0" distR="0">
            <wp:extent cx="5001260" cy="8229600"/>
            <wp:effectExtent l="1905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001260" cy="8229600"/>
                    </a:xfrm>
                    <a:prstGeom prst="rect">
                      <a:avLst/>
                    </a:prstGeom>
                  </pic:spPr>
                </pic:pic>
              </a:graphicData>
            </a:graphic>
          </wp:inline>
        </w:drawing>
      </w:r>
    </w:p>
    <w:p w:rsidR="005B0FD3" w:rsidRDefault="00A7395B" w:rsidP="005B0FD3">
      <w:pPr>
        <w:rPr>
          <w:lang w:eastAsia="ar-SA"/>
        </w:rPr>
      </w:pPr>
      <w:r>
        <w:rPr>
          <w:lang w:eastAsia="ar-SA"/>
        </w:rPr>
        <w:lastRenderedPageBreak/>
        <w:t>Once these rights have been set, your DataMart will become available for users to start routing requests to your DataMart.</w:t>
      </w:r>
    </w:p>
    <w:p w:rsidR="008C61E4" w:rsidRDefault="008C61E4" w:rsidP="008C61E4">
      <w:pPr>
        <w:pStyle w:val="Heading2"/>
      </w:pPr>
      <w:bookmarkStart w:id="70" w:name="_Toc350939711"/>
      <w:r>
        <w:t>Creating an Audit Report for Your DataMart</w:t>
      </w:r>
      <w:bookmarkEnd w:id="70"/>
    </w:p>
    <w:p w:rsidR="00A7395B" w:rsidRDefault="00A7395B" w:rsidP="00A7395B">
      <w:r>
        <w:t>The Audit Report allows you to view all the a</w:t>
      </w:r>
      <w:r w:rsidRPr="002A310C">
        <w:t xml:space="preserve">ctivity that has been requested </w:t>
      </w:r>
      <w:r>
        <w:t>from</w:t>
      </w:r>
      <w:r w:rsidRPr="002A310C">
        <w:t xml:space="preserve"> </w:t>
      </w:r>
      <w:r>
        <w:t xml:space="preserve">any of </w:t>
      </w:r>
      <w:r w:rsidRPr="002A310C">
        <w:t>your DataMart</w:t>
      </w:r>
      <w:r>
        <w:t xml:space="preserve">s.  Administrators may run an Audit Report for their DataMart in the Portal by navigating to Reports/DataMart Audit Report.  </w:t>
      </w:r>
    </w:p>
    <w:p w:rsidR="00A7395B" w:rsidRDefault="00A7395B" w:rsidP="00A7395B">
      <w:pPr>
        <w:jc w:val="center"/>
      </w:pPr>
      <w:r>
        <w:rPr>
          <w:noProof/>
        </w:rPr>
        <w:drawing>
          <wp:inline distT="0" distB="0" distL="0" distR="0">
            <wp:extent cx="5943600" cy="4471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943600" cy="4471670"/>
                    </a:xfrm>
                    <a:prstGeom prst="rect">
                      <a:avLst/>
                    </a:prstGeom>
                  </pic:spPr>
                </pic:pic>
              </a:graphicData>
            </a:graphic>
          </wp:inline>
        </w:drawing>
      </w:r>
    </w:p>
    <w:p w:rsidR="004B769A" w:rsidRDefault="00A7395B" w:rsidP="004B769A">
      <w:r w:rsidRPr="00FA4504">
        <w:t>Select the start and end dates for your report, whether you want a summary or a detailed report, and how you want the data fields in the report to be ordered.</w:t>
      </w:r>
      <w:r w:rsidR="004B769A">
        <w:t xml:space="preserve">  The following figure shows a sample report.</w:t>
      </w:r>
    </w:p>
    <w:p w:rsidR="00A7395B" w:rsidRDefault="00A7395B" w:rsidP="00A7395B">
      <w:pPr>
        <w:rPr>
          <w:b/>
          <w:bCs/>
        </w:rPr>
      </w:pPr>
      <w:r>
        <w:t xml:space="preserve"> </w:t>
      </w:r>
    </w:p>
    <w:p w:rsidR="00FA4504" w:rsidRDefault="004B769A" w:rsidP="004B769A">
      <w:pPr>
        <w:spacing w:after="0"/>
        <w:jc w:val="center"/>
      </w:pPr>
      <w:r>
        <w:rPr>
          <w:noProof/>
        </w:rPr>
        <w:lastRenderedPageBreak/>
        <w:drawing>
          <wp:inline distT="0" distB="0" distL="0" distR="0">
            <wp:extent cx="5943600" cy="391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943600" cy="3911600"/>
                    </a:xfrm>
                    <a:prstGeom prst="rect">
                      <a:avLst/>
                    </a:prstGeom>
                  </pic:spPr>
                </pic:pic>
              </a:graphicData>
            </a:graphic>
          </wp:inline>
        </w:drawing>
      </w:r>
    </w:p>
    <w:p w:rsidR="00C45584" w:rsidRPr="009D00A5" w:rsidRDefault="00BB2E00" w:rsidP="009D00A5">
      <w:pPr>
        <w:spacing w:after="0"/>
      </w:pPr>
      <w:r w:rsidRPr="00A6453B">
        <w:br w:type="page"/>
      </w:r>
    </w:p>
    <w:p w:rsidR="00DD3C5F" w:rsidRPr="00547814" w:rsidRDefault="00BB2E00" w:rsidP="00AC2DD2">
      <w:pPr>
        <w:pStyle w:val="Heading1"/>
        <w:rPr>
          <w:i/>
        </w:rPr>
      </w:pPr>
      <w:r>
        <w:lastRenderedPageBreak/>
        <w:t xml:space="preserve"> </w:t>
      </w:r>
      <w:bookmarkStart w:id="71" w:name="_Toc350939712"/>
      <w:r w:rsidR="0001051E">
        <w:t xml:space="preserve">Administering </w:t>
      </w:r>
      <w:r w:rsidR="00951347">
        <w:t xml:space="preserve">or </w:t>
      </w:r>
      <w:r w:rsidR="00DD3C5F" w:rsidRPr="00DD6B2B">
        <w:t>Changing your User Profile</w:t>
      </w:r>
      <w:bookmarkEnd w:id="71"/>
    </w:p>
    <w:p w:rsidR="00FC5C12" w:rsidRPr="006E4662" w:rsidRDefault="00FC5C12" w:rsidP="00EC622C">
      <w:r w:rsidRPr="006E4662">
        <w:t xml:space="preserve">This </w:t>
      </w:r>
      <w:r>
        <w:t>s</w:t>
      </w:r>
      <w:r w:rsidRPr="006E4662">
        <w:t xml:space="preserve">ection describes how to administer your user profile.  You must be logged in to the web </w:t>
      </w:r>
      <w:r w:rsidR="00A34B1B">
        <w:t>Portal</w:t>
      </w:r>
      <w:r w:rsidRPr="006E4662">
        <w:t xml:space="preserve"> to administer your user profile. Click </w:t>
      </w:r>
      <w:r w:rsidR="009D00A5">
        <w:t>Profile menu to view your account information</w:t>
      </w:r>
      <w:r w:rsidRPr="006E4662">
        <w:t>.</w:t>
      </w:r>
      <w:r>
        <w:t xml:space="preserve"> </w:t>
      </w:r>
    </w:p>
    <w:p w:rsidR="009D00A5" w:rsidRDefault="009D00A5" w:rsidP="009D00A5">
      <w:pPr>
        <w:pStyle w:val="Heading2"/>
      </w:pPr>
      <w:bookmarkStart w:id="72" w:name="_Toc350939713"/>
      <w:r>
        <w:t>Contact Information</w:t>
      </w:r>
      <w:bookmarkEnd w:id="72"/>
    </w:p>
    <w:p w:rsidR="009D00A5" w:rsidRDefault="009D00A5" w:rsidP="009D00A5">
      <w:r>
        <w:t>You can enter or update your information in the Contact Information panel.</w:t>
      </w:r>
    </w:p>
    <w:p w:rsidR="009D00A5" w:rsidRDefault="009D00A5" w:rsidP="009D00A5">
      <w:r>
        <w:rPr>
          <w:noProof/>
        </w:rPr>
        <w:drawing>
          <wp:inline distT="0" distB="0" distL="0" distR="0">
            <wp:extent cx="5486400" cy="40808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486400" cy="4080803"/>
                    </a:xfrm>
                    <a:prstGeom prst="rect">
                      <a:avLst/>
                    </a:prstGeom>
                  </pic:spPr>
                </pic:pic>
              </a:graphicData>
            </a:graphic>
          </wp:inline>
        </w:drawing>
      </w:r>
    </w:p>
    <w:p w:rsidR="009D00A5" w:rsidRDefault="00A40DF2" w:rsidP="009D00A5">
      <w:pPr>
        <w:pStyle w:val="Heading2"/>
      </w:pPr>
      <w:bookmarkStart w:id="73" w:name="_Toc350939714"/>
      <w:r>
        <w:t xml:space="preserve">Security </w:t>
      </w:r>
      <w:r w:rsidR="009D00A5">
        <w:t>Group Membership</w:t>
      </w:r>
      <w:bookmarkEnd w:id="73"/>
    </w:p>
    <w:p w:rsidR="00B741AC" w:rsidRDefault="00B741AC" w:rsidP="00B741AC">
      <w:pPr>
        <w:rPr>
          <w:lang w:eastAsia="ar-SA"/>
        </w:rPr>
      </w:pPr>
      <w:r>
        <w:rPr>
          <w:lang w:eastAsia="ar-SA"/>
        </w:rPr>
        <w:t>Users belong to a single organization, but can take on multiple roles through membership in Security Groups.  Administrators with access rights to manage user access control may select one or more security groups for which the user is a member.  Membership grants the user all the rights in each security group.</w:t>
      </w:r>
      <w:r w:rsidR="00A40DF2">
        <w:rPr>
          <w:lang w:eastAsia="ar-SA"/>
        </w:rPr>
        <w:t xml:space="preserve">  </w:t>
      </w:r>
      <w:r>
        <w:rPr>
          <w:lang w:eastAsia="ar-SA"/>
        </w:rPr>
        <w:t xml:space="preserve">  The following figure illustrates a list of groups the user is a member of along with the dialog used to add membership into existing groups.</w:t>
      </w:r>
    </w:p>
    <w:p w:rsidR="00B741AC" w:rsidRDefault="00B741AC" w:rsidP="00B741AC">
      <w:pPr>
        <w:rPr>
          <w:lang w:eastAsia="ar-SA"/>
        </w:rPr>
      </w:pPr>
    </w:p>
    <w:p w:rsidR="00B741AC" w:rsidRDefault="00B741AC" w:rsidP="00B741AC">
      <w:pPr>
        <w:rPr>
          <w:lang w:eastAsia="ar-SA"/>
        </w:rPr>
      </w:pPr>
      <w:r>
        <w:rPr>
          <w:noProof/>
        </w:rPr>
        <w:lastRenderedPageBreak/>
        <w:drawing>
          <wp:inline distT="0" distB="0" distL="0" distR="0">
            <wp:extent cx="5486400" cy="408080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486400" cy="4080803"/>
                    </a:xfrm>
                    <a:prstGeom prst="rect">
                      <a:avLst/>
                    </a:prstGeom>
                  </pic:spPr>
                </pic:pic>
              </a:graphicData>
            </a:graphic>
          </wp:inline>
        </w:drawing>
      </w:r>
    </w:p>
    <w:p w:rsidR="009D00A5" w:rsidRDefault="00B741AC" w:rsidP="00B741AC">
      <w:r>
        <w:rPr>
          <w:lang w:eastAsia="ar-SA"/>
        </w:rPr>
        <w:t>Typically, users do</w:t>
      </w:r>
      <w:r w:rsidR="00A40DF2">
        <w:rPr>
          <w:lang w:eastAsia="ar-SA"/>
        </w:rPr>
        <w:t xml:space="preserve"> </w:t>
      </w:r>
      <w:r>
        <w:rPr>
          <w:lang w:eastAsia="ar-SA"/>
        </w:rPr>
        <w:t>n</w:t>
      </w:r>
      <w:r w:rsidR="00A40DF2">
        <w:rPr>
          <w:lang w:eastAsia="ar-SA"/>
        </w:rPr>
        <w:t>o</w:t>
      </w:r>
      <w:r>
        <w:rPr>
          <w:lang w:eastAsia="ar-SA"/>
        </w:rPr>
        <w:t>t have the access rights to modify their own security profile.   This right is intended for either site-wide “Root” administrators or administrators who are members of the user’s organization</w:t>
      </w:r>
      <w:r w:rsidR="00A40DF2">
        <w:rPr>
          <w:lang w:eastAsia="ar-SA"/>
        </w:rPr>
        <w:t>.</w:t>
      </w:r>
    </w:p>
    <w:p w:rsidR="009D00A5" w:rsidRDefault="009D00A5" w:rsidP="009D00A5">
      <w:pPr>
        <w:pStyle w:val="Heading2"/>
      </w:pPr>
      <w:bookmarkStart w:id="74" w:name="_Toc350939715"/>
      <w:r>
        <w:t>Changing your Password</w:t>
      </w:r>
      <w:bookmarkEnd w:id="74"/>
    </w:p>
    <w:p w:rsidR="00B741AC" w:rsidRDefault="00B741AC" w:rsidP="00B741AC">
      <w:pPr>
        <w:rPr>
          <w:lang w:eastAsia="ar-SA"/>
        </w:rPr>
      </w:pPr>
      <w:r>
        <w:rPr>
          <w:lang w:eastAsia="ar-SA"/>
        </w:rPr>
        <w:t>The user credentials consist of a Username and Password.  The username must be unique across the network.  The password must be at least 9 characters long and consist of at least one number, one symbol, and at least one upper case character.  Users always have the rights to modify their password at any time.  Password expire periodically base on a network-wide settings described in the Network Configuration section below.</w:t>
      </w:r>
    </w:p>
    <w:p w:rsidR="00B741AC" w:rsidRDefault="00B741AC" w:rsidP="00B741AC">
      <w:pPr>
        <w:rPr>
          <w:lang w:eastAsia="ar-SA"/>
        </w:rPr>
      </w:pPr>
    </w:p>
    <w:p w:rsidR="00B741AC" w:rsidRPr="00B741AC" w:rsidRDefault="00B741AC" w:rsidP="00B741AC">
      <w:pPr>
        <w:rPr>
          <w:lang w:eastAsia="ar-SA"/>
        </w:rPr>
      </w:pPr>
      <w:r>
        <w:rPr>
          <w:noProof/>
        </w:rPr>
        <w:lastRenderedPageBreak/>
        <w:drawing>
          <wp:inline distT="0" distB="0" distL="0" distR="0">
            <wp:extent cx="5486400" cy="408080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486400" cy="4080803"/>
                    </a:xfrm>
                    <a:prstGeom prst="rect">
                      <a:avLst/>
                    </a:prstGeom>
                  </pic:spPr>
                </pic:pic>
              </a:graphicData>
            </a:graphic>
          </wp:inline>
        </w:drawing>
      </w:r>
    </w:p>
    <w:p w:rsidR="009D00A5" w:rsidRDefault="009D00A5" w:rsidP="009D00A5">
      <w:pPr>
        <w:pStyle w:val="Heading2"/>
      </w:pPr>
      <w:bookmarkStart w:id="75" w:name="_Toc350939716"/>
      <w:r>
        <w:t>Receiving Notifications</w:t>
      </w:r>
      <w:bookmarkEnd w:id="75"/>
    </w:p>
    <w:p w:rsidR="002914BE" w:rsidRDefault="002914BE" w:rsidP="002914BE">
      <w:pPr>
        <w:rPr>
          <w:lang w:eastAsia="ar-SA"/>
        </w:rPr>
      </w:pPr>
      <w:r>
        <w:rPr>
          <w:lang w:eastAsia="ar-SA"/>
        </w:rPr>
        <w:t>Notification options allow the user to manage events that are triggered due to actions performed by the user or related to the user’s role, such as a DataMart Administrator.  Users have the option of receiving notifications immediately when they are triggered, daily, weekly, or monthly.  When choosing daily, weekly, or monthly, the notifications are batched together with other notifications on the same schedule in a single email.</w:t>
      </w:r>
    </w:p>
    <w:p w:rsidR="002914BE" w:rsidRDefault="002914BE" w:rsidP="002914BE">
      <w:pPr>
        <w:rPr>
          <w:lang w:eastAsia="ar-SA"/>
        </w:rPr>
      </w:pPr>
    </w:p>
    <w:p w:rsidR="002914BE" w:rsidRDefault="002914BE" w:rsidP="002914BE">
      <w:pPr>
        <w:jc w:val="center"/>
        <w:rPr>
          <w:lang w:eastAsia="ar-SA"/>
        </w:rPr>
      </w:pPr>
      <w:r>
        <w:rPr>
          <w:noProof/>
        </w:rPr>
        <w:lastRenderedPageBreak/>
        <w:drawing>
          <wp:inline distT="0" distB="0" distL="0" distR="0">
            <wp:extent cx="5486400" cy="441256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486400" cy="4412566"/>
                    </a:xfrm>
                    <a:prstGeom prst="rect">
                      <a:avLst/>
                    </a:prstGeom>
                  </pic:spPr>
                </pic:pic>
              </a:graphicData>
            </a:graphic>
          </wp:inline>
        </w:drawing>
      </w:r>
    </w:p>
    <w:p w:rsidR="002914BE" w:rsidRDefault="002914BE" w:rsidP="002914BE">
      <w:pPr>
        <w:ind w:left="540" w:hanging="540"/>
        <w:rPr>
          <w:lang w:eastAsia="ar-SA"/>
        </w:rPr>
      </w:pPr>
      <w:r w:rsidRPr="006C08E8">
        <w:rPr>
          <w:b/>
          <w:i/>
          <w:lang w:eastAsia="ar-SA"/>
        </w:rPr>
        <w:t>Note</w:t>
      </w:r>
      <w:r>
        <w:rPr>
          <w:b/>
          <w:i/>
          <w:lang w:eastAsia="ar-SA"/>
        </w:rPr>
        <w:t>:</w:t>
      </w:r>
      <w:r w:rsidRPr="00F1283C">
        <w:rPr>
          <w:i/>
          <w:lang w:eastAsia="ar-SA"/>
        </w:rPr>
        <w:t xml:space="preserve"> </w:t>
      </w:r>
      <w:r>
        <w:rPr>
          <w:i/>
          <w:lang w:eastAsia="ar-SA"/>
        </w:rPr>
        <w:t>O</w:t>
      </w:r>
      <w:r w:rsidRPr="00F1283C">
        <w:rPr>
          <w:i/>
          <w:lang w:eastAsia="ar-SA"/>
        </w:rPr>
        <w:t>nce the user has chosen to receive</w:t>
      </w:r>
      <w:r>
        <w:rPr>
          <w:i/>
          <w:lang w:eastAsia="ar-SA"/>
        </w:rPr>
        <w:t xml:space="preserve"> notifications, no</w:t>
      </w:r>
      <w:r w:rsidRPr="00F1283C">
        <w:rPr>
          <w:i/>
          <w:lang w:eastAsia="ar-SA"/>
        </w:rPr>
        <w:t xml:space="preserve"> matter what the delivery frequency</w:t>
      </w:r>
      <w:r>
        <w:rPr>
          <w:i/>
          <w:lang w:eastAsia="ar-SA"/>
        </w:rPr>
        <w:t xml:space="preserve"> is selected</w:t>
      </w:r>
      <w:r w:rsidRPr="00F1283C">
        <w:rPr>
          <w:i/>
          <w:lang w:eastAsia="ar-SA"/>
        </w:rPr>
        <w:t>; the notifications are displayed in the Notifications panel on the Home page</w:t>
      </w:r>
      <w:r>
        <w:rPr>
          <w:i/>
          <w:lang w:eastAsia="ar-SA"/>
        </w:rPr>
        <w:t>.</w:t>
      </w:r>
    </w:p>
    <w:p w:rsidR="002914BE" w:rsidRDefault="00EA7196" w:rsidP="002914BE">
      <w:pPr>
        <w:pStyle w:val="Heading3"/>
      </w:pPr>
      <w:bookmarkStart w:id="76" w:name="_Toc350939717"/>
      <w:r>
        <w:t>Notification Event Reference</w:t>
      </w:r>
      <w:bookmarkEnd w:id="76"/>
    </w:p>
    <w:p w:rsidR="00EA7196" w:rsidRDefault="00EA7196" w:rsidP="00EA7196">
      <w:pPr>
        <w:rPr>
          <w:lang w:eastAsia="ar-SA"/>
        </w:rPr>
      </w:pPr>
      <w:r>
        <w:rPr>
          <w:lang w:eastAsia="ar-SA"/>
        </w:rPr>
        <w:t xml:space="preserve">The following table lists each event that may be created in </w:t>
      </w:r>
      <w:r>
        <w:rPr>
          <w:rFonts w:cstheme="minorHAnsi"/>
          <w:color w:val="000000"/>
          <w:shd w:val="clear" w:color="auto" w:fill="FFFFFF"/>
        </w:rPr>
        <w:t>PopMedNet</w:t>
      </w:r>
      <w:r>
        <w:rPr>
          <w:lang w:eastAsia="ar-SA"/>
        </w:rPr>
        <w:t>™ along with a description.</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firstRow="1" w:lastRow="0" w:firstColumn="1" w:lastColumn="0" w:noHBand="0" w:noVBand="1"/>
      </w:tblPr>
      <w:tblGrid>
        <w:gridCol w:w="1548"/>
        <w:gridCol w:w="3060"/>
        <w:gridCol w:w="4248"/>
      </w:tblGrid>
      <w:tr w:rsidR="00EA7196" w:rsidTr="002060DE">
        <w:tc>
          <w:tcPr>
            <w:tcW w:w="1548" w:type="dxa"/>
            <w:shd w:val="clear" w:color="auto" w:fill="A6A6A6" w:themeFill="background1" w:themeFillShade="A6"/>
          </w:tcPr>
          <w:p w:rsidR="00EA7196" w:rsidRDefault="00EA7196" w:rsidP="002060DE">
            <w:pPr>
              <w:rPr>
                <w:lang w:eastAsia="ar-SA"/>
              </w:rPr>
            </w:pPr>
            <w:r>
              <w:rPr>
                <w:lang w:eastAsia="ar-SA"/>
              </w:rPr>
              <w:t>Category</w:t>
            </w:r>
          </w:p>
        </w:tc>
        <w:tc>
          <w:tcPr>
            <w:tcW w:w="3060" w:type="dxa"/>
            <w:shd w:val="clear" w:color="auto" w:fill="A6A6A6" w:themeFill="background1" w:themeFillShade="A6"/>
          </w:tcPr>
          <w:p w:rsidR="00EA7196" w:rsidRDefault="00EA7196" w:rsidP="002060DE">
            <w:pPr>
              <w:rPr>
                <w:lang w:eastAsia="ar-SA"/>
              </w:rPr>
            </w:pPr>
            <w:r>
              <w:rPr>
                <w:lang w:eastAsia="ar-SA"/>
              </w:rPr>
              <w:t>Event</w:t>
            </w:r>
          </w:p>
        </w:tc>
        <w:tc>
          <w:tcPr>
            <w:tcW w:w="4248" w:type="dxa"/>
            <w:shd w:val="clear" w:color="auto" w:fill="A6A6A6" w:themeFill="background1" w:themeFillShade="A6"/>
          </w:tcPr>
          <w:p w:rsidR="00EA7196" w:rsidRDefault="00EA7196" w:rsidP="002060DE">
            <w:pPr>
              <w:rPr>
                <w:lang w:eastAsia="ar-SA"/>
              </w:rPr>
            </w:pPr>
            <w:r>
              <w:rPr>
                <w:lang w:eastAsia="ar-SA"/>
              </w:rPr>
              <w:t>Description</w:t>
            </w:r>
          </w:p>
        </w:tc>
      </w:tr>
      <w:tr w:rsidR="00EA7196" w:rsidTr="002060DE">
        <w:tc>
          <w:tcPr>
            <w:tcW w:w="1548" w:type="dxa"/>
          </w:tcPr>
          <w:p w:rsidR="00EA7196" w:rsidRDefault="00EA7196" w:rsidP="002060DE">
            <w:pPr>
              <w:rPr>
                <w:lang w:eastAsia="ar-SA"/>
              </w:rPr>
            </w:pPr>
            <w:r>
              <w:rPr>
                <w:lang w:eastAsia="ar-SA"/>
              </w:rPr>
              <w:t xml:space="preserve">User </w:t>
            </w:r>
          </w:p>
        </w:tc>
        <w:tc>
          <w:tcPr>
            <w:tcW w:w="3060" w:type="dxa"/>
          </w:tcPr>
          <w:p w:rsidR="00EA7196" w:rsidRDefault="00EA7196" w:rsidP="002060DE">
            <w:pPr>
              <w:rPr>
                <w:lang w:eastAsia="ar-SA"/>
              </w:rPr>
            </w:pPr>
            <w:r>
              <w:rPr>
                <w:lang w:eastAsia="ar-SA"/>
              </w:rPr>
              <w:t>Password Expiration Reminder</w:t>
            </w:r>
          </w:p>
        </w:tc>
        <w:tc>
          <w:tcPr>
            <w:tcW w:w="4248" w:type="dxa"/>
          </w:tcPr>
          <w:p w:rsidR="00EA7196" w:rsidRDefault="00C66142" w:rsidP="002060DE">
            <w:pPr>
              <w:rPr>
                <w:lang w:eastAsia="ar-SA"/>
              </w:rPr>
            </w:pPr>
            <w:r>
              <w:rPr>
                <w:lang w:eastAsia="ar-SA"/>
              </w:rPr>
              <w:t>Notifies users when their password will be expiring</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My Profile Change</w:t>
            </w:r>
          </w:p>
        </w:tc>
        <w:tc>
          <w:tcPr>
            <w:tcW w:w="4248" w:type="dxa"/>
          </w:tcPr>
          <w:p w:rsidR="00EA7196" w:rsidRDefault="00C66142" w:rsidP="00C66142">
            <w:pPr>
              <w:rPr>
                <w:lang w:eastAsia="ar-SA"/>
              </w:rPr>
            </w:pPr>
            <w:r>
              <w:t xml:space="preserve">Notifies you when your </w:t>
            </w:r>
            <w:r w:rsidRPr="00FE72A8">
              <w:t>user profile</w:t>
            </w:r>
            <w:r>
              <w:t xml:space="preserve"> has changed</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User Change</w:t>
            </w:r>
          </w:p>
        </w:tc>
        <w:tc>
          <w:tcPr>
            <w:tcW w:w="4248" w:type="dxa"/>
          </w:tcPr>
          <w:p w:rsidR="00EA7196" w:rsidRDefault="00C66142" w:rsidP="002060DE">
            <w:pPr>
              <w:rPr>
                <w:lang w:eastAsia="ar-SA"/>
              </w:rPr>
            </w:pPr>
            <w:r w:rsidRPr="00FE72A8">
              <w:t>Notifies you when a user has updated his/her user profile</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New User Registration Submitted</w:t>
            </w:r>
          </w:p>
        </w:tc>
        <w:tc>
          <w:tcPr>
            <w:tcW w:w="4248" w:type="dxa"/>
          </w:tcPr>
          <w:p w:rsidR="00EA7196" w:rsidRDefault="00C66142" w:rsidP="00C66142">
            <w:pPr>
              <w:rPr>
                <w:lang w:eastAsia="ar-SA"/>
              </w:rPr>
            </w:pPr>
            <w:r>
              <w:rPr>
                <w:lang w:eastAsia="ar-SA"/>
              </w:rPr>
              <w:t>Notifies you  when a new user submits their registration form for network access</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Registration Change</w:t>
            </w:r>
          </w:p>
        </w:tc>
        <w:tc>
          <w:tcPr>
            <w:tcW w:w="4248" w:type="dxa"/>
          </w:tcPr>
          <w:p w:rsidR="00EA7196" w:rsidRDefault="00C66142" w:rsidP="00C66142">
            <w:pPr>
              <w:rPr>
                <w:lang w:eastAsia="ar-SA"/>
              </w:rPr>
            </w:pPr>
            <w:r>
              <w:rPr>
                <w:lang w:eastAsia="ar-SA"/>
              </w:rPr>
              <w:t>Notifies you when the registration status of a new user changes</w:t>
            </w:r>
          </w:p>
        </w:tc>
      </w:tr>
      <w:tr w:rsidR="00EA7196" w:rsidTr="002060DE">
        <w:tc>
          <w:tcPr>
            <w:tcW w:w="1548" w:type="dxa"/>
          </w:tcPr>
          <w:p w:rsidR="00EA7196" w:rsidRDefault="00EA7196" w:rsidP="002060DE">
            <w:pPr>
              <w:rPr>
                <w:lang w:eastAsia="ar-SA"/>
              </w:rPr>
            </w:pPr>
            <w:r>
              <w:rPr>
                <w:lang w:eastAsia="ar-SA"/>
              </w:rPr>
              <w:t>Requests</w:t>
            </w:r>
          </w:p>
        </w:tc>
        <w:tc>
          <w:tcPr>
            <w:tcW w:w="3060" w:type="dxa"/>
          </w:tcPr>
          <w:p w:rsidR="00EA7196" w:rsidRDefault="00EA7196" w:rsidP="002060DE">
            <w:pPr>
              <w:rPr>
                <w:lang w:eastAsia="ar-SA"/>
              </w:rPr>
            </w:pPr>
            <w:r>
              <w:rPr>
                <w:lang w:eastAsia="ar-SA"/>
              </w:rPr>
              <w:t>New Request Submitted</w:t>
            </w:r>
          </w:p>
        </w:tc>
        <w:tc>
          <w:tcPr>
            <w:tcW w:w="4248" w:type="dxa"/>
          </w:tcPr>
          <w:p w:rsidR="00EA7196" w:rsidRDefault="00306D62" w:rsidP="00306D62">
            <w:pPr>
              <w:rPr>
                <w:lang w:eastAsia="ar-SA"/>
              </w:rPr>
            </w:pPr>
            <w:r w:rsidRPr="00FE72A8">
              <w:t xml:space="preserve">Notifies you when a new </w:t>
            </w:r>
            <w:r>
              <w:t>request</w:t>
            </w:r>
            <w:r w:rsidRPr="00FE72A8">
              <w:t xml:space="preserve"> has been submitted to your DataMart and requires your action to process it</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Request Status Changed</w:t>
            </w:r>
          </w:p>
        </w:tc>
        <w:tc>
          <w:tcPr>
            <w:tcW w:w="4248" w:type="dxa"/>
          </w:tcPr>
          <w:p w:rsidR="00EA7196" w:rsidRDefault="00306D62" w:rsidP="00306D62">
            <w:pPr>
              <w:rPr>
                <w:lang w:eastAsia="ar-SA"/>
              </w:rPr>
            </w:pPr>
            <w:r w:rsidRPr="00FE72A8">
              <w:t xml:space="preserve">Notifies you when your submitted </w:t>
            </w:r>
            <w:r>
              <w:t>request</w:t>
            </w:r>
            <w:r w:rsidRPr="00FE72A8">
              <w:t xml:space="preserve"> has been on placed on hold or rejected by the DataMart administrator that you submitted the query to.</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Request Reminder</w:t>
            </w:r>
          </w:p>
        </w:tc>
        <w:tc>
          <w:tcPr>
            <w:tcW w:w="4248" w:type="dxa"/>
          </w:tcPr>
          <w:p w:rsidR="00EA7196" w:rsidRDefault="00306D62" w:rsidP="00306D62">
            <w:pPr>
              <w:rPr>
                <w:lang w:eastAsia="ar-SA"/>
              </w:rPr>
            </w:pPr>
            <w:r w:rsidRPr="00FE72A8">
              <w:t xml:space="preserve">Notifies you when a previously submitted </w:t>
            </w:r>
            <w:r>
              <w:t>request</w:t>
            </w:r>
            <w:r w:rsidRPr="00FE72A8">
              <w:t xml:space="preserve"> is still pending and requires your attention in order to process it</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Results Reminder</w:t>
            </w:r>
          </w:p>
        </w:tc>
        <w:tc>
          <w:tcPr>
            <w:tcW w:w="4248" w:type="dxa"/>
          </w:tcPr>
          <w:p w:rsidR="00EA7196" w:rsidRDefault="00306D62" w:rsidP="002060DE">
            <w:pPr>
              <w:rPr>
                <w:lang w:eastAsia="ar-SA"/>
              </w:rPr>
            </w:pPr>
            <w:r w:rsidRPr="00FE72A8">
              <w:t>Notifies you when the DataMart administrator has accepted your query and the query results have been uploaded.</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Results Viewed</w:t>
            </w:r>
          </w:p>
        </w:tc>
        <w:tc>
          <w:tcPr>
            <w:tcW w:w="4248" w:type="dxa"/>
          </w:tcPr>
          <w:p w:rsidR="00EA7196" w:rsidRDefault="00306D62" w:rsidP="002060DE">
            <w:pPr>
              <w:rPr>
                <w:lang w:eastAsia="ar-SA"/>
              </w:rPr>
            </w:pPr>
            <w:r>
              <w:rPr>
                <w:lang w:eastAsia="ar-SA"/>
              </w:rPr>
              <w:t>Notifies the DataMart Administrator when results are viewed on the Portal</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2060DE">
        <w:tc>
          <w:tcPr>
            <w:tcW w:w="1548" w:type="dxa"/>
          </w:tcPr>
          <w:p w:rsidR="00EA7196" w:rsidRDefault="00EA7196" w:rsidP="002060DE">
            <w:pPr>
              <w:rPr>
                <w:lang w:eastAsia="ar-SA"/>
              </w:rPr>
            </w:pPr>
            <w:r>
              <w:rPr>
                <w:lang w:eastAsia="ar-SA"/>
              </w:rPr>
              <w:t>Organization</w:t>
            </w:r>
          </w:p>
        </w:tc>
        <w:tc>
          <w:tcPr>
            <w:tcW w:w="3060" w:type="dxa"/>
          </w:tcPr>
          <w:p w:rsidR="00EA7196" w:rsidRDefault="00EA7196" w:rsidP="002060DE">
            <w:pPr>
              <w:rPr>
                <w:lang w:eastAsia="ar-SA"/>
              </w:rPr>
            </w:pPr>
            <w:r>
              <w:rPr>
                <w:lang w:eastAsia="ar-SA"/>
              </w:rPr>
              <w:t>Organization Change</w:t>
            </w:r>
          </w:p>
        </w:tc>
        <w:tc>
          <w:tcPr>
            <w:tcW w:w="4248" w:type="dxa"/>
          </w:tcPr>
          <w:p w:rsidR="00EA7196" w:rsidRDefault="00306D62" w:rsidP="002060DE">
            <w:pPr>
              <w:rPr>
                <w:lang w:eastAsia="ar-SA"/>
              </w:rPr>
            </w:pPr>
            <w:r w:rsidRPr="00FE72A8">
              <w:t xml:space="preserve">Notifies you when an Organization  has been added </w:t>
            </w:r>
            <w:r>
              <w:t xml:space="preserve">or deleted </w:t>
            </w:r>
            <w:r w:rsidRPr="00FE72A8">
              <w:t>to the list of organizations that can send Queries to your DataMart</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2060DE">
        <w:tc>
          <w:tcPr>
            <w:tcW w:w="1548" w:type="dxa"/>
          </w:tcPr>
          <w:p w:rsidR="00EA7196" w:rsidRDefault="00EA7196" w:rsidP="002060DE">
            <w:pPr>
              <w:rPr>
                <w:lang w:eastAsia="ar-SA"/>
              </w:rPr>
            </w:pPr>
            <w:r>
              <w:rPr>
                <w:lang w:eastAsia="ar-SA"/>
              </w:rPr>
              <w:t xml:space="preserve">Group </w:t>
            </w:r>
          </w:p>
        </w:tc>
        <w:tc>
          <w:tcPr>
            <w:tcW w:w="3060" w:type="dxa"/>
          </w:tcPr>
          <w:p w:rsidR="00EA7196" w:rsidRDefault="00EA7196" w:rsidP="002060DE">
            <w:pPr>
              <w:rPr>
                <w:lang w:eastAsia="ar-SA"/>
              </w:rPr>
            </w:pPr>
            <w:r>
              <w:rPr>
                <w:lang w:eastAsia="ar-SA"/>
              </w:rPr>
              <w:t>Group Change</w:t>
            </w:r>
          </w:p>
        </w:tc>
        <w:tc>
          <w:tcPr>
            <w:tcW w:w="4248" w:type="dxa"/>
          </w:tcPr>
          <w:p w:rsidR="00EA7196" w:rsidRDefault="00306D62" w:rsidP="002060DE">
            <w:pPr>
              <w:rPr>
                <w:lang w:eastAsia="ar-SA"/>
              </w:rPr>
            </w:pPr>
            <w:r w:rsidRPr="00FE72A8">
              <w:t xml:space="preserve">Notifies you when a group has been added </w:t>
            </w:r>
            <w:r>
              <w:t xml:space="preserve">or deleted </w:t>
            </w:r>
            <w:r w:rsidRPr="00FE72A8">
              <w:t>to the list of groups allowed to send queries to your DataMart</w:t>
            </w: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p>
        </w:tc>
        <w:tc>
          <w:tcPr>
            <w:tcW w:w="4248" w:type="dxa"/>
          </w:tcPr>
          <w:p w:rsidR="00EA7196" w:rsidRDefault="00EA7196" w:rsidP="002060DE">
            <w:pPr>
              <w:rPr>
                <w:lang w:eastAsia="ar-SA"/>
              </w:rPr>
            </w:pPr>
          </w:p>
        </w:tc>
      </w:tr>
      <w:tr w:rsidR="00EA7196" w:rsidTr="002060DE">
        <w:tc>
          <w:tcPr>
            <w:tcW w:w="1548" w:type="dxa"/>
          </w:tcPr>
          <w:p w:rsidR="00EA7196" w:rsidRDefault="00EA7196" w:rsidP="002060DE">
            <w:pPr>
              <w:rPr>
                <w:lang w:eastAsia="ar-SA"/>
              </w:rPr>
            </w:pPr>
            <w:r>
              <w:rPr>
                <w:lang w:eastAsia="ar-SA"/>
              </w:rPr>
              <w:t>DataMart</w:t>
            </w:r>
          </w:p>
        </w:tc>
        <w:tc>
          <w:tcPr>
            <w:tcW w:w="3060" w:type="dxa"/>
          </w:tcPr>
          <w:p w:rsidR="00EA7196" w:rsidRDefault="00EA7196" w:rsidP="002060DE">
            <w:pPr>
              <w:rPr>
                <w:lang w:eastAsia="ar-SA"/>
              </w:rPr>
            </w:pPr>
            <w:r>
              <w:rPr>
                <w:lang w:eastAsia="ar-SA"/>
              </w:rPr>
              <w:t>New DataMart Client Version is Available</w:t>
            </w:r>
          </w:p>
        </w:tc>
        <w:tc>
          <w:tcPr>
            <w:tcW w:w="4248" w:type="dxa"/>
          </w:tcPr>
          <w:p w:rsidR="00306D62" w:rsidRPr="00306D62" w:rsidRDefault="00306D62" w:rsidP="00306D62">
            <w:r w:rsidRPr="00306D62">
              <w:t xml:space="preserve">For </w:t>
            </w:r>
            <w:proofErr w:type="spellStart"/>
            <w:r w:rsidRPr="00306D62">
              <w:t>Datamart</w:t>
            </w:r>
            <w:proofErr w:type="spellEnd"/>
            <w:r w:rsidRPr="00306D62">
              <w:t xml:space="preserve"> Administrators: Email notifications are sent to the DataMart Administrators. It alerts these administrators that the new version of the DataMart Client application is available for download.</w:t>
            </w:r>
          </w:p>
          <w:p w:rsidR="00EA7196" w:rsidRDefault="00EA7196" w:rsidP="002060DE">
            <w:pPr>
              <w:rPr>
                <w:lang w:eastAsia="ar-SA"/>
              </w:rPr>
            </w:pPr>
          </w:p>
        </w:tc>
      </w:tr>
      <w:tr w:rsidR="00EA7196" w:rsidTr="002060DE">
        <w:tc>
          <w:tcPr>
            <w:tcW w:w="1548" w:type="dxa"/>
          </w:tcPr>
          <w:p w:rsidR="00EA7196" w:rsidRDefault="00EA7196" w:rsidP="002060DE">
            <w:pPr>
              <w:rPr>
                <w:lang w:eastAsia="ar-SA"/>
              </w:rPr>
            </w:pPr>
          </w:p>
        </w:tc>
        <w:tc>
          <w:tcPr>
            <w:tcW w:w="3060" w:type="dxa"/>
          </w:tcPr>
          <w:p w:rsidR="00EA7196" w:rsidRDefault="00EA7196" w:rsidP="002060DE">
            <w:pPr>
              <w:rPr>
                <w:lang w:eastAsia="ar-SA"/>
              </w:rPr>
            </w:pPr>
            <w:r>
              <w:rPr>
                <w:lang w:eastAsia="ar-SA"/>
              </w:rPr>
              <w:t>DataMart Change</w:t>
            </w:r>
          </w:p>
        </w:tc>
        <w:tc>
          <w:tcPr>
            <w:tcW w:w="4248" w:type="dxa"/>
          </w:tcPr>
          <w:p w:rsidR="00EA7196" w:rsidRDefault="00306D62" w:rsidP="00306D62">
            <w:pPr>
              <w:rPr>
                <w:lang w:eastAsia="ar-SA"/>
              </w:rPr>
            </w:pPr>
            <w:r w:rsidRPr="00FE72A8">
              <w:t xml:space="preserve">Notifies you when a </w:t>
            </w:r>
            <w:r>
              <w:t>DataMart</w:t>
            </w:r>
            <w:r w:rsidRPr="00FE72A8">
              <w:t xml:space="preserve"> has been added </w:t>
            </w:r>
            <w:r>
              <w:t xml:space="preserve">or deleted </w:t>
            </w:r>
            <w:r w:rsidRPr="00FE72A8">
              <w:t>to the list of groups allowed to send queries to your DataMart</w:t>
            </w:r>
          </w:p>
        </w:tc>
      </w:tr>
    </w:tbl>
    <w:p w:rsidR="00E940A6" w:rsidRPr="00E940A6" w:rsidRDefault="00E940A6" w:rsidP="00E940A6"/>
    <w:p w:rsidR="00DD6B2B" w:rsidRDefault="00DD6B2B" w:rsidP="00AC2DD2">
      <w:pPr>
        <w:pStyle w:val="Heading1"/>
      </w:pPr>
      <w:bookmarkStart w:id="77" w:name="_Toc350939718"/>
      <w:r w:rsidRPr="00DD6B2B">
        <w:t>Getting Help</w:t>
      </w:r>
      <w:bookmarkEnd w:id="77"/>
    </w:p>
    <w:p w:rsidR="00514C37" w:rsidRDefault="00514C37" w:rsidP="00514C37">
      <w:pPr>
        <w:rPr>
          <w:noProof/>
        </w:rPr>
      </w:pPr>
      <w:r>
        <w:t>Once logged in, the Resource Tab offers helpful contact information, documentation, and related links, as seen below.</w:t>
      </w:r>
      <w:r w:rsidRPr="0079486B">
        <w:t xml:space="preserve"> </w:t>
      </w:r>
    </w:p>
    <w:p w:rsidR="00514C37" w:rsidRPr="006E4662" w:rsidRDefault="00AB6E54" w:rsidP="00AB6E54">
      <w:pPr>
        <w:jc w:val="center"/>
      </w:pPr>
      <w:r>
        <w:rPr>
          <w:noProof/>
        </w:rPr>
        <w:drawing>
          <wp:inline distT="0" distB="0" distL="0" distR="0">
            <wp:extent cx="5943600" cy="4935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943600" cy="4935220"/>
                    </a:xfrm>
                    <a:prstGeom prst="rect">
                      <a:avLst/>
                    </a:prstGeom>
                  </pic:spPr>
                </pic:pic>
              </a:graphicData>
            </a:graphic>
          </wp:inline>
        </w:drawing>
      </w:r>
    </w:p>
    <w:p w:rsidR="00951347" w:rsidRDefault="00951347" w:rsidP="00EC622C">
      <w:r w:rsidRPr="006E4662">
        <w:t xml:space="preserve">If </w:t>
      </w:r>
      <w:r>
        <w:t>you have</w:t>
      </w:r>
      <w:r w:rsidRPr="006E4662">
        <w:t xml:space="preserve"> trouble accessing the Web Portal </w:t>
      </w:r>
      <w:r>
        <w:t xml:space="preserve">or </w:t>
      </w:r>
      <w:r w:rsidRPr="006E4662">
        <w:t>your user account</w:t>
      </w:r>
      <w:r>
        <w:t>,</w:t>
      </w:r>
      <w:r w:rsidRPr="006E4662">
        <w:t xml:space="preserve"> </w:t>
      </w:r>
      <w:r>
        <w:t>click on the Contact Us link and describe your issue in the email</w:t>
      </w:r>
      <w:r w:rsidR="001118A4">
        <w:t>. T</w:t>
      </w:r>
      <w:r>
        <w:t xml:space="preserve">o request </w:t>
      </w:r>
      <w:r w:rsidR="001118A4">
        <w:t xml:space="preserve">additional </w:t>
      </w:r>
      <w:r>
        <w:t>help</w:t>
      </w:r>
      <w:r w:rsidR="00A1155A">
        <w:t>,</w:t>
      </w:r>
      <w:r>
        <w:t xml:space="preserve"> </w:t>
      </w:r>
      <w:r w:rsidR="001118A4">
        <w:t>contact your Network Administrator or the PopMedNet</w:t>
      </w:r>
      <w:r w:rsidR="008C6CB4">
        <w:t>™</w:t>
      </w:r>
      <w:r w:rsidR="001118A4">
        <w:t xml:space="preserve"> support staff directly</w:t>
      </w:r>
      <w:r>
        <w:t>.</w:t>
      </w:r>
    </w:p>
    <w:p w:rsidR="006D7687" w:rsidRDefault="006D7687" w:rsidP="00EC622C"/>
    <w:p w:rsidR="005A3752" w:rsidRDefault="005A3752" w:rsidP="008C61E4">
      <w:pPr>
        <w:pStyle w:val="Heading2"/>
      </w:pPr>
      <w:bookmarkStart w:id="78" w:name="_Toc350939719"/>
      <w:r>
        <w:lastRenderedPageBreak/>
        <w:t>Development and Funding Statement</w:t>
      </w:r>
      <w:bookmarkEnd w:id="78"/>
    </w:p>
    <w:p w:rsidR="006D7687" w:rsidRDefault="006D7687" w:rsidP="006D7687">
      <w:pPr>
        <w:rPr>
          <w:rFonts w:cstheme="minorHAnsi"/>
          <w:shd w:val="clear" w:color="auto" w:fill="FFFFFF"/>
        </w:rPr>
      </w:pPr>
      <w:r w:rsidRPr="00411C22">
        <w:rPr>
          <w:rFonts w:cstheme="minorHAnsi"/>
        </w:rPr>
        <w:t xml:space="preserve">The </w:t>
      </w:r>
      <w:r w:rsidRPr="00411C22">
        <w:rPr>
          <w:rFonts w:cstheme="minorHAnsi"/>
          <w:b/>
        </w:rPr>
        <w:t>PopMedNet™</w:t>
      </w:r>
      <w:r w:rsidRPr="00411C22">
        <w:rPr>
          <w:rFonts w:cstheme="minorHAnsi"/>
        </w:rPr>
        <w:t xml:space="preserve"> software application was developed as part of several contracts awarded by the Agency for Healthcare Research and Quality </w:t>
      </w:r>
      <w:r>
        <w:rPr>
          <w:rFonts w:cstheme="minorHAnsi"/>
        </w:rPr>
        <w:t xml:space="preserve">(AHRQ) </w:t>
      </w:r>
      <w:r w:rsidRPr="00411C22">
        <w:rPr>
          <w:rFonts w:cstheme="minorHAnsi"/>
        </w:rPr>
        <w:t>to the HMO Research Network (HMORN) Center for Education and Research on Therapeutics (CERT) DEcIDE Center housed in the Department of Population Medicine at the Harvard Pilgrim</w:t>
      </w:r>
      <w:r>
        <w:rPr>
          <w:rFonts w:cstheme="minorHAnsi"/>
        </w:rPr>
        <w:t xml:space="preserve"> Health Care Institute (HPHCI).  </w:t>
      </w:r>
      <w:r w:rsidRPr="00916BC1">
        <w:rPr>
          <w:rFonts w:cstheme="minorHAnsi"/>
          <w:shd w:val="clear" w:color="auto" w:fill="FFFFFF"/>
        </w:rPr>
        <w:t>Additional devel</w:t>
      </w:r>
      <w:r>
        <w:rPr>
          <w:rFonts w:cstheme="minorHAnsi"/>
          <w:shd w:val="clear" w:color="auto" w:fill="FFFFFF"/>
        </w:rPr>
        <w:t xml:space="preserve">opment was funded by AHRQ under </w:t>
      </w:r>
      <w:r w:rsidRPr="00916BC1">
        <w:rPr>
          <w:rFonts w:cstheme="minorHAnsi"/>
          <w:shd w:val="clear" w:color="auto" w:fill="FFFFFF"/>
        </w:rPr>
        <w:t xml:space="preserve">the Scalable </w:t>
      </w:r>
      <w:proofErr w:type="spellStart"/>
      <w:r w:rsidRPr="00916BC1">
        <w:rPr>
          <w:rFonts w:cstheme="minorHAnsi"/>
          <w:shd w:val="clear" w:color="auto" w:fill="FFFFFF"/>
        </w:rPr>
        <w:t>PArtnering</w:t>
      </w:r>
      <w:proofErr w:type="spellEnd"/>
      <w:r w:rsidRPr="00916BC1">
        <w:rPr>
          <w:rFonts w:cstheme="minorHAnsi"/>
          <w:shd w:val="clear" w:color="auto" w:fill="FFFFFF"/>
        </w:rPr>
        <w:t xml:space="preserve"> Network for CER: Across Lifespan, Conditions, and Settings (SPA</w:t>
      </w:r>
      <w:r>
        <w:rPr>
          <w:rFonts w:cstheme="minorHAnsi"/>
          <w:shd w:val="clear" w:color="auto" w:fill="FFFFFF"/>
        </w:rPr>
        <w:t xml:space="preserve">N) project.  Additional support has been provided by </w:t>
      </w:r>
      <w:r w:rsidRPr="00916BC1">
        <w:rPr>
          <w:rFonts w:cstheme="minorHAnsi"/>
          <w:shd w:val="clear" w:color="auto" w:fill="FFFFFF"/>
        </w:rPr>
        <w:t xml:space="preserve">The Food and Drug Administration’s Mini-Sentinel project (Contract No. </w:t>
      </w:r>
      <w:proofErr w:type="gramStart"/>
      <w:r w:rsidRPr="00916BC1">
        <w:rPr>
          <w:rFonts w:cstheme="minorHAnsi"/>
          <w:shd w:val="clear" w:color="auto" w:fill="FFFFFF"/>
        </w:rPr>
        <w:t xml:space="preserve">HHSF223200910006I) </w:t>
      </w:r>
      <w:r>
        <w:rPr>
          <w:rFonts w:cstheme="minorHAnsi"/>
          <w:shd w:val="clear" w:color="auto" w:fill="FFFFFF"/>
        </w:rPr>
        <w:t>and the US Department of Health and Human Services’ Office of the National Coordinator for Health Information Technology (ONC) MDPHnet project</w:t>
      </w:r>
      <w:r w:rsidRPr="00916BC1">
        <w:rPr>
          <w:rFonts w:cstheme="minorHAnsi"/>
          <w:shd w:val="clear" w:color="auto" w:fill="FFFFFF"/>
        </w:rPr>
        <w:t>.</w:t>
      </w:r>
      <w:proofErr w:type="gramEnd"/>
      <w:r>
        <w:rPr>
          <w:rFonts w:cstheme="minorHAnsi"/>
          <w:shd w:val="clear" w:color="auto" w:fill="FFFFFF"/>
        </w:rPr>
        <w:t xml:space="preserve"> </w:t>
      </w:r>
    </w:p>
    <w:p w:rsidR="006D7687" w:rsidRPr="00411C22" w:rsidRDefault="006D7687" w:rsidP="006D7687">
      <w:pPr>
        <w:rPr>
          <w:rFonts w:cstheme="minorHAnsi"/>
        </w:rPr>
      </w:pPr>
      <w:r w:rsidRPr="00411C22">
        <w:rPr>
          <w:rFonts w:cstheme="minorHAnsi"/>
        </w:rPr>
        <w:t xml:space="preserve">The system was developed by Lincoln Peak Partners under the direction of HPHCI.  </w:t>
      </w:r>
    </w:p>
    <w:p w:rsidR="00D94F23" w:rsidRDefault="005A3752">
      <w:r w:rsidRPr="00ED0917">
        <w:t>PopMedNet</w:t>
      </w:r>
      <w:r w:rsidR="008C6CB4">
        <w:t>™</w:t>
      </w:r>
      <w:r w:rsidRPr="00ED0917">
        <w:t xml:space="preserve"> can accommodate a wide scope of network sizes and complexity, ranging from single datasets held by only two organizations through multi-year projects encompassing dozens of organizations and dozens of data resources. Networks powered by </w:t>
      </w:r>
      <w:r w:rsidR="008C6CB4">
        <w:t xml:space="preserve">the </w:t>
      </w:r>
      <w:r w:rsidRPr="00ED0917">
        <w:t>PopMedNet</w:t>
      </w:r>
      <w:r w:rsidR="008C6CB4">
        <w:t>™ application</w:t>
      </w:r>
      <w:r w:rsidRPr="00ED0917">
        <w:t xml:space="preserve"> can customize and brand the network as desired. The Department of Population Medicine at the Harvard Pilgrim Health Care Institute (HPHCI) led development of the system in collaboration wi</w:t>
      </w:r>
      <w:r w:rsidR="006D7687">
        <w:t xml:space="preserve">th Lincoln Peak Partners (LPP).  </w:t>
      </w:r>
      <w:r w:rsidRPr="00ED0917">
        <w:t>Lincoln Peak Partners provides support services and secure hosting for current system users, and leads development of system enhancements.</w:t>
      </w:r>
    </w:p>
    <w:p w:rsidR="00C73BA2" w:rsidRPr="00FE52F7" w:rsidRDefault="00C73BA2" w:rsidP="008C61E4">
      <w:pPr>
        <w:pStyle w:val="Heading2"/>
      </w:pPr>
      <w:bookmarkStart w:id="79" w:name="_Toc350939720"/>
      <w:r w:rsidRPr="00FE52F7">
        <w:t>Frequently Asked Questions</w:t>
      </w:r>
      <w:bookmarkEnd w:id="79"/>
    </w:p>
    <w:p w:rsidR="00C73BA2" w:rsidRPr="00446F6D" w:rsidRDefault="00C73BA2" w:rsidP="00EC622C">
      <w:r w:rsidRPr="00446F6D">
        <w:t xml:space="preserve">This section lists some of the most frequently asked questions. </w:t>
      </w:r>
    </w:p>
    <w:p w:rsidR="00C73BA2" w:rsidRPr="00BB4455" w:rsidRDefault="00C73BA2" w:rsidP="00EC622C">
      <w:r w:rsidRPr="00BB4455">
        <w:t>What is the difference between Groups, Organizations, and Users?</w:t>
      </w:r>
    </w:p>
    <w:p w:rsidR="005F2339" w:rsidRDefault="00803070" w:rsidP="00846DA7">
      <w:pPr>
        <w:ind w:left="450"/>
      </w:pPr>
      <w:r>
        <w:t xml:space="preserve">A user is a person who has login credentials to the network </w:t>
      </w:r>
      <w:r w:rsidR="00C926CE">
        <w:t>P</w:t>
      </w:r>
      <w:r>
        <w:t>ortal. Users are associated with one Organization</w:t>
      </w:r>
      <w:r w:rsidR="0058686D">
        <w:t>.</w:t>
      </w:r>
      <w:r>
        <w:t xml:space="preserve">  Organizations can be associated with one or more Groups. A Group is a set of network Organizations and can only be created by the </w:t>
      </w:r>
      <w:r w:rsidR="00FB735F">
        <w:t xml:space="preserve">Network </w:t>
      </w:r>
      <w:r>
        <w:t xml:space="preserve">Administrator. </w:t>
      </w:r>
      <w:r w:rsidR="005F2339">
        <w:t>A user is typically associated with their employer organization. Organizations can be Data Partners (</w:t>
      </w:r>
      <w:r w:rsidR="0058686D">
        <w:t>for example</w:t>
      </w:r>
      <w:r w:rsidR="005F2339">
        <w:t>, Kaiser Permanente Colorado), federal agencies (</w:t>
      </w:r>
      <w:r w:rsidR="0058686D">
        <w:t xml:space="preserve">for example, </w:t>
      </w:r>
      <w:r w:rsidR="005F2339">
        <w:t>FDA, NI</w:t>
      </w:r>
      <w:r w:rsidR="00C926CE">
        <w:t xml:space="preserve">H), or affiliated institutions </w:t>
      </w:r>
      <w:r w:rsidR="005F2339">
        <w:t xml:space="preserve">such as academic medical centers. </w:t>
      </w:r>
    </w:p>
    <w:p w:rsidR="00C73BA2" w:rsidRPr="00BB4455" w:rsidRDefault="00C73BA2" w:rsidP="00846DA7">
      <w:pPr>
        <w:ind w:left="450"/>
      </w:pPr>
      <w:r w:rsidRPr="00BB4455">
        <w:t xml:space="preserve">Users </w:t>
      </w:r>
      <w:r>
        <w:t>are</w:t>
      </w:r>
      <w:r w:rsidRPr="00BB4455">
        <w:t xml:space="preserve"> </w:t>
      </w:r>
      <w:r>
        <w:t>i</w:t>
      </w:r>
      <w:r w:rsidRPr="00BB4455">
        <w:t xml:space="preserve">ndividuals with various </w:t>
      </w:r>
      <w:r w:rsidR="001B4E6B">
        <w:t>security groups</w:t>
      </w:r>
      <w:r w:rsidR="001B4E6B" w:rsidRPr="00BB4455">
        <w:t xml:space="preserve"> </w:t>
      </w:r>
      <w:r w:rsidRPr="00BB4455">
        <w:t xml:space="preserve">and associated rights within the </w:t>
      </w:r>
      <w:r w:rsidR="001B4E6B">
        <w:t>network</w:t>
      </w:r>
      <w:r w:rsidRPr="00BB4455">
        <w:t>.</w:t>
      </w:r>
      <w:r>
        <w:t xml:space="preserve"> </w:t>
      </w:r>
    </w:p>
    <w:p w:rsidR="00C73BA2" w:rsidRPr="00BB4455" w:rsidRDefault="00EF2040" w:rsidP="00EC622C">
      <w:r>
        <w:t>What are my rights as a user and how can I change them</w:t>
      </w:r>
      <w:r w:rsidR="00C73BA2" w:rsidRPr="00BB4455">
        <w:t>?</w:t>
      </w:r>
    </w:p>
    <w:p w:rsidR="00C73BA2" w:rsidRPr="00BB4455" w:rsidRDefault="00C73BA2" w:rsidP="00EC622C">
      <w:pPr>
        <w:ind w:left="432"/>
      </w:pPr>
      <w:r w:rsidRPr="00BB4455">
        <w:t xml:space="preserve">Rights </w:t>
      </w:r>
      <w:r w:rsidR="001B4E6B">
        <w:t xml:space="preserve">are mainly assigned </w:t>
      </w:r>
      <w:r>
        <w:t xml:space="preserve">by the </w:t>
      </w:r>
      <w:r w:rsidR="001B4E6B">
        <w:t xml:space="preserve">Network </w:t>
      </w:r>
      <w:r>
        <w:t>Administrator</w:t>
      </w:r>
      <w:r w:rsidR="001B4E6B">
        <w:t>(s)</w:t>
      </w:r>
      <w:r>
        <w:t xml:space="preserve">. The </w:t>
      </w:r>
      <w:r w:rsidR="001B4E6B">
        <w:t xml:space="preserve">Network </w:t>
      </w:r>
      <w:r>
        <w:t>Administrator</w:t>
      </w:r>
      <w:r w:rsidR="001B4E6B">
        <w:t>s</w:t>
      </w:r>
      <w:r>
        <w:t xml:space="preserve"> can </w:t>
      </w:r>
      <w:r w:rsidRPr="00BB4455">
        <w:t xml:space="preserve">also </w:t>
      </w:r>
      <w:r w:rsidR="001B4E6B">
        <w:t>allow certain users to assign rights within an organization or group based on the governance of the network</w:t>
      </w:r>
      <w:r w:rsidRPr="00BB4455">
        <w:t>.</w:t>
      </w:r>
    </w:p>
    <w:p w:rsidR="00D94F23" w:rsidRDefault="00846DA7">
      <w:r>
        <w:t>Where can I get more information on the PopMedNet</w:t>
      </w:r>
      <w:r w:rsidRPr="00197AF8">
        <w:rPr>
          <w:vertAlign w:val="superscript"/>
        </w:rPr>
        <w:t>TM</w:t>
      </w:r>
      <w:r>
        <w:t>?</w:t>
      </w:r>
    </w:p>
    <w:p w:rsidR="00D94F23" w:rsidRDefault="00846DA7">
      <w:pPr>
        <w:ind w:left="450"/>
      </w:pPr>
      <w:r>
        <w:t xml:space="preserve">You may contact the </w:t>
      </w:r>
      <w:r w:rsidR="00113300">
        <w:t>Operations</w:t>
      </w:r>
      <w:r>
        <w:t xml:space="preserve"> Center for more information:</w:t>
      </w:r>
    </w:p>
    <w:p w:rsidR="00D94F23" w:rsidRDefault="00846DA7" w:rsidP="00514C37">
      <w:pPr>
        <w:spacing w:after="0"/>
        <w:ind w:left="450"/>
        <w:rPr>
          <w:rFonts w:cs="Arial"/>
        </w:rPr>
      </w:pPr>
      <w:r w:rsidRPr="00924C52">
        <w:rPr>
          <w:rFonts w:cs="Arial"/>
        </w:rPr>
        <w:lastRenderedPageBreak/>
        <w:t>Jeffrey Brown, PhD</w:t>
      </w:r>
    </w:p>
    <w:p w:rsidR="00D94F23" w:rsidRDefault="00846DA7" w:rsidP="00514C37">
      <w:pPr>
        <w:spacing w:after="0"/>
        <w:ind w:left="450"/>
        <w:rPr>
          <w:rFonts w:cs="Arial"/>
        </w:rPr>
      </w:pPr>
      <w:r w:rsidRPr="00924C52">
        <w:rPr>
          <w:rFonts w:cs="Arial"/>
        </w:rPr>
        <w:t>Harvard Pilgrim Health Care Institute</w:t>
      </w:r>
    </w:p>
    <w:p w:rsidR="00D94F23" w:rsidRDefault="00F31469" w:rsidP="00514C37">
      <w:pPr>
        <w:spacing w:after="0"/>
        <w:ind w:left="450"/>
      </w:pPr>
      <w:hyperlink r:id="rId59" w:history="1">
        <w:r w:rsidR="00846DA7" w:rsidRPr="00924C52">
          <w:rPr>
            <w:rStyle w:val="Hyperlink"/>
            <w:rFonts w:asciiTheme="minorHAnsi" w:hAnsiTheme="minorHAnsi" w:cs="Arial"/>
          </w:rPr>
          <w:t>Jeff_brown@hphc.org</w:t>
        </w:r>
      </w:hyperlink>
    </w:p>
    <w:p w:rsidR="006D7687" w:rsidRDefault="00F31469" w:rsidP="00514C37">
      <w:pPr>
        <w:spacing w:after="0"/>
        <w:ind w:left="450"/>
      </w:pPr>
      <w:hyperlink r:id="rId60" w:history="1">
        <w:r w:rsidR="006D7687" w:rsidRPr="00360B09">
          <w:rPr>
            <w:rStyle w:val="Hyperlink"/>
            <w:rFonts w:asciiTheme="minorHAnsi" w:hAnsiTheme="minorHAnsi"/>
          </w:rPr>
          <w:t>www.popmednet.org</w:t>
        </w:r>
      </w:hyperlink>
      <w:r w:rsidR="006D7687">
        <w:t xml:space="preserve"> </w:t>
      </w:r>
    </w:p>
    <w:p w:rsidR="00D94F23" w:rsidRDefault="00D94F23">
      <w:pPr>
        <w:spacing w:after="0"/>
      </w:pPr>
    </w:p>
    <w:p w:rsidR="00027B97" w:rsidRPr="003A4331" w:rsidRDefault="00027B97" w:rsidP="00AC2DD2">
      <w:pPr>
        <w:pStyle w:val="Heading1"/>
      </w:pPr>
      <w:r w:rsidRPr="003A4331">
        <w:t xml:space="preserve"> </w:t>
      </w:r>
      <w:bookmarkStart w:id="80" w:name="_Ref277709276"/>
      <w:r w:rsidR="00075E82">
        <w:t xml:space="preserve"> </w:t>
      </w:r>
      <w:bookmarkStart w:id="81" w:name="_Toc350939721"/>
      <w:r w:rsidRPr="003A4331">
        <w:t>U</w:t>
      </w:r>
      <w:r w:rsidR="00CA5598">
        <w:t>ninstalling</w:t>
      </w:r>
      <w:r w:rsidRPr="003A4331">
        <w:t xml:space="preserve"> </w:t>
      </w:r>
      <w:r w:rsidR="00CA5598">
        <w:t>the</w:t>
      </w:r>
      <w:r w:rsidRPr="003A4331">
        <w:t xml:space="preserve"> D</w:t>
      </w:r>
      <w:r w:rsidR="00CA5598">
        <w:t>ata</w:t>
      </w:r>
      <w:r w:rsidRPr="003A4331">
        <w:t>M</w:t>
      </w:r>
      <w:r w:rsidR="00CA5598">
        <w:t>art</w:t>
      </w:r>
      <w:r w:rsidRPr="003A4331">
        <w:t xml:space="preserve"> C</w:t>
      </w:r>
      <w:r w:rsidR="00CA5598">
        <w:t>lient</w:t>
      </w:r>
      <w:bookmarkEnd w:id="80"/>
      <w:bookmarkEnd w:id="81"/>
    </w:p>
    <w:p w:rsidR="00027B97" w:rsidRPr="00CA5598" w:rsidRDefault="00CA5598" w:rsidP="00566DB3">
      <w:r w:rsidRPr="00CA5598">
        <w:t>Use these steps to</w:t>
      </w:r>
      <w:r w:rsidR="00027B97" w:rsidRPr="00CA5598">
        <w:t xml:space="preserve"> uninstall the DataMart Cl</w:t>
      </w:r>
      <w:r w:rsidRPr="00CA5598">
        <w:t>ient</w:t>
      </w:r>
      <w:r w:rsidR="00027B97" w:rsidRPr="00CA5598">
        <w:t>:</w:t>
      </w:r>
    </w:p>
    <w:p w:rsidR="009B5A53" w:rsidRDefault="00027B97" w:rsidP="00FC0684">
      <w:pPr>
        <w:pStyle w:val="ListParagraph"/>
        <w:numPr>
          <w:ilvl w:val="0"/>
          <w:numId w:val="22"/>
        </w:numPr>
      </w:pPr>
      <w:r w:rsidRPr="00566DB3">
        <w:t>Go to “Control Panel &gt; Add / Remove Programs”</w:t>
      </w:r>
      <w:r w:rsidR="00951347" w:rsidRPr="00566DB3">
        <w:t xml:space="preserve"> or “Control Panel &gt; Programs and Features” depending on which version of Windows you are using.</w:t>
      </w:r>
    </w:p>
    <w:p w:rsidR="009B5A53" w:rsidRDefault="00951347" w:rsidP="00055F1B">
      <w:pPr>
        <w:pStyle w:val="ListParagraph"/>
        <w:numPr>
          <w:ilvl w:val="0"/>
          <w:numId w:val="22"/>
        </w:numPr>
        <w:rPr>
          <w:szCs w:val="20"/>
        </w:rPr>
      </w:pPr>
      <w:r w:rsidRPr="00566DB3">
        <w:t xml:space="preserve">Double click </w:t>
      </w:r>
      <w:r w:rsidR="00FE640C" w:rsidRPr="00566DB3">
        <w:t xml:space="preserve"> </w:t>
      </w:r>
      <w:r w:rsidR="00027B97" w:rsidRPr="00566DB3">
        <w:t xml:space="preserve">“Data Mart Client” </w:t>
      </w:r>
      <w:r w:rsidR="00CA5598" w:rsidRPr="00566DB3">
        <w:t>in</w:t>
      </w:r>
      <w:r w:rsidR="00027B97" w:rsidRPr="00566DB3">
        <w:t xml:space="preserve"> the list of installed items displayed</w:t>
      </w:r>
      <w:r w:rsidR="00CA5598" w:rsidRPr="00CA5598">
        <w:rPr>
          <w:szCs w:val="20"/>
        </w:rPr>
        <w:br/>
      </w:r>
      <w:r w:rsidR="00CA5598" w:rsidRPr="00CA5598">
        <w:rPr>
          <w:szCs w:val="20"/>
        </w:rPr>
        <w:br/>
      </w:r>
      <w:r w:rsidR="00A1155A">
        <w:rPr>
          <w:noProof/>
        </w:rPr>
        <w:drawing>
          <wp:inline distT="0" distB="0" distL="0" distR="0">
            <wp:extent cx="5943600" cy="29610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943600" cy="2961005"/>
                    </a:xfrm>
                    <a:prstGeom prst="rect">
                      <a:avLst/>
                    </a:prstGeom>
                  </pic:spPr>
                </pic:pic>
              </a:graphicData>
            </a:graphic>
          </wp:inline>
        </w:drawing>
      </w:r>
      <w:r w:rsidR="0058686D">
        <w:rPr>
          <w:szCs w:val="20"/>
        </w:rPr>
        <w:br/>
      </w:r>
    </w:p>
    <w:p w:rsidR="009B5A53" w:rsidRDefault="00F31469" w:rsidP="00055F1B">
      <w:pPr>
        <w:pStyle w:val="ListParagraph"/>
        <w:numPr>
          <w:ilvl w:val="0"/>
          <w:numId w:val="22"/>
        </w:numPr>
      </w:pPr>
      <w:r>
        <w:rPr>
          <w:noProof/>
        </w:rPr>
        <w:pict>
          <v:shape id="AutoShape 20" o:spid="_x0000_s1029" type="#_x0000_t32" style="position:absolute;left:0;text-align:left;margin-left:10.5pt;margin-top:-171.55pt;width:114pt;height:0;z-index:25165721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" strokecolor="red" strokeweight="1.5pt">
            <v:stroke endarrow="block"/>
          </v:shape>
        </w:pict>
      </w:r>
      <w:r w:rsidR="00951347" w:rsidRPr="00566DB3">
        <w:t xml:space="preserve">Click </w:t>
      </w:r>
      <w:r w:rsidR="00951347" w:rsidRPr="00566DB3">
        <w:rPr>
          <w:b/>
        </w:rPr>
        <w:t>Yes</w:t>
      </w:r>
      <w:r w:rsidR="00027B97" w:rsidRPr="00566DB3">
        <w:t xml:space="preserve"> </w:t>
      </w:r>
      <w:r w:rsidR="00951347" w:rsidRPr="00566DB3">
        <w:t>in</w:t>
      </w:r>
      <w:r w:rsidR="00027B97" w:rsidRPr="00566DB3">
        <w:t xml:space="preserve"> the pop up </w:t>
      </w:r>
      <w:r w:rsidR="00951347" w:rsidRPr="00566DB3">
        <w:t>dialog box</w:t>
      </w:r>
      <w:r w:rsidR="00027B97" w:rsidRPr="00566DB3">
        <w:t>, “Are you sure you want to uninstall Data Mart Client</w:t>
      </w:r>
      <w:r w:rsidR="00514C37">
        <w:t>?</w:t>
      </w:r>
      <w:r w:rsidR="00027B97" w:rsidRPr="00566DB3">
        <w:t>”</w:t>
      </w:r>
    </w:p>
    <w:p w:rsidR="001F0916" w:rsidRPr="00474579" w:rsidRDefault="00027B97" w:rsidP="006D7687">
      <w:pPr>
        <w:ind w:left="540"/>
        <w:rPr>
          <w:b/>
        </w:rPr>
      </w:pPr>
      <w:r w:rsidRPr="002F6B7D">
        <w:rPr>
          <w:b/>
          <w:i/>
        </w:rPr>
        <w:t>Note:</w:t>
      </w:r>
      <w:r w:rsidRPr="00474579">
        <w:rPr>
          <w:b/>
        </w:rPr>
        <w:t xml:space="preserve"> </w:t>
      </w:r>
      <w:r w:rsidRPr="00474579">
        <w:rPr>
          <w:b/>
          <w:i/>
        </w:rPr>
        <w:t>Uninstalling and installing software on operating systems like Vista might require additional authorization due to the enhanced security features (user account controls) built in to the operating system. Click “Yes” when prompted.</w:t>
      </w:r>
    </w:p>
    <w:p w:rsidR="001F0916" w:rsidRDefault="001F0916" w:rsidP="001F0916">
      <w:pPr>
        <w:pStyle w:val="NoSpacing"/>
      </w:pPr>
    </w:p>
    <w:p w:rsidR="00514C37" w:rsidRDefault="00514C37" w:rsidP="00E43007"/>
    <w:p w:rsidR="001A595F" w:rsidRPr="006A1AE8" w:rsidRDefault="001A595F" w:rsidP="00814E85">
      <w:pPr>
        <w:spacing w:after="0"/>
      </w:pPr>
    </w:p>
    <w:sectPr w:rsidR="001A595F" w:rsidRPr="006A1AE8" w:rsidSect="00AD3C61">
      <w:headerReference w:type="even" r:id="rId62"/>
      <w:headerReference w:type="default" r:id="rId63"/>
      <w:footerReference w:type="default" r:id="rId64"/>
      <w:headerReference w:type="first" r:id="rId6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469" w:rsidRDefault="00F31469" w:rsidP="007E4E8C">
      <w:pPr>
        <w:spacing w:after="0"/>
      </w:pPr>
      <w:r>
        <w:separator/>
      </w:r>
    </w:p>
  </w:endnote>
  <w:endnote w:type="continuationSeparator" w:id="0">
    <w:p w:rsidR="00F31469" w:rsidRDefault="00F31469" w:rsidP="007E4E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375557"/>
      <w:docPartObj>
        <w:docPartGallery w:val="Page Numbers (Bottom of Page)"/>
        <w:docPartUnique/>
      </w:docPartObj>
    </w:sdtPr>
    <w:sdtEndPr>
      <w:rPr>
        <w:color w:val="7F7F7F" w:themeColor="background1" w:themeShade="7F"/>
        <w:spacing w:val="60"/>
      </w:rPr>
    </w:sdtEndPr>
    <w:sdtContent>
      <w:p w:rsidR="007A070B" w:rsidRDefault="007A070B">
        <w:pPr>
          <w:pStyle w:val="Footer"/>
          <w:pBdr>
            <w:top w:val="single" w:sz="4" w:space="1" w:color="D9D9D9" w:themeColor="background1" w:themeShade="D9"/>
          </w:pBdr>
          <w:tabs>
            <w:tab w:val="left" w:pos="1842"/>
          </w:tabs>
          <w:rPr>
            <w:b/>
          </w:rPr>
        </w:pPr>
        <w:r>
          <w:t>Developed by the PopMedNet™ support staff.</w:t>
        </w:r>
        <w:r>
          <w:tab/>
        </w:r>
        <w:r>
          <w:tab/>
        </w:r>
        <w:r w:rsidR="00055A12">
          <w:fldChar w:fldCharType="begin"/>
        </w:r>
        <w:r>
          <w:instrText xml:space="preserve"> PAGE   \* MERGEFORMAT </w:instrText>
        </w:r>
        <w:r w:rsidR="00055A12">
          <w:fldChar w:fldCharType="separate"/>
        </w:r>
        <w:r w:rsidR="007724CD" w:rsidRPr="007724CD">
          <w:rPr>
            <w:b/>
            <w:noProof/>
          </w:rPr>
          <w:t>1</w:t>
        </w:r>
        <w:r w:rsidR="00055A12">
          <w:rPr>
            <w:b/>
            <w:noProof/>
          </w:rPr>
          <w:fldChar w:fldCharType="end"/>
        </w:r>
        <w:r>
          <w:rPr>
            <w:b/>
          </w:rPr>
          <w:t xml:space="preserve"> | </w:t>
        </w:r>
        <w:r>
          <w:rPr>
            <w:color w:val="7F7F7F" w:themeColor="background1" w:themeShade="7F"/>
            <w:spacing w:val="60"/>
          </w:rPr>
          <w:t>Page</w:t>
        </w:r>
      </w:p>
    </w:sdtContent>
  </w:sdt>
  <w:p w:rsidR="007A070B" w:rsidRDefault="007A07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469" w:rsidRDefault="00F31469" w:rsidP="007E4E8C">
      <w:pPr>
        <w:spacing w:after="0"/>
      </w:pPr>
      <w:r>
        <w:separator/>
      </w:r>
    </w:p>
  </w:footnote>
  <w:footnote w:type="continuationSeparator" w:id="0">
    <w:p w:rsidR="00F31469" w:rsidRDefault="00F31469" w:rsidP="007E4E8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70B" w:rsidRDefault="007A070B" w:rsidP="00D94F23">
    <w:pPr>
      <w:pStyle w:val="Header"/>
      <w:tabs>
        <w:tab w:val="clear" w:pos="4680"/>
        <w:tab w:val="clear" w:pos="9360"/>
        <w:tab w:val="left" w:pos="270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70B" w:rsidRDefault="007A070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70B" w:rsidRPr="00E64257" w:rsidRDefault="007A070B">
    <w:pPr>
      <w:pStyle w:val="Header"/>
      <w:rPr>
        <w:color w:val="A6A6A6" w:themeColor="background1" w:themeShade="A6"/>
        <w:sz w:val="20"/>
        <w:szCs w:val="20"/>
      </w:rPr>
    </w:pPr>
    <w:r w:rsidRPr="00E64257">
      <w:rPr>
        <w:color w:val="A6A6A6" w:themeColor="background1" w:themeShade="A6"/>
        <w:sz w:val="20"/>
        <w:szCs w:val="20"/>
      </w:rPr>
      <w:t>PopMedNet</w:t>
    </w:r>
    <w:r w:rsidRPr="00E64257">
      <w:rPr>
        <w:color w:val="A6A6A6" w:themeColor="background1" w:themeShade="A6"/>
        <w:sz w:val="20"/>
        <w:szCs w:val="20"/>
        <w:vertAlign w:val="superscript"/>
      </w:rPr>
      <w:t>TM</w:t>
    </w:r>
    <w:r w:rsidRPr="00E64257">
      <w:rPr>
        <w:color w:val="A6A6A6" w:themeColor="background1" w:themeShade="A6"/>
        <w:sz w:val="20"/>
        <w:szCs w:val="20"/>
      </w:rPr>
      <w:t xml:space="preserve"> Distributed Query Tool DataMart Administrator Manual</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070B" w:rsidRDefault="007A07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F5413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B20308"/>
    <w:multiLevelType w:val="hybridMultilevel"/>
    <w:tmpl w:val="7EB0AE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C75D5"/>
    <w:multiLevelType w:val="hybridMultilevel"/>
    <w:tmpl w:val="6A5EFE4A"/>
    <w:lvl w:ilvl="0" w:tplc="000F0409">
      <w:start w:val="1"/>
      <w:numFmt w:val="bullet"/>
      <w:lvlText w:val=""/>
      <w:lvlJc w:val="left"/>
      <w:pPr>
        <w:ind w:left="720" w:hanging="360"/>
      </w:pPr>
      <w:rPr>
        <w:rFonts w:ascii="Symbol" w:hAnsi="Symbol" w:hint="default"/>
      </w:rPr>
    </w:lvl>
    <w:lvl w:ilvl="1" w:tplc="00190409" w:tentative="1">
      <w:start w:val="1"/>
      <w:numFmt w:val="bullet"/>
      <w:lvlText w:val="o"/>
      <w:lvlJc w:val="left"/>
      <w:pPr>
        <w:ind w:left="1440" w:hanging="360"/>
      </w:pPr>
      <w:rPr>
        <w:rFonts w:ascii="Courier New" w:hAnsi="Courier New" w:cs="Courier New" w:hint="default"/>
      </w:rPr>
    </w:lvl>
    <w:lvl w:ilvl="2" w:tplc="001B0409" w:tentative="1">
      <w:start w:val="1"/>
      <w:numFmt w:val="bullet"/>
      <w:lvlText w:val=""/>
      <w:lvlJc w:val="left"/>
      <w:pPr>
        <w:ind w:left="2160" w:hanging="360"/>
      </w:pPr>
      <w:rPr>
        <w:rFonts w:ascii="Wingdings" w:hAnsi="Wingdings" w:hint="default"/>
      </w:rPr>
    </w:lvl>
    <w:lvl w:ilvl="3" w:tplc="000F0409" w:tentative="1">
      <w:start w:val="1"/>
      <w:numFmt w:val="bullet"/>
      <w:lvlText w:val=""/>
      <w:lvlJc w:val="left"/>
      <w:pPr>
        <w:ind w:left="2880" w:hanging="360"/>
      </w:pPr>
      <w:rPr>
        <w:rFonts w:ascii="Symbol" w:hAnsi="Symbol" w:hint="default"/>
      </w:rPr>
    </w:lvl>
    <w:lvl w:ilvl="4" w:tplc="00190409" w:tentative="1">
      <w:start w:val="1"/>
      <w:numFmt w:val="bullet"/>
      <w:lvlText w:val="o"/>
      <w:lvlJc w:val="left"/>
      <w:pPr>
        <w:ind w:left="3600" w:hanging="360"/>
      </w:pPr>
      <w:rPr>
        <w:rFonts w:ascii="Courier New" w:hAnsi="Courier New" w:cs="Courier New" w:hint="default"/>
      </w:rPr>
    </w:lvl>
    <w:lvl w:ilvl="5" w:tplc="001B0409" w:tentative="1">
      <w:start w:val="1"/>
      <w:numFmt w:val="bullet"/>
      <w:lvlText w:val=""/>
      <w:lvlJc w:val="left"/>
      <w:pPr>
        <w:ind w:left="4320" w:hanging="360"/>
      </w:pPr>
      <w:rPr>
        <w:rFonts w:ascii="Wingdings" w:hAnsi="Wingdings" w:hint="default"/>
      </w:rPr>
    </w:lvl>
    <w:lvl w:ilvl="6" w:tplc="000F0409" w:tentative="1">
      <w:start w:val="1"/>
      <w:numFmt w:val="bullet"/>
      <w:lvlText w:val=""/>
      <w:lvlJc w:val="left"/>
      <w:pPr>
        <w:ind w:left="5040" w:hanging="360"/>
      </w:pPr>
      <w:rPr>
        <w:rFonts w:ascii="Symbol" w:hAnsi="Symbol" w:hint="default"/>
      </w:rPr>
    </w:lvl>
    <w:lvl w:ilvl="7" w:tplc="00190409" w:tentative="1">
      <w:start w:val="1"/>
      <w:numFmt w:val="bullet"/>
      <w:lvlText w:val="o"/>
      <w:lvlJc w:val="left"/>
      <w:pPr>
        <w:ind w:left="5760" w:hanging="360"/>
      </w:pPr>
      <w:rPr>
        <w:rFonts w:ascii="Courier New" w:hAnsi="Courier New" w:cs="Courier New" w:hint="default"/>
      </w:rPr>
    </w:lvl>
    <w:lvl w:ilvl="8" w:tplc="001B0409" w:tentative="1">
      <w:start w:val="1"/>
      <w:numFmt w:val="bullet"/>
      <w:lvlText w:val=""/>
      <w:lvlJc w:val="left"/>
      <w:pPr>
        <w:ind w:left="6480" w:hanging="360"/>
      </w:pPr>
      <w:rPr>
        <w:rFonts w:ascii="Wingdings" w:hAnsi="Wingdings" w:hint="default"/>
      </w:rPr>
    </w:lvl>
  </w:abstractNum>
  <w:abstractNum w:abstractNumId="3">
    <w:nsid w:val="189A7977"/>
    <w:multiLevelType w:val="multilevel"/>
    <w:tmpl w:val="AADE86F8"/>
    <w:lvl w:ilvl="0">
      <w:start w:val="1"/>
      <w:numFmt w:val="decimal"/>
      <w:pStyle w:val="Heading1"/>
      <w:lvlText w:val="%1"/>
      <w:lvlJc w:val="left"/>
      <w:pPr>
        <w:ind w:left="360" w:hanging="360"/>
      </w:pPr>
      <w:rPr>
        <w:rFonts w:ascii="Calibri" w:hAnsi="Calibri" w:cs="Calibr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lvlText w:val="%1.%2  "/>
      <w:lvlJc w:val="left"/>
      <w:pPr>
        <w:ind w:left="360" w:hanging="360"/>
      </w:pPr>
      <w:rPr>
        <w:rFonts w:ascii="Calibri" w:hAnsi="Calibri" w:cs="Calibr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Calibri" w:hAnsi="Calibri" w:hint="default"/>
        <w:b/>
        <w:i w:val="0"/>
        <w:sz w:val="26"/>
      </w:rPr>
    </w:lvl>
    <w:lvl w:ilvl="3">
      <w:start w:val="1"/>
      <w:numFmt w:val="decimal"/>
      <w:pStyle w:val="Heading4"/>
      <w:lvlText w:val="%1.%2.%3.%4"/>
      <w:lvlJc w:val="left"/>
      <w:pPr>
        <w:ind w:left="720" w:hanging="720"/>
      </w:pPr>
      <w:rPr>
        <w:rFonts w:ascii="Calibri" w:hAnsi="Calibri" w:hint="default"/>
        <w:b/>
        <w:i w:val="0"/>
        <w:sz w:val="24"/>
      </w:rPr>
    </w:lvl>
    <w:lvl w:ilvl="4">
      <w:start w:val="1"/>
      <w:numFmt w:val="decimal"/>
      <w:pStyle w:val="Heading5"/>
      <w:lvlText w:val="%1.%2.%3.%4.%5"/>
      <w:lvlJc w:val="left"/>
      <w:pPr>
        <w:ind w:left="720" w:firstLine="0"/>
      </w:pPr>
      <w:rPr>
        <w:rFonts w:ascii="Calibri" w:hAnsi="Calibri" w:hint="default"/>
        <w:b/>
        <w:i w:val="0"/>
        <w:sz w:val="24"/>
      </w:rPr>
    </w:lvl>
    <w:lvl w:ilvl="5">
      <w:start w:val="1"/>
      <w:numFmt w:val="decimal"/>
      <w:pStyle w:val="Heading6"/>
      <w:lvlText w:val="%1.%2.%3.%4.%5.%6"/>
      <w:lvlJc w:val="left"/>
      <w:pPr>
        <w:ind w:left="720" w:firstLine="0"/>
      </w:pPr>
      <w:rPr>
        <w:rFonts w:ascii="Calibri" w:hAnsi="Calibri" w:hint="default"/>
        <w:b/>
        <w:i w:val="0"/>
        <w:sz w:val="22"/>
      </w:rPr>
    </w:lvl>
    <w:lvl w:ilvl="6">
      <w:start w:val="1"/>
      <w:numFmt w:val="decimal"/>
      <w:pStyle w:val="Heading7"/>
      <w:lvlText w:val="%1.%2.%3.%4.%5.%6.%7"/>
      <w:lvlJc w:val="left"/>
      <w:pPr>
        <w:ind w:left="720" w:firstLine="0"/>
      </w:pPr>
      <w:rPr>
        <w:rFonts w:ascii="Calibri" w:hAnsi="Calibri" w:hint="default"/>
        <w:b/>
        <w:i w:val="0"/>
        <w:sz w:val="22"/>
      </w:rPr>
    </w:lvl>
    <w:lvl w:ilvl="7">
      <w:start w:val="1"/>
      <w:numFmt w:val="decimal"/>
      <w:pStyle w:val="Heading8"/>
      <w:lvlText w:val="%1.%2.%3.%4.%5.%6.%7.%8"/>
      <w:lvlJc w:val="left"/>
      <w:pPr>
        <w:ind w:left="720" w:firstLine="0"/>
      </w:pPr>
      <w:rPr>
        <w:rFonts w:ascii="Cambria" w:hAnsi="Cambria" w:hint="default"/>
        <w:b/>
        <w:i w:val="0"/>
        <w:sz w:val="22"/>
      </w:rPr>
    </w:lvl>
    <w:lvl w:ilvl="8">
      <w:start w:val="1"/>
      <w:numFmt w:val="decimal"/>
      <w:pStyle w:val="Heading9"/>
      <w:lvlText w:val="%1.%2.%3.%4.%5.%6.%7.%8.%9"/>
      <w:lvlJc w:val="left"/>
      <w:pPr>
        <w:ind w:left="720" w:firstLine="0"/>
      </w:pPr>
      <w:rPr>
        <w:rFonts w:ascii="Calibri" w:hAnsi="Calibri" w:hint="default"/>
        <w:b/>
        <w:i w:val="0"/>
        <w:sz w:val="22"/>
      </w:rPr>
    </w:lvl>
  </w:abstractNum>
  <w:abstractNum w:abstractNumId="4">
    <w:nsid w:val="283C353E"/>
    <w:multiLevelType w:val="hybridMultilevel"/>
    <w:tmpl w:val="00C86248"/>
    <w:lvl w:ilvl="0" w:tplc="ECDA0BD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2D285A"/>
    <w:multiLevelType w:val="hybridMultilevel"/>
    <w:tmpl w:val="8B222772"/>
    <w:lvl w:ilvl="0" w:tplc="CFC8B0E2">
      <w:start w:val="1"/>
      <w:numFmt w:val="bullet"/>
      <w:lvlText w:val=""/>
      <w:lvlJc w:val="left"/>
      <w:pPr>
        <w:tabs>
          <w:tab w:val="num" w:pos="720"/>
        </w:tabs>
        <w:ind w:left="720" w:hanging="360"/>
      </w:pPr>
      <w:rPr>
        <w:rFonts w:ascii="Symbol" w:hAnsi="Symbol" w:hint="default"/>
      </w:r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F4470CE"/>
    <w:multiLevelType w:val="hybridMultilevel"/>
    <w:tmpl w:val="8F04F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1F441D"/>
    <w:multiLevelType w:val="multilevel"/>
    <w:tmpl w:val="3FBA52A0"/>
    <w:lvl w:ilvl="0">
      <w:start w:val="3"/>
      <w:numFmt w:val="decimal"/>
      <w:lvlText w:val="%1"/>
      <w:lvlJc w:val="left"/>
      <w:pPr>
        <w:ind w:left="36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nsid w:val="3986182B"/>
    <w:multiLevelType w:val="hybridMultilevel"/>
    <w:tmpl w:val="2CAE9284"/>
    <w:lvl w:ilvl="0" w:tplc="0EC28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8B5717"/>
    <w:multiLevelType w:val="multilevel"/>
    <w:tmpl w:val="E6222CF6"/>
    <w:styleLink w:val="StyleNumberedLatinBodyLeft025Hanging025"/>
    <w:lvl w:ilvl="0">
      <w:start w:val="1"/>
      <w:numFmt w:val="decimal"/>
      <w:lvlText w:val="%1."/>
      <w:lvlJc w:val="left"/>
      <w:pPr>
        <w:ind w:left="720" w:hanging="360"/>
      </w:pPr>
      <w:rPr>
        <w:rFonts w:asciiTheme="minorHAnsi" w:hAnsiTheme="minorHAnsi"/>
        <w:sz w:val="22"/>
      </w:rPr>
    </w:lvl>
    <w:lvl w:ilvl="1">
      <w:start w:val="1"/>
      <w:numFmt w:val="bullet"/>
      <w:lvlText w:val="o"/>
      <w:lvlJc w:val="left"/>
      <w:pPr>
        <w:ind w:left="1440" w:hanging="360"/>
      </w:pPr>
      <w:rPr>
        <w:rFonts w:ascii="Courier New" w:hAnsi="Courier New" w:cs="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Wingdings" w:hint="default"/>
      </w:rPr>
    </w:lvl>
    <w:lvl w:ilvl="8">
      <w:start w:val="1"/>
      <w:numFmt w:val="bullet"/>
      <w:lvlText w:val=""/>
      <w:lvlJc w:val="left"/>
      <w:pPr>
        <w:ind w:left="6480" w:hanging="360"/>
      </w:pPr>
      <w:rPr>
        <w:rFonts w:ascii="Wingdings" w:hAnsi="Wingdings" w:hint="default"/>
      </w:rPr>
    </w:lvl>
  </w:abstractNum>
  <w:abstractNum w:abstractNumId="10">
    <w:nsid w:val="40955E29"/>
    <w:multiLevelType w:val="hybridMultilevel"/>
    <w:tmpl w:val="2D0A5260"/>
    <w:lvl w:ilvl="0" w:tplc="1CF43C18">
      <w:start w:val="1"/>
      <w:numFmt w:val="bullet"/>
      <w:lvlText w:val=""/>
      <w:lvlJc w:val="left"/>
      <w:pPr>
        <w:ind w:left="720" w:hanging="360"/>
      </w:pPr>
      <w:rPr>
        <w:rFonts w:ascii="Symbol" w:hAnsi="Symbol" w:hint="default"/>
      </w:rPr>
    </w:lvl>
    <w:lvl w:ilvl="1" w:tplc="B630D26A" w:tentative="1">
      <w:start w:val="1"/>
      <w:numFmt w:val="bullet"/>
      <w:lvlText w:val="o"/>
      <w:lvlJc w:val="left"/>
      <w:pPr>
        <w:ind w:left="1440" w:hanging="360"/>
      </w:pPr>
      <w:rPr>
        <w:rFonts w:ascii="Courier New" w:hAnsi="Courier New" w:cs="Courier New" w:hint="default"/>
      </w:rPr>
    </w:lvl>
    <w:lvl w:ilvl="2" w:tplc="C0586626" w:tentative="1">
      <w:start w:val="1"/>
      <w:numFmt w:val="bullet"/>
      <w:lvlText w:val=""/>
      <w:lvlJc w:val="left"/>
      <w:pPr>
        <w:ind w:left="2160" w:hanging="360"/>
      </w:pPr>
      <w:rPr>
        <w:rFonts w:ascii="Wingdings" w:hAnsi="Wingdings" w:hint="default"/>
      </w:rPr>
    </w:lvl>
    <w:lvl w:ilvl="3" w:tplc="3D38D828" w:tentative="1">
      <w:start w:val="1"/>
      <w:numFmt w:val="bullet"/>
      <w:lvlText w:val=""/>
      <w:lvlJc w:val="left"/>
      <w:pPr>
        <w:ind w:left="2880" w:hanging="360"/>
      </w:pPr>
      <w:rPr>
        <w:rFonts w:ascii="Symbol" w:hAnsi="Symbol" w:hint="default"/>
      </w:rPr>
    </w:lvl>
    <w:lvl w:ilvl="4" w:tplc="0D6C409E" w:tentative="1">
      <w:start w:val="1"/>
      <w:numFmt w:val="bullet"/>
      <w:lvlText w:val="o"/>
      <w:lvlJc w:val="left"/>
      <w:pPr>
        <w:ind w:left="3600" w:hanging="360"/>
      </w:pPr>
      <w:rPr>
        <w:rFonts w:ascii="Courier New" w:hAnsi="Courier New" w:cs="Courier New" w:hint="default"/>
      </w:rPr>
    </w:lvl>
    <w:lvl w:ilvl="5" w:tplc="8250BEAC" w:tentative="1">
      <w:start w:val="1"/>
      <w:numFmt w:val="bullet"/>
      <w:lvlText w:val=""/>
      <w:lvlJc w:val="left"/>
      <w:pPr>
        <w:ind w:left="4320" w:hanging="360"/>
      </w:pPr>
      <w:rPr>
        <w:rFonts w:ascii="Wingdings" w:hAnsi="Wingdings" w:hint="default"/>
      </w:rPr>
    </w:lvl>
    <w:lvl w:ilvl="6" w:tplc="4D645B10" w:tentative="1">
      <w:start w:val="1"/>
      <w:numFmt w:val="bullet"/>
      <w:lvlText w:val=""/>
      <w:lvlJc w:val="left"/>
      <w:pPr>
        <w:ind w:left="5040" w:hanging="360"/>
      </w:pPr>
      <w:rPr>
        <w:rFonts w:ascii="Symbol" w:hAnsi="Symbol" w:hint="default"/>
      </w:rPr>
    </w:lvl>
    <w:lvl w:ilvl="7" w:tplc="E54C49C0" w:tentative="1">
      <w:start w:val="1"/>
      <w:numFmt w:val="bullet"/>
      <w:lvlText w:val="o"/>
      <w:lvlJc w:val="left"/>
      <w:pPr>
        <w:ind w:left="5760" w:hanging="360"/>
      </w:pPr>
      <w:rPr>
        <w:rFonts w:ascii="Courier New" w:hAnsi="Courier New" w:cs="Courier New" w:hint="default"/>
      </w:rPr>
    </w:lvl>
    <w:lvl w:ilvl="8" w:tplc="BBB0EEE0" w:tentative="1">
      <w:start w:val="1"/>
      <w:numFmt w:val="bullet"/>
      <w:lvlText w:val=""/>
      <w:lvlJc w:val="left"/>
      <w:pPr>
        <w:ind w:left="6480" w:hanging="360"/>
      </w:pPr>
      <w:rPr>
        <w:rFonts w:ascii="Wingdings" w:hAnsi="Wingdings" w:hint="default"/>
      </w:rPr>
    </w:lvl>
  </w:abstractNum>
  <w:abstractNum w:abstractNumId="11">
    <w:nsid w:val="487E4E0C"/>
    <w:multiLevelType w:val="hybridMultilevel"/>
    <w:tmpl w:val="C958E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853DB5"/>
    <w:multiLevelType w:val="hybridMultilevel"/>
    <w:tmpl w:val="BAA6EC4E"/>
    <w:lvl w:ilvl="0" w:tplc="79C883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53F76289"/>
    <w:multiLevelType w:val="multilevel"/>
    <w:tmpl w:val="4CEC5F1E"/>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4EA6344"/>
    <w:multiLevelType w:val="hybridMultilevel"/>
    <w:tmpl w:val="F508F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8C7C0B"/>
    <w:multiLevelType w:val="hybridMultilevel"/>
    <w:tmpl w:val="F3384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4A072C"/>
    <w:multiLevelType w:val="hybridMultilevel"/>
    <w:tmpl w:val="079E8058"/>
    <w:lvl w:ilvl="0" w:tplc="95184C9E">
      <w:start w:val="1"/>
      <w:numFmt w:val="decimal"/>
      <w:lvlText w:val="%1."/>
      <w:lvlJc w:val="left"/>
      <w:pPr>
        <w:tabs>
          <w:tab w:val="num" w:pos="360"/>
        </w:tabs>
        <w:ind w:left="360" w:hanging="360"/>
      </w:pPr>
      <w:rPr>
        <w:rFonts w:hint="default"/>
      </w:rPr>
    </w:lvl>
    <w:lvl w:ilvl="1" w:tplc="C45C9882">
      <w:start w:val="1"/>
      <w:numFmt w:val="lowerLetter"/>
      <w:lvlText w:val="%2."/>
      <w:lvlJc w:val="left"/>
      <w:pPr>
        <w:tabs>
          <w:tab w:val="num" w:pos="1080"/>
        </w:tabs>
        <w:ind w:left="1080" w:hanging="360"/>
      </w:pPr>
    </w:lvl>
    <w:lvl w:ilvl="2" w:tplc="42F64778" w:tentative="1">
      <w:start w:val="1"/>
      <w:numFmt w:val="lowerRoman"/>
      <w:lvlText w:val="%3."/>
      <w:lvlJc w:val="right"/>
      <w:pPr>
        <w:tabs>
          <w:tab w:val="num" w:pos="1800"/>
        </w:tabs>
        <w:ind w:left="1800" w:hanging="180"/>
      </w:pPr>
    </w:lvl>
    <w:lvl w:ilvl="3" w:tplc="2048AB9E" w:tentative="1">
      <w:start w:val="1"/>
      <w:numFmt w:val="decimal"/>
      <w:lvlText w:val="%4."/>
      <w:lvlJc w:val="left"/>
      <w:pPr>
        <w:tabs>
          <w:tab w:val="num" w:pos="2520"/>
        </w:tabs>
        <w:ind w:left="2520" w:hanging="360"/>
      </w:pPr>
    </w:lvl>
    <w:lvl w:ilvl="4" w:tplc="38185B5E" w:tentative="1">
      <w:start w:val="1"/>
      <w:numFmt w:val="lowerLetter"/>
      <w:lvlText w:val="%5."/>
      <w:lvlJc w:val="left"/>
      <w:pPr>
        <w:tabs>
          <w:tab w:val="num" w:pos="3240"/>
        </w:tabs>
        <w:ind w:left="3240" w:hanging="360"/>
      </w:pPr>
    </w:lvl>
    <w:lvl w:ilvl="5" w:tplc="AFDAD744" w:tentative="1">
      <w:start w:val="1"/>
      <w:numFmt w:val="lowerRoman"/>
      <w:lvlText w:val="%6."/>
      <w:lvlJc w:val="right"/>
      <w:pPr>
        <w:tabs>
          <w:tab w:val="num" w:pos="3960"/>
        </w:tabs>
        <w:ind w:left="3960" w:hanging="180"/>
      </w:pPr>
    </w:lvl>
    <w:lvl w:ilvl="6" w:tplc="E812B916" w:tentative="1">
      <w:start w:val="1"/>
      <w:numFmt w:val="decimal"/>
      <w:lvlText w:val="%7."/>
      <w:lvlJc w:val="left"/>
      <w:pPr>
        <w:tabs>
          <w:tab w:val="num" w:pos="4680"/>
        </w:tabs>
        <w:ind w:left="4680" w:hanging="360"/>
      </w:pPr>
    </w:lvl>
    <w:lvl w:ilvl="7" w:tplc="F1C6F7F4" w:tentative="1">
      <w:start w:val="1"/>
      <w:numFmt w:val="lowerLetter"/>
      <w:lvlText w:val="%8."/>
      <w:lvlJc w:val="left"/>
      <w:pPr>
        <w:tabs>
          <w:tab w:val="num" w:pos="5400"/>
        </w:tabs>
        <w:ind w:left="5400" w:hanging="360"/>
      </w:pPr>
    </w:lvl>
    <w:lvl w:ilvl="8" w:tplc="D4BCB90E" w:tentative="1">
      <w:start w:val="1"/>
      <w:numFmt w:val="lowerRoman"/>
      <w:lvlText w:val="%9."/>
      <w:lvlJc w:val="right"/>
      <w:pPr>
        <w:tabs>
          <w:tab w:val="num" w:pos="6120"/>
        </w:tabs>
        <w:ind w:left="6120" w:hanging="180"/>
      </w:pPr>
    </w:lvl>
  </w:abstractNum>
  <w:abstractNum w:abstractNumId="17">
    <w:nsid w:val="66EB1327"/>
    <w:multiLevelType w:val="hybridMultilevel"/>
    <w:tmpl w:val="CBDAE9EE"/>
    <w:lvl w:ilvl="0" w:tplc="1570CFA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745210E"/>
    <w:multiLevelType w:val="hybridMultilevel"/>
    <w:tmpl w:val="FFCE3BF4"/>
    <w:lvl w:ilvl="0" w:tplc="0409000F">
      <w:start w:val="1"/>
      <w:numFmt w:val="decimal"/>
      <w:lvlText w:val="%1."/>
      <w:lvlJc w:val="left"/>
      <w:pPr>
        <w:tabs>
          <w:tab w:val="num" w:pos="720"/>
        </w:tabs>
        <w:ind w:left="720" w:hanging="360"/>
      </w:p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9EE27D3"/>
    <w:multiLevelType w:val="hybridMultilevel"/>
    <w:tmpl w:val="70CCD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C22B38"/>
    <w:multiLevelType w:val="hybridMultilevel"/>
    <w:tmpl w:val="697AE27C"/>
    <w:lvl w:ilvl="0" w:tplc="16D66694">
      <w:start w:val="1"/>
      <w:numFmt w:val="bullet"/>
      <w:lvlText w:val=""/>
      <w:lvlJc w:val="left"/>
      <w:pPr>
        <w:tabs>
          <w:tab w:val="num" w:pos="1470"/>
        </w:tabs>
        <w:ind w:left="1470" w:hanging="360"/>
      </w:pPr>
      <w:rPr>
        <w:rFonts w:ascii="Symbol" w:hAnsi="Symbol"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21">
    <w:nsid w:val="758E17B9"/>
    <w:multiLevelType w:val="hybridMultilevel"/>
    <w:tmpl w:val="CD6672B6"/>
    <w:lvl w:ilvl="0" w:tplc="4C864684">
      <w:start w:val="1"/>
      <w:numFmt w:val="decimal"/>
      <w:pStyle w:val="ListParagraph"/>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nsid w:val="78577D40"/>
    <w:multiLevelType w:val="hybridMultilevel"/>
    <w:tmpl w:val="BADAB2EE"/>
    <w:lvl w:ilvl="0" w:tplc="00010409">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D451344"/>
    <w:multiLevelType w:val="hybridMultilevel"/>
    <w:tmpl w:val="81D4F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7"/>
  </w:num>
  <w:num w:numId="3">
    <w:abstractNumId w:val="16"/>
  </w:num>
  <w:num w:numId="4">
    <w:abstractNumId w:val="7"/>
  </w:num>
  <w:num w:numId="5">
    <w:abstractNumId w:val="20"/>
  </w:num>
  <w:num w:numId="6">
    <w:abstractNumId w:val="22"/>
  </w:num>
  <w:num w:numId="7">
    <w:abstractNumId w:val="13"/>
  </w:num>
  <w:num w:numId="8">
    <w:abstractNumId w:val="10"/>
  </w:num>
  <w:num w:numId="9">
    <w:abstractNumId w:val="18"/>
  </w:num>
  <w:num w:numId="10">
    <w:abstractNumId w:val="5"/>
  </w:num>
  <w:num w:numId="11">
    <w:abstractNumId w:val="3"/>
  </w:num>
  <w:num w:numId="12">
    <w:abstractNumId w:val="9"/>
  </w:num>
  <w:num w:numId="13">
    <w:abstractNumId w:val="3"/>
  </w:num>
  <w:num w:numId="14">
    <w:abstractNumId w:val="2"/>
  </w:num>
  <w:num w:numId="15">
    <w:abstractNumId w:val="15"/>
  </w:num>
  <w:num w:numId="16">
    <w:abstractNumId w:val="11"/>
  </w:num>
  <w:num w:numId="17">
    <w:abstractNumId w:val="8"/>
  </w:num>
  <w:num w:numId="18">
    <w:abstractNumId w:val="1"/>
  </w:num>
  <w:num w:numId="19">
    <w:abstractNumId w:val="6"/>
  </w:num>
  <w:num w:numId="20">
    <w:abstractNumId w:val="19"/>
  </w:num>
  <w:num w:numId="21">
    <w:abstractNumId w:val="21"/>
  </w:num>
  <w:num w:numId="22">
    <w:abstractNumId w:val="4"/>
  </w:num>
  <w:num w:numId="23">
    <w:abstractNumId w:val="12"/>
  </w:num>
  <w:num w:numId="24">
    <w:abstractNumId w:val="23"/>
  </w:num>
  <w:num w:numId="25">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linkStyles/>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F65DA"/>
    <w:rsid w:val="000018F6"/>
    <w:rsid w:val="0000221C"/>
    <w:rsid w:val="0000282D"/>
    <w:rsid w:val="00003722"/>
    <w:rsid w:val="00005575"/>
    <w:rsid w:val="00007747"/>
    <w:rsid w:val="000101B5"/>
    <w:rsid w:val="0001051E"/>
    <w:rsid w:val="00010D7A"/>
    <w:rsid w:val="0001216A"/>
    <w:rsid w:val="000175CC"/>
    <w:rsid w:val="0002067C"/>
    <w:rsid w:val="00021FBD"/>
    <w:rsid w:val="00023D85"/>
    <w:rsid w:val="00025052"/>
    <w:rsid w:val="00025A6D"/>
    <w:rsid w:val="00025CC3"/>
    <w:rsid w:val="0002616C"/>
    <w:rsid w:val="00026911"/>
    <w:rsid w:val="00026CD3"/>
    <w:rsid w:val="00027261"/>
    <w:rsid w:val="00027B97"/>
    <w:rsid w:val="00030399"/>
    <w:rsid w:val="00031001"/>
    <w:rsid w:val="00035272"/>
    <w:rsid w:val="00035EA1"/>
    <w:rsid w:val="000373BD"/>
    <w:rsid w:val="000375CF"/>
    <w:rsid w:val="000375F0"/>
    <w:rsid w:val="00040483"/>
    <w:rsid w:val="00041508"/>
    <w:rsid w:val="00041852"/>
    <w:rsid w:val="00042A38"/>
    <w:rsid w:val="00043066"/>
    <w:rsid w:val="000451C2"/>
    <w:rsid w:val="000469F0"/>
    <w:rsid w:val="000475C6"/>
    <w:rsid w:val="00047848"/>
    <w:rsid w:val="00050E6F"/>
    <w:rsid w:val="00051EA8"/>
    <w:rsid w:val="00051F58"/>
    <w:rsid w:val="00052190"/>
    <w:rsid w:val="00053AA5"/>
    <w:rsid w:val="00053FA0"/>
    <w:rsid w:val="00055A12"/>
    <w:rsid w:val="00055F1B"/>
    <w:rsid w:val="00057B2F"/>
    <w:rsid w:val="00062E40"/>
    <w:rsid w:val="00064AC8"/>
    <w:rsid w:val="00064D93"/>
    <w:rsid w:val="00064F14"/>
    <w:rsid w:val="00065371"/>
    <w:rsid w:val="0006625B"/>
    <w:rsid w:val="000667A9"/>
    <w:rsid w:val="00067FD9"/>
    <w:rsid w:val="00071760"/>
    <w:rsid w:val="00071CEB"/>
    <w:rsid w:val="00071F22"/>
    <w:rsid w:val="00075E82"/>
    <w:rsid w:val="00080DAE"/>
    <w:rsid w:val="00083765"/>
    <w:rsid w:val="00084CFF"/>
    <w:rsid w:val="00087302"/>
    <w:rsid w:val="0008789B"/>
    <w:rsid w:val="00090245"/>
    <w:rsid w:val="00090A7D"/>
    <w:rsid w:val="000915A2"/>
    <w:rsid w:val="000945E6"/>
    <w:rsid w:val="00094945"/>
    <w:rsid w:val="00094C0D"/>
    <w:rsid w:val="00094EC1"/>
    <w:rsid w:val="0009634E"/>
    <w:rsid w:val="00096523"/>
    <w:rsid w:val="00096AC9"/>
    <w:rsid w:val="0009715F"/>
    <w:rsid w:val="00097FF9"/>
    <w:rsid w:val="000A112D"/>
    <w:rsid w:val="000A2968"/>
    <w:rsid w:val="000A5796"/>
    <w:rsid w:val="000B033D"/>
    <w:rsid w:val="000B1678"/>
    <w:rsid w:val="000B297B"/>
    <w:rsid w:val="000B2ED5"/>
    <w:rsid w:val="000B46CA"/>
    <w:rsid w:val="000B4EB7"/>
    <w:rsid w:val="000B5129"/>
    <w:rsid w:val="000B5D53"/>
    <w:rsid w:val="000B6060"/>
    <w:rsid w:val="000B68CB"/>
    <w:rsid w:val="000B692E"/>
    <w:rsid w:val="000C0735"/>
    <w:rsid w:val="000C11B2"/>
    <w:rsid w:val="000C12E1"/>
    <w:rsid w:val="000C137C"/>
    <w:rsid w:val="000C19F2"/>
    <w:rsid w:val="000C1CD7"/>
    <w:rsid w:val="000C212F"/>
    <w:rsid w:val="000C530C"/>
    <w:rsid w:val="000C72FB"/>
    <w:rsid w:val="000D7C84"/>
    <w:rsid w:val="000E04BA"/>
    <w:rsid w:val="000E0EA9"/>
    <w:rsid w:val="000E1370"/>
    <w:rsid w:val="000E1679"/>
    <w:rsid w:val="000E2BF0"/>
    <w:rsid w:val="000E4E3F"/>
    <w:rsid w:val="000E557F"/>
    <w:rsid w:val="000E5D59"/>
    <w:rsid w:val="000E6699"/>
    <w:rsid w:val="000E7798"/>
    <w:rsid w:val="000F0544"/>
    <w:rsid w:val="000F2436"/>
    <w:rsid w:val="000F2C98"/>
    <w:rsid w:val="000F3F2D"/>
    <w:rsid w:val="000F63F1"/>
    <w:rsid w:val="000F65DA"/>
    <w:rsid w:val="000F71BA"/>
    <w:rsid w:val="00100555"/>
    <w:rsid w:val="00101033"/>
    <w:rsid w:val="00103F92"/>
    <w:rsid w:val="00107D95"/>
    <w:rsid w:val="00111282"/>
    <w:rsid w:val="001118A4"/>
    <w:rsid w:val="00111987"/>
    <w:rsid w:val="00112375"/>
    <w:rsid w:val="00112E7E"/>
    <w:rsid w:val="0011314B"/>
    <w:rsid w:val="00113300"/>
    <w:rsid w:val="00113955"/>
    <w:rsid w:val="001166F5"/>
    <w:rsid w:val="001172B2"/>
    <w:rsid w:val="001207E4"/>
    <w:rsid w:val="001226AD"/>
    <w:rsid w:val="00123C4B"/>
    <w:rsid w:val="001246BE"/>
    <w:rsid w:val="00131F18"/>
    <w:rsid w:val="00135043"/>
    <w:rsid w:val="00135818"/>
    <w:rsid w:val="001403DF"/>
    <w:rsid w:val="001419A7"/>
    <w:rsid w:val="0014327E"/>
    <w:rsid w:val="0014339B"/>
    <w:rsid w:val="00146E99"/>
    <w:rsid w:val="00147315"/>
    <w:rsid w:val="0015197D"/>
    <w:rsid w:val="00151D95"/>
    <w:rsid w:val="0015395E"/>
    <w:rsid w:val="00154453"/>
    <w:rsid w:val="00155EF3"/>
    <w:rsid w:val="00157674"/>
    <w:rsid w:val="001613F5"/>
    <w:rsid w:val="00161D0D"/>
    <w:rsid w:val="001634E1"/>
    <w:rsid w:val="00163B04"/>
    <w:rsid w:val="00164A91"/>
    <w:rsid w:val="00164EF2"/>
    <w:rsid w:val="00166F48"/>
    <w:rsid w:val="001711CA"/>
    <w:rsid w:val="00171591"/>
    <w:rsid w:val="0017378F"/>
    <w:rsid w:val="00173EA7"/>
    <w:rsid w:val="001741E2"/>
    <w:rsid w:val="001753F0"/>
    <w:rsid w:val="00180BE0"/>
    <w:rsid w:val="00181644"/>
    <w:rsid w:val="00181973"/>
    <w:rsid w:val="00181B6C"/>
    <w:rsid w:val="001835D5"/>
    <w:rsid w:val="00183A9A"/>
    <w:rsid w:val="001846F2"/>
    <w:rsid w:val="00184EC1"/>
    <w:rsid w:val="001858FE"/>
    <w:rsid w:val="00186BDF"/>
    <w:rsid w:val="00187432"/>
    <w:rsid w:val="00191218"/>
    <w:rsid w:val="0019294E"/>
    <w:rsid w:val="00193026"/>
    <w:rsid w:val="00193E65"/>
    <w:rsid w:val="00196A6F"/>
    <w:rsid w:val="00196FEC"/>
    <w:rsid w:val="001A07D8"/>
    <w:rsid w:val="001A1D54"/>
    <w:rsid w:val="001A5011"/>
    <w:rsid w:val="001A541F"/>
    <w:rsid w:val="001A595F"/>
    <w:rsid w:val="001B251E"/>
    <w:rsid w:val="001B4E6B"/>
    <w:rsid w:val="001B5C14"/>
    <w:rsid w:val="001B6909"/>
    <w:rsid w:val="001B6A9A"/>
    <w:rsid w:val="001C1FAD"/>
    <w:rsid w:val="001C298C"/>
    <w:rsid w:val="001C2ABF"/>
    <w:rsid w:val="001C3274"/>
    <w:rsid w:val="001C3CB8"/>
    <w:rsid w:val="001C5C0D"/>
    <w:rsid w:val="001C63E6"/>
    <w:rsid w:val="001D0247"/>
    <w:rsid w:val="001D0CD6"/>
    <w:rsid w:val="001D1320"/>
    <w:rsid w:val="001D18C9"/>
    <w:rsid w:val="001D2AF7"/>
    <w:rsid w:val="001D3042"/>
    <w:rsid w:val="001D4B96"/>
    <w:rsid w:val="001D6ADA"/>
    <w:rsid w:val="001E2334"/>
    <w:rsid w:val="001E2CC0"/>
    <w:rsid w:val="001E2E9B"/>
    <w:rsid w:val="001E32D5"/>
    <w:rsid w:val="001E379F"/>
    <w:rsid w:val="001E38B9"/>
    <w:rsid w:val="001E66B1"/>
    <w:rsid w:val="001F0916"/>
    <w:rsid w:val="001F0C67"/>
    <w:rsid w:val="001F1B38"/>
    <w:rsid w:val="001F2ED7"/>
    <w:rsid w:val="001F340D"/>
    <w:rsid w:val="001F3A68"/>
    <w:rsid w:val="001F7539"/>
    <w:rsid w:val="002013DE"/>
    <w:rsid w:val="00201A3B"/>
    <w:rsid w:val="00201EA1"/>
    <w:rsid w:val="0020293A"/>
    <w:rsid w:val="00202BD1"/>
    <w:rsid w:val="00202C1D"/>
    <w:rsid w:val="0020367A"/>
    <w:rsid w:val="002038D0"/>
    <w:rsid w:val="00205EEC"/>
    <w:rsid w:val="002060DE"/>
    <w:rsid w:val="002066C7"/>
    <w:rsid w:val="0020694D"/>
    <w:rsid w:val="002074D2"/>
    <w:rsid w:val="00212101"/>
    <w:rsid w:val="00215F31"/>
    <w:rsid w:val="002161AA"/>
    <w:rsid w:val="0021757F"/>
    <w:rsid w:val="00217B6C"/>
    <w:rsid w:val="0022042E"/>
    <w:rsid w:val="00220E35"/>
    <w:rsid w:val="002210F6"/>
    <w:rsid w:val="00221C8A"/>
    <w:rsid w:val="00222014"/>
    <w:rsid w:val="00230062"/>
    <w:rsid w:val="00234D6C"/>
    <w:rsid w:val="00234F6B"/>
    <w:rsid w:val="00235DC0"/>
    <w:rsid w:val="00235FA6"/>
    <w:rsid w:val="002375A4"/>
    <w:rsid w:val="00237E68"/>
    <w:rsid w:val="00240056"/>
    <w:rsid w:val="002416F6"/>
    <w:rsid w:val="00241BD9"/>
    <w:rsid w:val="00242B77"/>
    <w:rsid w:val="00242F33"/>
    <w:rsid w:val="002443D9"/>
    <w:rsid w:val="0024468F"/>
    <w:rsid w:val="00244EBE"/>
    <w:rsid w:val="002450AB"/>
    <w:rsid w:val="00246883"/>
    <w:rsid w:val="002503ED"/>
    <w:rsid w:val="00254525"/>
    <w:rsid w:val="002556E8"/>
    <w:rsid w:val="00255B6E"/>
    <w:rsid w:val="002561B8"/>
    <w:rsid w:val="002564DD"/>
    <w:rsid w:val="00256A12"/>
    <w:rsid w:val="00261560"/>
    <w:rsid w:val="00261A61"/>
    <w:rsid w:val="00262A54"/>
    <w:rsid w:val="002653AE"/>
    <w:rsid w:val="00267224"/>
    <w:rsid w:val="00271997"/>
    <w:rsid w:val="00272E46"/>
    <w:rsid w:val="00275DFC"/>
    <w:rsid w:val="00276988"/>
    <w:rsid w:val="0027768D"/>
    <w:rsid w:val="002801B7"/>
    <w:rsid w:val="00281538"/>
    <w:rsid w:val="00282EB3"/>
    <w:rsid w:val="0028568E"/>
    <w:rsid w:val="00285781"/>
    <w:rsid w:val="002870E3"/>
    <w:rsid w:val="002876E2"/>
    <w:rsid w:val="002914BE"/>
    <w:rsid w:val="00294D6F"/>
    <w:rsid w:val="00296BF4"/>
    <w:rsid w:val="002975EE"/>
    <w:rsid w:val="002A310C"/>
    <w:rsid w:val="002A3172"/>
    <w:rsid w:val="002A4484"/>
    <w:rsid w:val="002A6693"/>
    <w:rsid w:val="002A66D3"/>
    <w:rsid w:val="002A7B78"/>
    <w:rsid w:val="002B0461"/>
    <w:rsid w:val="002B3F75"/>
    <w:rsid w:val="002B466D"/>
    <w:rsid w:val="002B51EC"/>
    <w:rsid w:val="002B613C"/>
    <w:rsid w:val="002B6AEA"/>
    <w:rsid w:val="002B7A81"/>
    <w:rsid w:val="002C01AD"/>
    <w:rsid w:val="002C02AD"/>
    <w:rsid w:val="002C043C"/>
    <w:rsid w:val="002C30BA"/>
    <w:rsid w:val="002C340C"/>
    <w:rsid w:val="002C3B2C"/>
    <w:rsid w:val="002C3B3F"/>
    <w:rsid w:val="002C3F11"/>
    <w:rsid w:val="002C4ED6"/>
    <w:rsid w:val="002C5E11"/>
    <w:rsid w:val="002C795C"/>
    <w:rsid w:val="002D0845"/>
    <w:rsid w:val="002D1EC9"/>
    <w:rsid w:val="002D21E3"/>
    <w:rsid w:val="002D32C9"/>
    <w:rsid w:val="002D3C6F"/>
    <w:rsid w:val="002D3D04"/>
    <w:rsid w:val="002D3EF4"/>
    <w:rsid w:val="002D5329"/>
    <w:rsid w:val="002D5A4C"/>
    <w:rsid w:val="002D5FA3"/>
    <w:rsid w:val="002D6EB9"/>
    <w:rsid w:val="002D7EA8"/>
    <w:rsid w:val="002E1108"/>
    <w:rsid w:val="002E29DE"/>
    <w:rsid w:val="002E2FCA"/>
    <w:rsid w:val="002E50B9"/>
    <w:rsid w:val="002E5D2F"/>
    <w:rsid w:val="002F0F86"/>
    <w:rsid w:val="002F1459"/>
    <w:rsid w:val="002F41B7"/>
    <w:rsid w:val="002F4272"/>
    <w:rsid w:val="002F6B7D"/>
    <w:rsid w:val="003018D3"/>
    <w:rsid w:val="003049FF"/>
    <w:rsid w:val="003058CB"/>
    <w:rsid w:val="00306B2F"/>
    <w:rsid w:val="00306C39"/>
    <w:rsid w:val="00306D62"/>
    <w:rsid w:val="00306FF1"/>
    <w:rsid w:val="0030755A"/>
    <w:rsid w:val="00311798"/>
    <w:rsid w:val="0031336B"/>
    <w:rsid w:val="00313822"/>
    <w:rsid w:val="00313847"/>
    <w:rsid w:val="003150F4"/>
    <w:rsid w:val="00315D41"/>
    <w:rsid w:val="00320BFB"/>
    <w:rsid w:val="00320F78"/>
    <w:rsid w:val="00322363"/>
    <w:rsid w:val="00323BF7"/>
    <w:rsid w:val="00323EB9"/>
    <w:rsid w:val="00324499"/>
    <w:rsid w:val="00324940"/>
    <w:rsid w:val="00325468"/>
    <w:rsid w:val="00327B31"/>
    <w:rsid w:val="00330917"/>
    <w:rsid w:val="00333468"/>
    <w:rsid w:val="00333D6F"/>
    <w:rsid w:val="00334D99"/>
    <w:rsid w:val="00335674"/>
    <w:rsid w:val="00337706"/>
    <w:rsid w:val="00337EDB"/>
    <w:rsid w:val="00340122"/>
    <w:rsid w:val="00341195"/>
    <w:rsid w:val="00341697"/>
    <w:rsid w:val="00342463"/>
    <w:rsid w:val="003428E7"/>
    <w:rsid w:val="00344A08"/>
    <w:rsid w:val="00344D6A"/>
    <w:rsid w:val="00344ED1"/>
    <w:rsid w:val="00345D74"/>
    <w:rsid w:val="00346A7F"/>
    <w:rsid w:val="0035258A"/>
    <w:rsid w:val="00356E9D"/>
    <w:rsid w:val="003573CC"/>
    <w:rsid w:val="00361A10"/>
    <w:rsid w:val="003628BC"/>
    <w:rsid w:val="00362F45"/>
    <w:rsid w:val="00364CFA"/>
    <w:rsid w:val="00365A80"/>
    <w:rsid w:val="00367A63"/>
    <w:rsid w:val="00367A80"/>
    <w:rsid w:val="00370F71"/>
    <w:rsid w:val="003731B8"/>
    <w:rsid w:val="00375B43"/>
    <w:rsid w:val="003764E3"/>
    <w:rsid w:val="003823F9"/>
    <w:rsid w:val="00382A0F"/>
    <w:rsid w:val="00385F18"/>
    <w:rsid w:val="003903E5"/>
    <w:rsid w:val="0039091A"/>
    <w:rsid w:val="0039340E"/>
    <w:rsid w:val="00397289"/>
    <w:rsid w:val="003A54F6"/>
    <w:rsid w:val="003A6061"/>
    <w:rsid w:val="003B3685"/>
    <w:rsid w:val="003B661A"/>
    <w:rsid w:val="003B7DF5"/>
    <w:rsid w:val="003C513C"/>
    <w:rsid w:val="003C5758"/>
    <w:rsid w:val="003C5E23"/>
    <w:rsid w:val="003C6214"/>
    <w:rsid w:val="003C7CBE"/>
    <w:rsid w:val="003D14FF"/>
    <w:rsid w:val="003D221B"/>
    <w:rsid w:val="003D2A0D"/>
    <w:rsid w:val="003D2C17"/>
    <w:rsid w:val="003D30E4"/>
    <w:rsid w:val="003D3B6F"/>
    <w:rsid w:val="003D3C03"/>
    <w:rsid w:val="003D48F2"/>
    <w:rsid w:val="003D4C76"/>
    <w:rsid w:val="003D4C7B"/>
    <w:rsid w:val="003D4F6C"/>
    <w:rsid w:val="003D6000"/>
    <w:rsid w:val="003D6993"/>
    <w:rsid w:val="003D6C6B"/>
    <w:rsid w:val="003D7335"/>
    <w:rsid w:val="003D7673"/>
    <w:rsid w:val="003E015B"/>
    <w:rsid w:val="003E148F"/>
    <w:rsid w:val="003E2248"/>
    <w:rsid w:val="003E227E"/>
    <w:rsid w:val="003E7023"/>
    <w:rsid w:val="003E727F"/>
    <w:rsid w:val="003E76B7"/>
    <w:rsid w:val="003E7A83"/>
    <w:rsid w:val="003F0878"/>
    <w:rsid w:val="003F149B"/>
    <w:rsid w:val="003F2C8F"/>
    <w:rsid w:val="003F2D4B"/>
    <w:rsid w:val="003F76AE"/>
    <w:rsid w:val="004012EF"/>
    <w:rsid w:val="00405B87"/>
    <w:rsid w:val="0041011C"/>
    <w:rsid w:val="00410E10"/>
    <w:rsid w:val="00411145"/>
    <w:rsid w:val="00413083"/>
    <w:rsid w:val="00413517"/>
    <w:rsid w:val="00413895"/>
    <w:rsid w:val="00415B73"/>
    <w:rsid w:val="004170E5"/>
    <w:rsid w:val="00417A91"/>
    <w:rsid w:val="0042366B"/>
    <w:rsid w:val="00423C68"/>
    <w:rsid w:val="00423D74"/>
    <w:rsid w:val="00427394"/>
    <w:rsid w:val="004304D9"/>
    <w:rsid w:val="00431192"/>
    <w:rsid w:val="0043122C"/>
    <w:rsid w:val="00431405"/>
    <w:rsid w:val="004316AA"/>
    <w:rsid w:val="00432044"/>
    <w:rsid w:val="00432481"/>
    <w:rsid w:val="004325D1"/>
    <w:rsid w:val="00432802"/>
    <w:rsid w:val="00433BCE"/>
    <w:rsid w:val="0044136D"/>
    <w:rsid w:val="004426EF"/>
    <w:rsid w:val="004433C0"/>
    <w:rsid w:val="00450086"/>
    <w:rsid w:val="0045040A"/>
    <w:rsid w:val="00453484"/>
    <w:rsid w:val="004540AA"/>
    <w:rsid w:val="004563E7"/>
    <w:rsid w:val="00457453"/>
    <w:rsid w:val="00457B89"/>
    <w:rsid w:val="00457C44"/>
    <w:rsid w:val="00457C88"/>
    <w:rsid w:val="0046035C"/>
    <w:rsid w:val="00460C8C"/>
    <w:rsid w:val="0046136A"/>
    <w:rsid w:val="00461371"/>
    <w:rsid w:val="00461762"/>
    <w:rsid w:val="00462378"/>
    <w:rsid w:val="00464520"/>
    <w:rsid w:val="00464F0D"/>
    <w:rsid w:val="0046568C"/>
    <w:rsid w:val="00466E31"/>
    <w:rsid w:val="00467A04"/>
    <w:rsid w:val="00470638"/>
    <w:rsid w:val="004719CA"/>
    <w:rsid w:val="00471FE6"/>
    <w:rsid w:val="00473663"/>
    <w:rsid w:val="00473E00"/>
    <w:rsid w:val="00474579"/>
    <w:rsid w:val="0048080B"/>
    <w:rsid w:val="0048090A"/>
    <w:rsid w:val="0048128D"/>
    <w:rsid w:val="00481FC8"/>
    <w:rsid w:val="004829DE"/>
    <w:rsid w:val="00485F68"/>
    <w:rsid w:val="00486460"/>
    <w:rsid w:val="004906A3"/>
    <w:rsid w:val="004906CE"/>
    <w:rsid w:val="00490AC0"/>
    <w:rsid w:val="00490B39"/>
    <w:rsid w:val="0049351A"/>
    <w:rsid w:val="00494781"/>
    <w:rsid w:val="0049746A"/>
    <w:rsid w:val="004975FD"/>
    <w:rsid w:val="004A04E4"/>
    <w:rsid w:val="004A07E3"/>
    <w:rsid w:val="004A2416"/>
    <w:rsid w:val="004A43FA"/>
    <w:rsid w:val="004A4B2E"/>
    <w:rsid w:val="004A6B98"/>
    <w:rsid w:val="004B13B1"/>
    <w:rsid w:val="004B21B5"/>
    <w:rsid w:val="004B4BB6"/>
    <w:rsid w:val="004B6133"/>
    <w:rsid w:val="004B687D"/>
    <w:rsid w:val="004B769A"/>
    <w:rsid w:val="004B79CA"/>
    <w:rsid w:val="004C1084"/>
    <w:rsid w:val="004C10A5"/>
    <w:rsid w:val="004C1210"/>
    <w:rsid w:val="004C2E61"/>
    <w:rsid w:val="004C378D"/>
    <w:rsid w:val="004C5401"/>
    <w:rsid w:val="004D0A4D"/>
    <w:rsid w:val="004D36E9"/>
    <w:rsid w:val="004D3CE6"/>
    <w:rsid w:val="004D3D9C"/>
    <w:rsid w:val="004D4222"/>
    <w:rsid w:val="004D50E2"/>
    <w:rsid w:val="004D5CA5"/>
    <w:rsid w:val="004D7975"/>
    <w:rsid w:val="004D7D36"/>
    <w:rsid w:val="004E2118"/>
    <w:rsid w:val="004E2F0E"/>
    <w:rsid w:val="004E2FD9"/>
    <w:rsid w:val="004E30EE"/>
    <w:rsid w:val="004E4DE2"/>
    <w:rsid w:val="004E600A"/>
    <w:rsid w:val="004E62B1"/>
    <w:rsid w:val="004E64D5"/>
    <w:rsid w:val="004E650F"/>
    <w:rsid w:val="004E66BE"/>
    <w:rsid w:val="004E6743"/>
    <w:rsid w:val="004E727A"/>
    <w:rsid w:val="004E7628"/>
    <w:rsid w:val="004E7B81"/>
    <w:rsid w:val="004F129E"/>
    <w:rsid w:val="004F5394"/>
    <w:rsid w:val="004F6019"/>
    <w:rsid w:val="00500494"/>
    <w:rsid w:val="00501301"/>
    <w:rsid w:val="00501BE5"/>
    <w:rsid w:val="00502360"/>
    <w:rsid w:val="005030E4"/>
    <w:rsid w:val="00506A0E"/>
    <w:rsid w:val="00506B7D"/>
    <w:rsid w:val="00506F5F"/>
    <w:rsid w:val="00512787"/>
    <w:rsid w:val="0051331F"/>
    <w:rsid w:val="005138F2"/>
    <w:rsid w:val="0051425F"/>
    <w:rsid w:val="00514C37"/>
    <w:rsid w:val="005160CD"/>
    <w:rsid w:val="00516B27"/>
    <w:rsid w:val="00523060"/>
    <w:rsid w:val="00523D90"/>
    <w:rsid w:val="00524C4C"/>
    <w:rsid w:val="00530A73"/>
    <w:rsid w:val="0053301A"/>
    <w:rsid w:val="00533C25"/>
    <w:rsid w:val="00534A37"/>
    <w:rsid w:val="00536272"/>
    <w:rsid w:val="005406CC"/>
    <w:rsid w:val="005423E5"/>
    <w:rsid w:val="0054398C"/>
    <w:rsid w:val="005472D6"/>
    <w:rsid w:val="005476CC"/>
    <w:rsid w:val="00547814"/>
    <w:rsid w:val="00550398"/>
    <w:rsid w:val="00553593"/>
    <w:rsid w:val="00556A7C"/>
    <w:rsid w:val="00556FFE"/>
    <w:rsid w:val="00560C95"/>
    <w:rsid w:val="00561EA3"/>
    <w:rsid w:val="00562383"/>
    <w:rsid w:val="00563EC8"/>
    <w:rsid w:val="00566DB3"/>
    <w:rsid w:val="005703A9"/>
    <w:rsid w:val="00571E7D"/>
    <w:rsid w:val="00573BC5"/>
    <w:rsid w:val="0057411C"/>
    <w:rsid w:val="00576846"/>
    <w:rsid w:val="00576B97"/>
    <w:rsid w:val="005802B7"/>
    <w:rsid w:val="00581103"/>
    <w:rsid w:val="00581F5F"/>
    <w:rsid w:val="0058408A"/>
    <w:rsid w:val="005847FD"/>
    <w:rsid w:val="0058686D"/>
    <w:rsid w:val="00587676"/>
    <w:rsid w:val="005921ED"/>
    <w:rsid w:val="0059513D"/>
    <w:rsid w:val="00595AB1"/>
    <w:rsid w:val="00595BE9"/>
    <w:rsid w:val="005963F5"/>
    <w:rsid w:val="005A09D6"/>
    <w:rsid w:val="005A1764"/>
    <w:rsid w:val="005A1D38"/>
    <w:rsid w:val="005A295B"/>
    <w:rsid w:val="005A2D62"/>
    <w:rsid w:val="005A3752"/>
    <w:rsid w:val="005A3F7C"/>
    <w:rsid w:val="005A402B"/>
    <w:rsid w:val="005A6320"/>
    <w:rsid w:val="005A641C"/>
    <w:rsid w:val="005A7BDC"/>
    <w:rsid w:val="005A7E49"/>
    <w:rsid w:val="005B0013"/>
    <w:rsid w:val="005B0FD3"/>
    <w:rsid w:val="005B5381"/>
    <w:rsid w:val="005B63BD"/>
    <w:rsid w:val="005B6A8D"/>
    <w:rsid w:val="005B70C7"/>
    <w:rsid w:val="005C033F"/>
    <w:rsid w:val="005C07D2"/>
    <w:rsid w:val="005C119D"/>
    <w:rsid w:val="005C3483"/>
    <w:rsid w:val="005C45AF"/>
    <w:rsid w:val="005C4F9B"/>
    <w:rsid w:val="005C5ABA"/>
    <w:rsid w:val="005D02C4"/>
    <w:rsid w:val="005D3787"/>
    <w:rsid w:val="005D4B54"/>
    <w:rsid w:val="005D4CF4"/>
    <w:rsid w:val="005D69C2"/>
    <w:rsid w:val="005D6AF9"/>
    <w:rsid w:val="005D6CAF"/>
    <w:rsid w:val="005D7084"/>
    <w:rsid w:val="005D74F7"/>
    <w:rsid w:val="005E0A1D"/>
    <w:rsid w:val="005E6580"/>
    <w:rsid w:val="005F1325"/>
    <w:rsid w:val="005F2339"/>
    <w:rsid w:val="005F26A5"/>
    <w:rsid w:val="005F29AD"/>
    <w:rsid w:val="005F342A"/>
    <w:rsid w:val="005F5716"/>
    <w:rsid w:val="005F5A32"/>
    <w:rsid w:val="005F7B79"/>
    <w:rsid w:val="00600D1C"/>
    <w:rsid w:val="006032DB"/>
    <w:rsid w:val="00603473"/>
    <w:rsid w:val="00604416"/>
    <w:rsid w:val="00604FC2"/>
    <w:rsid w:val="00605F4C"/>
    <w:rsid w:val="00606EC7"/>
    <w:rsid w:val="00610F93"/>
    <w:rsid w:val="00611347"/>
    <w:rsid w:val="006137D9"/>
    <w:rsid w:val="006142E7"/>
    <w:rsid w:val="00614D97"/>
    <w:rsid w:val="00615BDA"/>
    <w:rsid w:val="00615E33"/>
    <w:rsid w:val="006166BE"/>
    <w:rsid w:val="0061746A"/>
    <w:rsid w:val="0061748D"/>
    <w:rsid w:val="0061788E"/>
    <w:rsid w:val="006178C7"/>
    <w:rsid w:val="00620CB0"/>
    <w:rsid w:val="0062271F"/>
    <w:rsid w:val="0062314C"/>
    <w:rsid w:val="00623FDE"/>
    <w:rsid w:val="0062499A"/>
    <w:rsid w:val="00625E9A"/>
    <w:rsid w:val="0062621E"/>
    <w:rsid w:val="00627F5D"/>
    <w:rsid w:val="0063160F"/>
    <w:rsid w:val="0063372B"/>
    <w:rsid w:val="00636030"/>
    <w:rsid w:val="00636D81"/>
    <w:rsid w:val="0064287D"/>
    <w:rsid w:val="00642B46"/>
    <w:rsid w:val="00642E0A"/>
    <w:rsid w:val="00643C47"/>
    <w:rsid w:val="0064494C"/>
    <w:rsid w:val="00644E44"/>
    <w:rsid w:val="00645076"/>
    <w:rsid w:val="00652CB1"/>
    <w:rsid w:val="006557C2"/>
    <w:rsid w:val="00656350"/>
    <w:rsid w:val="006564E0"/>
    <w:rsid w:val="00656724"/>
    <w:rsid w:val="00656A08"/>
    <w:rsid w:val="006570F8"/>
    <w:rsid w:val="00663AA7"/>
    <w:rsid w:val="00663DE1"/>
    <w:rsid w:val="00665364"/>
    <w:rsid w:val="00665588"/>
    <w:rsid w:val="00665BCF"/>
    <w:rsid w:val="00665EC0"/>
    <w:rsid w:val="00666126"/>
    <w:rsid w:val="006667FC"/>
    <w:rsid w:val="00667065"/>
    <w:rsid w:val="0066736A"/>
    <w:rsid w:val="00667C14"/>
    <w:rsid w:val="00671638"/>
    <w:rsid w:val="00671EB0"/>
    <w:rsid w:val="006727F0"/>
    <w:rsid w:val="00676AB5"/>
    <w:rsid w:val="00681D58"/>
    <w:rsid w:val="0068219D"/>
    <w:rsid w:val="006827B7"/>
    <w:rsid w:val="00682A89"/>
    <w:rsid w:val="0068351E"/>
    <w:rsid w:val="006840E4"/>
    <w:rsid w:val="00685A4B"/>
    <w:rsid w:val="00686279"/>
    <w:rsid w:val="0069344A"/>
    <w:rsid w:val="0069363F"/>
    <w:rsid w:val="00695498"/>
    <w:rsid w:val="00695E60"/>
    <w:rsid w:val="00696654"/>
    <w:rsid w:val="00696BB9"/>
    <w:rsid w:val="00697731"/>
    <w:rsid w:val="006A1AE8"/>
    <w:rsid w:val="006A1BE2"/>
    <w:rsid w:val="006A31DA"/>
    <w:rsid w:val="006A6258"/>
    <w:rsid w:val="006A67FE"/>
    <w:rsid w:val="006A7774"/>
    <w:rsid w:val="006B06CB"/>
    <w:rsid w:val="006B3F64"/>
    <w:rsid w:val="006B5295"/>
    <w:rsid w:val="006B59E3"/>
    <w:rsid w:val="006B67F0"/>
    <w:rsid w:val="006C0CFE"/>
    <w:rsid w:val="006C1566"/>
    <w:rsid w:val="006C24AA"/>
    <w:rsid w:val="006C2F1D"/>
    <w:rsid w:val="006C33EE"/>
    <w:rsid w:val="006C6EED"/>
    <w:rsid w:val="006D0443"/>
    <w:rsid w:val="006D059B"/>
    <w:rsid w:val="006D1C10"/>
    <w:rsid w:val="006D2131"/>
    <w:rsid w:val="006D4DF7"/>
    <w:rsid w:val="006D7687"/>
    <w:rsid w:val="006E0288"/>
    <w:rsid w:val="006E0C65"/>
    <w:rsid w:val="006E1060"/>
    <w:rsid w:val="006E320B"/>
    <w:rsid w:val="006E3B55"/>
    <w:rsid w:val="006E419F"/>
    <w:rsid w:val="006E616C"/>
    <w:rsid w:val="006E738D"/>
    <w:rsid w:val="006F308D"/>
    <w:rsid w:val="006F5262"/>
    <w:rsid w:val="006F5ADF"/>
    <w:rsid w:val="006F6F49"/>
    <w:rsid w:val="006F71F0"/>
    <w:rsid w:val="00703253"/>
    <w:rsid w:val="007036B3"/>
    <w:rsid w:val="00703BB0"/>
    <w:rsid w:val="00705441"/>
    <w:rsid w:val="007068FC"/>
    <w:rsid w:val="00706EF6"/>
    <w:rsid w:val="00707221"/>
    <w:rsid w:val="0071188A"/>
    <w:rsid w:val="0071243B"/>
    <w:rsid w:val="00712BB6"/>
    <w:rsid w:val="00714F0B"/>
    <w:rsid w:val="00715362"/>
    <w:rsid w:val="00715938"/>
    <w:rsid w:val="00715EE4"/>
    <w:rsid w:val="00717964"/>
    <w:rsid w:val="00717A85"/>
    <w:rsid w:val="0072134F"/>
    <w:rsid w:val="00721E83"/>
    <w:rsid w:val="00724288"/>
    <w:rsid w:val="00724682"/>
    <w:rsid w:val="00727D7F"/>
    <w:rsid w:val="007308C7"/>
    <w:rsid w:val="00733E6D"/>
    <w:rsid w:val="00733FDC"/>
    <w:rsid w:val="00740E22"/>
    <w:rsid w:val="00741473"/>
    <w:rsid w:val="00742F0D"/>
    <w:rsid w:val="00745723"/>
    <w:rsid w:val="00745CCD"/>
    <w:rsid w:val="00752329"/>
    <w:rsid w:val="00752C8A"/>
    <w:rsid w:val="007534EC"/>
    <w:rsid w:val="00753BFC"/>
    <w:rsid w:val="007549BA"/>
    <w:rsid w:val="00754E0D"/>
    <w:rsid w:val="007558CA"/>
    <w:rsid w:val="00756C88"/>
    <w:rsid w:val="00756FA1"/>
    <w:rsid w:val="00760A45"/>
    <w:rsid w:val="00761318"/>
    <w:rsid w:val="00761631"/>
    <w:rsid w:val="00761B3C"/>
    <w:rsid w:val="0076380E"/>
    <w:rsid w:val="007641DB"/>
    <w:rsid w:val="00764750"/>
    <w:rsid w:val="0076576B"/>
    <w:rsid w:val="007661FD"/>
    <w:rsid w:val="0076736A"/>
    <w:rsid w:val="00767BA3"/>
    <w:rsid w:val="00770701"/>
    <w:rsid w:val="00770FB0"/>
    <w:rsid w:val="007724CD"/>
    <w:rsid w:val="00773288"/>
    <w:rsid w:val="0077392E"/>
    <w:rsid w:val="00773FCF"/>
    <w:rsid w:val="0077448C"/>
    <w:rsid w:val="0077504A"/>
    <w:rsid w:val="007756B6"/>
    <w:rsid w:val="007769AF"/>
    <w:rsid w:val="007774E0"/>
    <w:rsid w:val="00781667"/>
    <w:rsid w:val="00782877"/>
    <w:rsid w:val="00786B26"/>
    <w:rsid w:val="007873B5"/>
    <w:rsid w:val="007912B3"/>
    <w:rsid w:val="007912D3"/>
    <w:rsid w:val="00792F2F"/>
    <w:rsid w:val="007930BC"/>
    <w:rsid w:val="007957A3"/>
    <w:rsid w:val="0079591A"/>
    <w:rsid w:val="00795BDB"/>
    <w:rsid w:val="00796507"/>
    <w:rsid w:val="00796E1A"/>
    <w:rsid w:val="007977C4"/>
    <w:rsid w:val="007A0288"/>
    <w:rsid w:val="007A070B"/>
    <w:rsid w:val="007A2BA2"/>
    <w:rsid w:val="007A3115"/>
    <w:rsid w:val="007A4873"/>
    <w:rsid w:val="007A5B45"/>
    <w:rsid w:val="007B0A2F"/>
    <w:rsid w:val="007B115F"/>
    <w:rsid w:val="007B13CB"/>
    <w:rsid w:val="007B1CAB"/>
    <w:rsid w:val="007B1FEF"/>
    <w:rsid w:val="007B252C"/>
    <w:rsid w:val="007B2AE8"/>
    <w:rsid w:val="007B51C1"/>
    <w:rsid w:val="007B6861"/>
    <w:rsid w:val="007B6941"/>
    <w:rsid w:val="007B6BDF"/>
    <w:rsid w:val="007B7084"/>
    <w:rsid w:val="007C2057"/>
    <w:rsid w:val="007C24A4"/>
    <w:rsid w:val="007C4871"/>
    <w:rsid w:val="007C4AF9"/>
    <w:rsid w:val="007C6E38"/>
    <w:rsid w:val="007D0832"/>
    <w:rsid w:val="007D0F81"/>
    <w:rsid w:val="007D0FBC"/>
    <w:rsid w:val="007D1625"/>
    <w:rsid w:val="007D1DDB"/>
    <w:rsid w:val="007D2A46"/>
    <w:rsid w:val="007D68A9"/>
    <w:rsid w:val="007D7232"/>
    <w:rsid w:val="007D744D"/>
    <w:rsid w:val="007D7E31"/>
    <w:rsid w:val="007E1379"/>
    <w:rsid w:val="007E28E7"/>
    <w:rsid w:val="007E2EB6"/>
    <w:rsid w:val="007E35A2"/>
    <w:rsid w:val="007E3D4B"/>
    <w:rsid w:val="007E43A8"/>
    <w:rsid w:val="007E4E8C"/>
    <w:rsid w:val="007E5225"/>
    <w:rsid w:val="007E7822"/>
    <w:rsid w:val="007E7BB3"/>
    <w:rsid w:val="007F1542"/>
    <w:rsid w:val="007F296F"/>
    <w:rsid w:val="007F36CA"/>
    <w:rsid w:val="007F57B3"/>
    <w:rsid w:val="007F6217"/>
    <w:rsid w:val="007F7450"/>
    <w:rsid w:val="007F74EF"/>
    <w:rsid w:val="007F7BEA"/>
    <w:rsid w:val="00800511"/>
    <w:rsid w:val="00800CAC"/>
    <w:rsid w:val="00801A67"/>
    <w:rsid w:val="00801A73"/>
    <w:rsid w:val="00801ACA"/>
    <w:rsid w:val="00801D0D"/>
    <w:rsid w:val="00802030"/>
    <w:rsid w:val="00803070"/>
    <w:rsid w:val="00803367"/>
    <w:rsid w:val="00803BEC"/>
    <w:rsid w:val="008042AA"/>
    <w:rsid w:val="00805437"/>
    <w:rsid w:val="00805881"/>
    <w:rsid w:val="00806EBE"/>
    <w:rsid w:val="00810659"/>
    <w:rsid w:val="00811992"/>
    <w:rsid w:val="00812427"/>
    <w:rsid w:val="00813665"/>
    <w:rsid w:val="00814E85"/>
    <w:rsid w:val="008159C9"/>
    <w:rsid w:val="00816874"/>
    <w:rsid w:val="008175A1"/>
    <w:rsid w:val="008202D2"/>
    <w:rsid w:val="00821395"/>
    <w:rsid w:val="00823C0A"/>
    <w:rsid w:val="00825E02"/>
    <w:rsid w:val="00826289"/>
    <w:rsid w:val="00827A40"/>
    <w:rsid w:val="008308B9"/>
    <w:rsid w:val="008313BF"/>
    <w:rsid w:val="00833084"/>
    <w:rsid w:val="00836171"/>
    <w:rsid w:val="008371A6"/>
    <w:rsid w:val="00840557"/>
    <w:rsid w:val="00840CAA"/>
    <w:rsid w:val="00842334"/>
    <w:rsid w:val="00842E2F"/>
    <w:rsid w:val="008442AB"/>
    <w:rsid w:val="00844981"/>
    <w:rsid w:val="00846257"/>
    <w:rsid w:val="00846BD5"/>
    <w:rsid w:val="00846CEA"/>
    <w:rsid w:val="00846DA7"/>
    <w:rsid w:val="008516BD"/>
    <w:rsid w:val="00853C77"/>
    <w:rsid w:val="0085722D"/>
    <w:rsid w:val="00857F55"/>
    <w:rsid w:val="00860AB1"/>
    <w:rsid w:val="00861404"/>
    <w:rsid w:val="00863F16"/>
    <w:rsid w:val="00864546"/>
    <w:rsid w:val="00864E5D"/>
    <w:rsid w:val="00866A59"/>
    <w:rsid w:val="00866E43"/>
    <w:rsid w:val="00867535"/>
    <w:rsid w:val="00871058"/>
    <w:rsid w:val="00871139"/>
    <w:rsid w:val="008712B4"/>
    <w:rsid w:val="008714C9"/>
    <w:rsid w:val="00873893"/>
    <w:rsid w:val="00874CD8"/>
    <w:rsid w:val="00875C43"/>
    <w:rsid w:val="00876844"/>
    <w:rsid w:val="00877BC8"/>
    <w:rsid w:val="008828A9"/>
    <w:rsid w:val="00882BFD"/>
    <w:rsid w:val="00885A96"/>
    <w:rsid w:val="008863B9"/>
    <w:rsid w:val="008878BB"/>
    <w:rsid w:val="00891C93"/>
    <w:rsid w:val="00892B7A"/>
    <w:rsid w:val="008956B1"/>
    <w:rsid w:val="00895998"/>
    <w:rsid w:val="008A093B"/>
    <w:rsid w:val="008A0FB5"/>
    <w:rsid w:val="008A177A"/>
    <w:rsid w:val="008A1F0B"/>
    <w:rsid w:val="008A2387"/>
    <w:rsid w:val="008A27C3"/>
    <w:rsid w:val="008A345F"/>
    <w:rsid w:val="008A5A83"/>
    <w:rsid w:val="008A62EB"/>
    <w:rsid w:val="008A7039"/>
    <w:rsid w:val="008B000B"/>
    <w:rsid w:val="008B0147"/>
    <w:rsid w:val="008B04A1"/>
    <w:rsid w:val="008B0710"/>
    <w:rsid w:val="008B23FE"/>
    <w:rsid w:val="008B2B90"/>
    <w:rsid w:val="008B5A49"/>
    <w:rsid w:val="008B7188"/>
    <w:rsid w:val="008C24F2"/>
    <w:rsid w:val="008C3393"/>
    <w:rsid w:val="008C3FCB"/>
    <w:rsid w:val="008C61E4"/>
    <w:rsid w:val="008C66B4"/>
    <w:rsid w:val="008C6CB4"/>
    <w:rsid w:val="008C7540"/>
    <w:rsid w:val="008D0FFB"/>
    <w:rsid w:val="008D1901"/>
    <w:rsid w:val="008D2227"/>
    <w:rsid w:val="008D3F1A"/>
    <w:rsid w:val="008D5EAD"/>
    <w:rsid w:val="008D6277"/>
    <w:rsid w:val="008D66F3"/>
    <w:rsid w:val="008E0948"/>
    <w:rsid w:val="008E0C94"/>
    <w:rsid w:val="008E1A58"/>
    <w:rsid w:val="008E25B6"/>
    <w:rsid w:val="008E2D6D"/>
    <w:rsid w:val="008E3968"/>
    <w:rsid w:val="008F0BF5"/>
    <w:rsid w:val="008F2D30"/>
    <w:rsid w:val="008F337A"/>
    <w:rsid w:val="008F3860"/>
    <w:rsid w:val="008F3ACE"/>
    <w:rsid w:val="008F4030"/>
    <w:rsid w:val="008F68AF"/>
    <w:rsid w:val="008F6F55"/>
    <w:rsid w:val="00900FCD"/>
    <w:rsid w:val="009010F3"/>
    <w:rsid w:val="00902AF1"/>
    <w:rsid w:val="00904CED"/>
    <w:rsid w:val="00906489"/>
    <w:rsid w:val="00907720"/>
    <w:rsid w:val="00907DE7"/>
    <w:rsid w:val="009107C7"/>
    <w:rsid w:val="009111CB"/>
    <w:rsid w:val="00912482"/>
    <w:rsid w:val="0091295E"/>
    <w:rsid w:val="009134FD"/>
    <w:rsid w:val="00915813"/>
    <w:rsid w:val="00915C3A"/>
    <w:rsid w:val="00915DE9"/>
    <w:rsid w:val="00915EC0"/>
    <w:rsid w:val="00916C88"/>
    <w:rsid w:val="009176C2"/>
    <w:rsid w:val="00917926"/>
    <w:rsid w:val="00917DB6"/>
    <w:rsid w:val="00920198"/>
    <w:rsid w:val="009222BA"/>
    <w:rsid w:val="00926CEA"/>
    <w:rsid w:val="009279FC"/>
    <w:rsid w:val="00930183"/>
    <w:rsid w:val="009302C5"/>
    <w:rsid w:val="00932946"/>
    <w:rsid w:val="00934D28"/>
    <w:rsid w:val="009355A0"/>
    <w:rsid w:val="00935B20"/>
    <w:rsid w:val="0093700B"/>
    <w:rsid w:val="00937BAF"/>
    <w:rsid w:val="00940EB0"/>
    <w:rsid w:val="00941353"/>
    <w:rsid w:val="009419AB"/>
    <w:rsid w:val="009436D4"/>
    <w:rsid w:val="009462AB"/>
    <w:rsid w:val="00951347"/>
    <w:rsid w:val="009520FB"/>
    <w:rsid w:val="00953465"/>
    <w:rsid w:val="009560A2"/>
    <w:rsid w:val="009572D7"/>
    <w:rsid w:val="00957E1A"/>
    <w:rsid w:val="009648CB"/>
    <w:rsid w:val="009651F8"/>
    <w:rsid w:val="00967157"/>
    <w:rsid w:val="00967590"/>
    <w:rsid w:val="009678F5"/>
    <w:rsid w:val="009710DD"/>
    <w:rsid w:val="00973FBC"/>
    <w:rsid w:val="00974ED7"/>
    <w:rsid w:val="00975D51"/>
    <w:rsid w:val="00977940"/>
    <w:rsid w:val="0098009B"/>
    <w:rsid w:val="00981DE5"/>
    <w:rsid w:val="00984900"/>
    <w:rsid w:val="009857BA"/>
    <w:rsid w:val="009900BE"/>
    <w:rsid w:val="009906CF"/>
    <w:rsid w:val="00991566"/>
    <w:rsid w:val="009915E7"/>
    <w:rsid w:val="0099267F"/>
    <w:rsid w:val="00992F2B"/>
    <w:rsid w:val="00997006"/>
    <w:rsid w:val="009977BD"/>
    <w:rsid w:val="009A34F0"/>
    <w:rsid w:val="009A5EC3"/>
    <w:rsid w:val="009B05BB"/>
    <w:rsid w:val="009B26E8"/>
    <w:rsid w:val="009B4138"/>
    <w:rsid w:val="009B42D3"/>
    <w:rsid w:val="009B4559"/>
    <w:rsid w:val="009B5794"/>
    <w:rsid w:val="009B5A53"/>
    <w:rsid w:val="009B63D8"/>
    <w:rsid w:val="009C2726"/>
    <w:rsid w:val="009C301F"/>
    <w:rsid w:val="009C644C"/>
    <w:rsid w:val="009C71A4"/>
    <w:rsid w:val="009C7FF6"/>
    <w:rsid w:val="009D00A5"/>
    <w:rsid w:val="009D0CE9"/>
    <w:rsid w:val="009D16AE"/>
    <w:rsid w:val="009D16BF"/>
    <w:rsid w:val="009D217C"/>
    <w:rsid w:val="009D2BD4"/>
    <w:rsid w:val="009D2CDB"/>
    <w:rsid w:val="009D370C"/>
    <w:rsid w:val="009D3C76"/>
    <w:rsid w:val="009D4274"/>
    <w:rsid w:val="009D45C1"/>
    <w:rsid w:val="009D4AA2"/>
    <w:rsid w:val="009E133B"/>
    <w:rsid w:val="009E2358"/>
    <w:rsid w:val="009E29E7"/>
    <w:rsid w:val="009E2F34"/>
    <w:rsid w:val="009E2FAB"/>
    <w:rsid w:val="009E561E"/>
    <w:rsid w:val="009E5D07"/>
    <w:rsid w:val="009E61D8"/>
    <w:rsid w:val="009F073B"/>
    <w:rsid w:val="009F1DB9"/>
    <w:rsid w:val="009F3231"/>
    <w:rsid w:val="009F6CA1"/>
    <w:rsid w:val="009F7173"/>
    <w:rsid w:val="00A01495"/>
    <w:rsid w:val="00A01652"/>
    <w:rsid w:val="00A02293"/>
    <w:rsid w:val="00A02BF2"/>
    <w:rsid w:val="00A0561F"/>
    <w:rsid w:val="00A060CE"/>
    <w:rsid w:val="00A06C59"/>
    <w:rsid w:val="00A07464"/>
    <w:rsid w:val="00A07767"/>
    <w:rsid w:val="00A10BDD"/>
    <w:rsid w:val="00A1155A"/>
    <w:rsid w:val="00A12AC8"/>
    <w:rsid w:val="00A15146"/>
    <w:rsid w:val="00A20464"/>
    <w:rsid w:val="00A20ED4"/>
    <w:rsid w:val="00A21093"/>
    <w:rsid w:val="00A21F29"/>
    <w:rsid w:val="00A23D11"/>
    <w:rsid w:val="00A24128"/>
    <w:rsid w:val="00A24D9F"/>
    <w:rsid w:val="00A31136"/>
    <w:rsid w:val="00A3427F"/>
    <w:rsid w:val="00A34B1B"/>
    <w:rsid w:val="00A362FA"/>
    <w:rsid w:val="00A36339"/>
    <w:rsid w:val="00A40DF2"/>
    <w:rsid w:val="00A42136"/>
    <w:rsid w:val="00A4497B"/>
    <w:rsid w:val="00A44A4E"/>
    <w:rsid w:val="00A45BA7"/>
    <w:rsid w:val="00A46D09"/>
    <w:rsid w:val="00A51268"/>
    <w:rsid w:val="00A52175"/>
    <w:rsid w:val="00A52B2E"/>
    <w:rsid w:val="00A55032"/>
    <w:rsid w:val="00A55891"/>
    <w:rsid w:val="00A5705C"/>
    <w:rsid w:val="00A616D3"/>
    <w:rsid w:val="00A628BC"/>
    <w:rsid w:val="00A63096"/>
    <w:rsid w:val="00A6453B"/>
    <w:rsid w:val="00A649F1"/>
    <w:rsid w:val="00A64DBE"/>
    <w:rsid w:val="00A64E48"/>
    <w:rsid w:val="00A65AFB"/>
    <w:rsid w:val="00A66F2D"/>
    <w:rsid w:val="00A671DC"/>
    <w:rsid w:val="00A716F2"/>
    <w:rsid w:val="00A72A58"/>
    <w:rsid w:val="00A734A1"/>
    <w:rsid w:val="00A7395B"/>
    <w:rsid w:val="00A753EB"/>
    <w:rsid w:val="00A76260"/>
    <w:rsid w:val="00A77AEA"/>
    <w:rsid w:val="00A80D37"/>
    <w:rsid w:val="00A81D8F"/>
    <w:rsid w:val="00A83876"/>
    <w:rsid w:val="00A9142D"/>
    <w:rsid w:val="00A914E3"/>
    <w:rsid w:val="00A91626"/>
    <w:rsid w:val="00A91BFE"/>
    <w:rsid w:val="00A92EAC"/>
    <w:rsid w:val="00A93189"/>
    <w:rsid w:val="00A93A47"/>
    <w:rsid w:val="00A97AFA"/>
    <w:rsid w:val="00AA04FB"/>
    <w:rsid w:val="00AA3608"/>
    <w:rsid w:val="00AA3C58"/>
    <w:rsid w:val="00AA471D"/>
    <w:rsid w:val="00AA783D"/>
    <w:rsid w:val="00AB0D50"/>
    <w:rsid w:val="00AB1049"/>
    <w:rsid w:val="00AB17C0"/>
    <w:rsid w:val="00AB1E43"/>
    <w:rsid w:val="00AB2185"/>
    <w:rsid w:val="00AB6E54"/>
    <w:rsid w:val="00AB720A"/>
    <w:rsid w:val="00AC00AE"/>
    <w:rsid w:val="00AC032F"/>
    <w:rsid w:val="00AC1D37"/>
    <w:rsid w:val="00AC25D8"/>
    <w:rsid w:val="00AC2DD2"/>
    <w:rsid w:val="00AC4DDA"/>
    <w:rsid w:val="00AC5EB2"/>
    <w:rsid w:val="00AD05F3"/>
    <w:rsid w:val="00AD1D94"/>
    <w:rsid w:val="00AD3C61"/>
    <w:rsid w:val="00AD43D5"/>
    <w:rsid w:val="00AD4C6D"/>
    <w:rsid w:val="00AD6459"/>
    <w:rsid w:val="00AD7AE8"/>
    <w:rsid w:val="00AE01E9"/>
    <w:rsid w:val="00AE0BCA"/>
    <w:rsid w:val="00AE1559"/>
    <w:rsid w:val="00AE227B"/>
    <w:rsid w:val="00AE2AB4"/>
    <w:rsid w:val="00AE3044"/>
    <w:rsid w:val="00AE35DE"/>
    <w:rsid w:val="00AE4A16"/>
    <w:rsid w:val="00AE6231"/>
    <w:rsid w:val="00AE6B74"/>
    <w:rsid w:val="00AE6D18"/>
    <w:rsid w:val="00AF1BA9"/>
    <w:rsid w:val="00AF2A61"/>
    <w:rsid w:val="00AF2B2C"/>
    <w:rsid w:val="00AF34A6"/>
    <w:rsid w:val="00AF474C"/>
    <w:rsid w:val="00AF4A93"/>
    <w:rsid w:val="00AF57A2"/>
    <w:rsid w:val="00AF713D"/>
    <w:rsid w:val="00AF734D"/>
    <w:rsid w:val="00AF7B5A"/>
    <w:rsid w:val="00AF7FB4"/>
    <w:rsid w:val="00B01E43"/>
    <w:rsid w:val="00B02328"/>
    <w:rsid w:val="00B0413B"/>
    <w:rsid w:val="00B04B8A"/>
    <w:rsid w:val="00B05250"/>
    <w:rsid w:val="00B052E0"/>
    <w:rsid w:val="00B0582E"/>
    <w:rsid w:val="00B06509"/>
    <w:rsid w:val="00B07803"/>
    <w:rsid w:val="00B07AE5"/>
    <w:rsid w:val="00B07B8C"/>
    <w:rsid w:val="00B117AD"/>
    <w:rsid w:val="00B11F9B"/>
    <w:rsid w:val="00B16AA7"/>
    <w:rsid w:val="00B172C0"/>
    <w:rsid w:val="00B2001D"/>
    <w:rsid w:val="00B20CBE"/>
    <w:rsid w:val="00B20D4A"/>
    <w:rsid w:val="00B2242E"/>
    <w:rsid w:val="00B22FCD"/>
    <w:rsid w:val="00B234CF"/>
    <w:rsid w:val="00B247C9"/>
    <w:rsid w:val="00B24BB2"/>
    <w:rsid w:val="00B271A0"/>
    <w:rsid w:val="00B31D31"/>
    <w:rsid w:val="00B33859"/>
    <w:rsid w:val="00B33AA0"/>
    <w:rsid w:val="00B3478B"/>
    <w:rsid w:val="00B363DB"/>
    <w:rsid w:val="00B407AE"/>
    <w:rsid w:val="00B40A5D"/>
    <w:rsid w:val="00B4293D"/>
    <w:rsid w:val="00B42971"/>
    <w:rsid w:val="00B43CB3"/>
    <w:rsid w:val="00B44A5F"/>
    <w:rsid w:val="00B44E33"/>
    <w:rsid w:val="00B453C0"/>
    <w:rsid w:val="00B45A90"/>
    <w:rsid w:val="00B463B8"/>
    <w:rsid w:val="00B467FC"/>
    <w:rsid w:val="00B5043C"/>
    <w:rsid w:val="00B51288"/>
    <w:rsid w:val="00B53667"/>
    <w:rsid w:val="00B566AE"/>
    <w:rsid w:val="00B56CB3"/>
    <w:rsid w:val="00B5792D"/>
    <w:rsid w:val="00B60726"/>
    <w:rsid w:val="00B60B29"/>
    <w:rsid w:val="00B60FBB"/>
    <w:rsid w:val="00B61A82"/>
    <w:rsid w:val="00B639CC"/>
    <w:rsid w:val="00B64801"/>
    <w:rsid w:val="00B65DAE"/>
    <w:rsid w:val="00B66FD3"/>
    <w:rsid w:val="00B702EB"/>
    <w:rsid w:val="00B70A38"/>
    <w:rsid w:val="00B741AC"/>
    <w:rsid w:val="00B74B9E"/>
    <w:rsid w:val="00B76028"/>
    <w:rsid w:val="00B77289"/>
    <w:rsid w:val="00B81129"/>
    <w:rsid w:val="00B82441"/>
    <w:rsid w:val="00B82482"/>
    <w:rsid w:val="00B84899"/>
    <w:rsid w:val="00B851AA"/>
    <w:rsid w:val="00B872D1"/>
    <w:rsid w:val="00B909C2"/>
    <w:rsid w:val="00B93630"/>
    <w:rsid w:val="00B96619"/>
    <w:rsid w:val="00B97DD7"/>
    <w:rsid w:val="00BA1EFB"/>
    <w:rsid w:val="00BA235A"/>
    <w:rsid w:val="00BA2924"/>
    <w:rsid w:val="00BA73C2"/>
    <w:rsid w:val="00BA7EED"/>
    <w:rsid w:val="00BB2E00"/>
    <w:rsid w:val="00BB2E5D"/>
    <w:rsid w:val="00BB393E"/>
    <w:rsid w:val="00BB44F4"/>
    <w:rsid w:val="00BB5859"/>
    <w:rsid w:val="00BB6D94"/>
    <w:rsid w:val="00BC05E7"/>
    <w:rsid w:val="00BC13A4"/>
    <w:rsid w:val="00BC5494"/>
    <w:rsid w:val="00BC6346"/>
    <w:rsid w:val="00BC63FA"/>
    <w:rsid w:val="00BC7FF9"/>
    <w:rsid w:val="00BD0ED8"/>
    <w:rsid w:val="00BD1DD2"/>
    <w:rsid w:val="00BD3BBF"/>
    <w:rsid w:val="00BD3C3A"/>
    <w:rsid w:val="00BD6219"/>
    <w:rsid w:val="00BD6AEA"/>
    <w:rsid w:val="00BD6DD9"/>
    <w:rsid w:val="00BE15C4"/>
    <w:rsid w:val="00BE197F"/>
    <w:rsid w:val="00BE239D"/>
    <w:rsid w:val="00BE2F3D"/>
    <w:rsid w:val="00BE36CD"/>
    <w:rsid w:val="00BE3EC2"/>
    <w:rsid w:val="00BE7C0B"/>
    <w:rsid w:val="00BF03B0"/>
    <w:rsid w:val="00BF212E"/>
    <w:rsid w:val="00BF25E4"/>
    <w:rsid w:val="00BF2AB8"/>
    <w:rsid w:val="00BF6115"/>
    <w:rsid w:val="00BF63C7"/>
    <w:rsid w:val="00BF7273"/>
    <w:rsid w:val="00BF7783"/>
    <w:rsid w:val="00BF7CD7"/>
    <w:rsid w:val="00C0208F"/>
    <w:rsid w:val="00C05B3A"/>
    <w:rsid w:val="00C070AB"/>
    <w:rsid w:val="00C10601"/>
    <w:rsid w:val="00C108D0"/>
    <w:rsid w:val="00C109CD"/>
    <w:rsid w:val="00C12EB4"/>
    <w:rsid w:val="00C12F73"/>
    <w:rsid w:val="00C1469C"/>
    <w:rsid w:val="00C154E7"/>
    <w:rsid w:val="00C170A2"/>
    <w:rsid w:val="00C221C7"/>
    <w:rsid w:val="00C238A9"/>
    <w:rsid w:val="00C25FD1"/>
    <w:rsid w:val="00C276A4"/>
    <w:rsid w:val="00C31746"/>
    <w:rsid w:val="00C32A05"/>
    <w:rsid w:val="00C3519F"/>
    <w:rsid w:val="00C353E9"/>
    <w:rsid w:val="00C358EE"/>
    <w:rsid w:val="00C37E75"/>
    <w:rsid w:val="00C407CD"/>
    <w:rsid w:val="00C421ED"/>
    <w:rsid w:val="00C442CA"/>
    <w:rsid w:val="00C45584"/>
    <w:rsid w:val="00C46749"/>
    <w:rsid w:val="00C46D10"/>
    <w:rsid w:val="00C537FC"/>
    <w:rsid w:val="00C550E1"/>
    <w:rsid w:val="00C560E5"/>
    <w:rsid w:val="00C56249"/>
    <w:rsid w:val="00C5671C"/>
    <w:rsid w:val="00C60B78"/>
    <w:rsid w:val="00C61A31"/>
    <w:rsid w:val="00C6275E"/>
    <w:rsid w:val="00C63D79"/>
    <w:rsid w:val="00C66142"/>
    <w:rsid w:val="00C66D55"/>
    <w:rsid w:val="00C677FD"/>
    <w:rsid w:val="00C70473"/>
    <w:rsid w:val="00C72E0D"/>
    <w:rsid w:val="00C73BA2"/>
    <w:rsid w:val="00C73CEB"/>
    <w:rsid w:val="00C73E32"/>
    <w:rsid w:val="00C74C8A"/>
    <w:rsid w:val="00C75199"/>
    <w:rsid w:val="00C751C4"/>
    <w:rsid w:val="00C82DB9"/>
    <w:rsid w:val="00C844C4"/>
    <w:rsid w:val="00C84F6C"/>
    <w:rsid w:val="00C8784B"/>
    <w:rsid w:val="00C90B56"/>
    <w:rsid w:val="00C926CE"/>
    <w:rsid w:val="00C949C4"/>
    <w:rsid w:val="00C96657"/>
    <w:rsid w:val="00C96A0D"/>
    <w:rsid w:val="00CA0352"/>
    <w:rsid w:val="00CA05F5"/>
    <w:rsid w:val="00CA0ED4"/>
    <w:rsid w:val="00CA36BD"/>
    <w:rsid w:val="00CA3D4E"/>
    <w:rsid w:val="00CA3F44"/>
    <w:rsid w:val="00CA4675"/>
    <w:rsid w:val="00CA5598"/>
    <w:rsid w:val="00CA7385"/>
    <w:rsid w:val="00CB30A6"/>
    <w:rsid w:val="00CB3A3E"/>
    <w:rsid w:val="00CC7E1B"/>
    <w:rsid w:val="00CD0593"/>
    <w:rsid w:val="00CD0BA7"/>
    <w:rsid w:val="00CD0BFD"/>
    <w:rsid w:val="00CD1598"/>
    <w:rsid w:val="00CD3F01"/>
    <w:rsid w:val="00CD4205"/>
    <w:rsid w:val="00CD4A6B"/>
    <w:rsid w:val="00CD6904"/>
    <w:rsid w:val="00CE0966"/>
    <w:rsid w:val="00CE3941"/>
    <w:rsid w:val="00CE398F"/>
    <w:rsid w:val="00CE7EBE"/>
    <w:rsid w:val="00CE7F99"/>
    <w:rsid w:val="00CF08DA"/>
    <w:rsid w:val="00CF12BD"/>
    <w:rsid w:val="00CF4855"/>
    <w:rsid w:val="00CF7EDD"/>
    <w:rsid w:val="00D00E2B"/>
    <w:rsid w:val="00D0194F"/>
    <w:rsid w:val="00D06D5E"/>
    <w:rsid w:val="00D0749D"/>
    <w:rsid w:val="00D10CA0"/>
    <w:rsid w:val="00D114A3"/>
    <w:rsid w:val="00D115A5"/>
    <w:rsid w:val="00D12687"/>
    <w:rsid w:val="00D12C31"/>
    <w:rsid w:val="00D14723"/>
    <w:rsid w:val="00D156F7"/>
    <w:rsid w:val="00D167B1"/>
    <w:rsid w:val="00D209B4"/>
    <w:rsid w:val="00D20DE4"/>
    <w:rsid w:val="00D24F42"/>
    <w:rsid w:val="00D26518"/>
    <w:rsid w:val="00D2654A"/>
    <w:rsid w:val="00D27D7C"/>
    <w:rsid w:val="00D31126"/>
    <w:rsid w:val="00D339FF"/>
    <w:rsid w:val="00D348B3"/>
    <w:rsid w:val="00D35782"/>
    <w:rsid w:val="00D35DAC"/>
    <w:rsid w:val="00D374EA"/>
    <w:rsid w:val="00D47664"/>
    <w:rsid w:val="00D47EDE"/>
    <w:rsid w:val="00D53EEE"/>
    <w:rsid w:val="00D54440"/>
    <w:rsid w:val="00D548D9"/>
    <w:rsid w:val="00D571F4"/>
    <w:rsid w:val="00D61D83"/>
    <w:rsid w:val="00D670F8"/>
    <w:rsid w:val="00D702B6"/>
    <w:rsid w:val="00D70423"/>
    <w:rsid w:val="00D70B0F"/>
    <w:rsid w:val="00D73318"/>
    <w:rsid w:val="00D736F9"/>
    <w:rsid w:val="00D73936"/>
    <w:rsid w:val="00D73AD9"/>
    <w:rsid w:val="00D74BAE"/>
    <w:rsid w:val="00D76AC2"/>
    <w:rsid w:val="00D81669"/>
    <w:rsid w:val="00D81753"/>
    <w:rsid w:val="00D8179B"/>
    <w:rsid w:val="00D84504"/>
    <w:rsid w:val="00D85019"/>
    <w:rsid w:val="00D858C6"/>
    <w:rsid w:val="00D863A3"/>
    <w:rsid w:val="00D92EF2"/>
    <w:rsid w:val="00D93336"/>
    <w:rsid w:val="00D935D3"/>
    <w:rsid w:val="00D94F23"/>
    <w:rsid w:val="00D96CE5"/>
    <w:rsid w:val="00D97D91"/>
    <w:rsid w:val="00DA0621"/>
    <w:rsid w:val="00DA06B8"/>
    <w:rsid w:val="00DA0D7E"/>
    <w:rsid w:val="00DA22ED"/>
    <w:rsid w:val="00DA62CF"/>
    <w:rsid w:val="00DB3498"/>
    <w:rsid w:val="00DB435F"/>
    <w:rsid w:val="00DB4BA1"/>
    <w:rsid w:val="00DB639F"/>
    <w:rsid w:val="00DB7013"/>
    <w:rsid w:val="00DC1397"/>
    <w:rsid w:val="00DC5C9A"/>
    <w:rsid w:val="00DD16AE"/>
    <w:rsid w:val="00DD3868"/>
    <w:rsid w:val="00DD3C5F"/>
    <w:rsid w:val="00DD4781"/>
    <w:rsid w:val="00DD5EBC"/>
    <w:rsid w:val="00DD6B2B"/>
    <w:rsid w:val="00DE29B3"/>
    <w:rsid w:val="00DE3E43"/>
    <w:rsid w:val="00DE56C1"/>
    <w:rsid w:val="00DE673D"/>
    <w:rsid w:val="00DE7DA0"/>
    <w:rsid w:val="00DF03F0"/>
    <w:rsid w:val="00DF04AE"/>
    <w:rsid w:val="00DF0E95"/>
    <w:rsid w:val="00DF164B"/>
    <w:rsid w:val="00DF275D"/>
    <w:rsid w:val="00DF3A93"/>
    <w:rsid w:val="00DF3BEA"/>
    <w:rsid w:val="00DF5D9E"/>
    <w:rsid w:val="00DF723B"/>
    <w:rsid w:val="00DF7944"/>
    <w:rsid w:val="00DF7EF9"/>
    <w:rsid w:val="00E0046A"/>
    <w:rsid w:val="00E007EB"/>
    <w:rsid w:val="00E01186"/>
    <w:rsid w:val="00E0336D"/>
    <w:rsid w:val="00E04C04"/>
    <w:rsid w:val="00E052BB"/>
    <w:rsid w:val="00E117B1"/>
    <w:rsid w:val="00E12A7F"/>
    <w:rsid w:val="00E13C96"/>
    <w:rsid w:val="00E15424"/>
    <w:rsid w:val="00E157DC"/>
    <w:rsid w:val="00E15893"/>
    <w:rsid w:val="00E15BEF"/>
    <w:rsid w:val="00E16EFF"/>
    <w:rsid w:val="00E17FC3"/>
    <w:rsid w:val="00E20D15"/>
    <w:rsid w:val="00E2389B"/>
    <w:rsid w:val="00E2427B"/>
    <w:rsid w:val="00E276A0"/>
    <w:rsid w:val="00E31918"/>
    <w:rsid w:val="00E31DE3"/>
    <w:rsid w:val="00E330A0"/>
    <w:rsid w:val="00E3381A"/>
    <w:rsid w:val="00E33EA6"/>
    <w:rsid w:val="00E34007"/>
    <w:rsid w:val="00E361FE"/>
    <w:rsid w:val="00E365EE"/>
    <w:rsid w:val="00E36777"/>
    <w:rsid w:val="00E36A82"/>
    <w:rsid w:val="00E4096B"/>
    <w:rsid w:val="00E421A8"/>
    <w:rsid w:val="00E42C1E"/>
    <w:rsid w:val="00E43007"/>
    <w:rsid w:val="00E456AB"/>
    <w:rsid w:val="00E4789C"/>
    <w:rsid w:val="00E525F0"/>
    <w:rsid w:val="00E53BB9"/>
    <w:rsid w:val="00E53E5A"/>
    <w:rsid w:val="00E549E2"/>
    <w:rsid w:val="00E552EA"/>
    <w:rsid w:val="00E56E48"/>
    <w:rsid w:val="00E60637"/>
    <w:rsid w:val="00E60E24"/>
    <w:rsid w:val="00E615E8"/>
    <w:rsid w:val="00E626D3"/>
    <w:rsid w:val="00E62887"/>
    <w:rsid w:val="00E64257"/>
    <w:rsid w:val="00E65900"/>
    <w:rsid w:val="00E67DDF"/>
    <w:rsid w:val="00E7301E"/>
    <w:rsid w:val="00E75AE4"/>
    <w:rsid w:val="00E775B6"/>
    <w:rsid w:val="00E80337"/>
    <w:rsid w:val="00E80B8E"/>
    <w:rsid w:val="00E81A30"/>
    <w:rsid w:val="00E81C39"/>
    <w:rsid w:val="00E81EB9"/>
    <w:rsid w:val="00E83086"/>
    <w:rsid w:val="00E853BA"/>
    <w:rsid w:val="00E90919"/>
    <w:rsid w:val="00E91BD0"/>
    <w:rsid w:val="00E93D23"/>
    <w:rsid w:val="00E940A6"/>
    <w:rsid w:val="00E95ADA"/>
    <w:rsid w:val="00E968A1"/>
    <w:rsid w:val="00E96D2F"/>
    <w:rsid w:val="00E971B3"/>
    <w:rsid w:val="00EA14F8"/>
    <w:rsid w:val="00EA1854"/>
    <w:rsid w:val="00EA1A55"/>
    <w:rsid w:val="00EA3522"/>
    <w:rsid w:val="00EA4586"/>
    <w:rsid w:val="00EA7196"/>
    <w:rsid w:val="00EA7A0D"/>
    <w:rsid w:val="00EA7FA3"/>
    <w:rsid w:val="00EB076A"/>
    <w:rsid w:val="00EB271E"/>
    <w:rsid w:val="00EB3E1C"/>
    <w:rsid w:val="00EB4954"/>
    <w:rsid w:val="00EB7100"/>
    <w:rsid w:val="00EC0133"/>
    <w:rsid w:val="00EC13DD"/>
    <w:rsid w:val="00EC23C3"/>
    <w:rsid w:val="00EC622C"/>
    <w:rsid w:val="00EC6777"/>
    <w:rsid w:val="00ED0B32"/>
    <w:rsid w:val="00ED2096"/>
    <w:rsid w:val="00ED2BA3"/>
    <w:rsid w:val="00ED2E48"/>
    <w:rsid w:val="00ED66CC"/>
    <w:rsid w:val="00ED6D9F"/>
    <w:rsid w:val="00ED6FF3"/>
    <w:rsid w:val="00EE08C8"/>
    <w:rsid w:val="00EE18E0"/>
    <w:rsid w:val="00EE1F03"/>
    <w:rsid w:val="00EE2D18"/>
    <w:rsid w:val="00EE44D7"/>
    <w:rsid w:val="00EE4E9F"/>
    <w:rsid w:val="00EE5ADC"/>
    <w:rsid w:val="00EE6DA7"/>
    <w:rsid w:val="00EE7CB1"/>
    <w:rsid w:val="00EF0477"/>
    <w:rsid w:val="00EF11FE"/>
    <w:rsid w:val="00EF1580"/>
    <w:rsid w:val="00EF2040"/>
    <w:rsid w:val="00EF2535"/>
    <w:rsid w:val="00EF4339"/>
    <w:rsid w:val="00EF4514"/>
    <w:rsid w:val="00EF5594"/>
    <w:rsid w:val="00EF701F"/>
    <w:rsid w:val="00EF7E92"/>
    <w:rsid w:val="00F0177A"/>
    <w:rsid w:val="00F01DBD"/>
    <w:rsid w:val="00F030FC"/>
    <w:rsid w:val="00F04AE9"/>
    <w:rsid w:val="00F06EF6"/>
    <w:rsid w:val="00F07D35"/>
    <w:rsid w:val="00F104A0"/>
    <w:rsid w:val="00F11479"/>
    <w:rsid w:val="00F11A1F"/>
    <w:rsid w:val="00F1239B"/>
    <w:rsid w:val="00F13E71"/>
    <w:rsid w:val="00F150EB"/>
    <w:rsid w:val="00F153AE"/>
    <w:rsid w:val="00F177D4"/>
    <w:rsid w:val="00F2004E"/>
    <w:rsid w:val="00F20C13"/>
    <w:rsid w:val="00F22AEE"/>
    <w:rsid w:val="00F2694D"/>
    <w:rsid w:val="00F27163"/>
    <w:rsid w:val="00F277CB"/>
    <w:rsid w:val="00F31469"/>
    <w:rsid w:val="00F34EE3"/>
    <w:rsid w:val="00F35F25"/>
    <w:rsid w:val="00F367BF"/>
    <w:rsid w:val="00F4034C"/>
    <w:rsid w:val="00F40614"/>
    <w:rsid w:val="00F4097F"/>
    <w:rsid w:val="00F40E30"/>
    <w:rsid w:val="00F41268"/>
    <w:rsid w:val="00F41620"/>
    <w:rsid w:val="00F420EC"/>
    <w:rsid w:val="00F42B7D"/>
    <w:rsid w:val="00F44A76"/>
    <w:rsid w:val="00F46351"/>
    <w:rsid w:val="00F4723B"/>
    <w:rsid w:val="00F47BDB"/>
    <w:rsid w:val="00F500AB"/>
    <w:rsid w:val="00F50BB2"/>
    <w:rsid w:val="00F51DD1"/>
    <w:rsid w:val="00F53A20"/>
    <w:rsid w:val="00F55C10"/>
    <w:rsid w:val="00F569E4"/>
    <w:rsid w:val="00F56AAE"/>
    <w:rsid w:val="00F61877"/>
    <w:rsid w:val="00F62CED"/>
    <w:rsid w:val="00F64397"/>
    <w:rsid w:val="00F67586"/>
    <w:rsid w:val="00F67A26"/>
    <w:rsid w:val="00F70CF5"/>
    <w:rsid w:val="00F74DF0"/>
    <w:rsid w:val="00F75CD8"/>
    <w:rsid w:val="00F762CA"/>
    <w:rsid w:val="00F80059"/>
    <w:rsid w:val="00F8220E"/>
    <w:rsid w:val="00F8234A"/>
    <w:rsid w:val="00F8296C"/>
    <w:rsid w:val="00F84D5E"/>
    <w:rsid w:val="00F85C25"/>
    <w:rsid w:val="00F85E26"/>
    <w:rsid w:val="00F931AB"/>
    <w:rsid w:val="00F93781"/>
    <w:rsid w:val="00F94BFA"/>
    <w:rsid w:val="00F96D4A"/>
    <w:rsid w:val="00FA0E89"/>
    <w:rsid w:val="00FA40EE"/>
    <w:rsid w:val="00FA4504"/>
    <w:rsid w:val="00FA5619"/>
    <w:rsid w:val="00FB17FA"/>
    <w:rsid w:val="00FB5DF4"/>
    <w:rsid w:val="00FB6E00"/>
    <w:rsid w:val="00FB704A"/>
    <w:rsid w:val="00FB70C4"/>
    <w:rsid w:val="00FB735F"/>
    <w:rsid w:val="00FC0684"/>
    <w:rsid w:val="00FC285F"/>
    <w:rsid w:val="00FC30A6"/>
    <w:rsid w:val="00FC457A"/>
    <w:rsid w:val="00FC51E4"/>
    <w:rsid w:val="00FC54BF"/>
    <w:rsid w:val="00FC5C12"/>
    <w:rsid w:val="00FC6D53"/>
    <w:rsid w:val="00FD0E71"/>
    <w:rsid w:val="00FD613A"/>
    <w:rsid w:val="00FD7D56"/>
    <w:rsid w:val="00FE0681"/>
    <w:rsid w:val="00FE3436"/>
    <w:rsid w:val="00FE3776"/>
    <w:rsid w:val="00FE640C"/>
    <w:rsid w:val="00FE691F"/>
    <w:rsid w:val="00FE6F36"/>
    <w:rsid w:val="00FE72A8"/>
    <w:rsid w:val="00FE74F1"/>
    <w:rsid w:val="00FF1AF6"/>
    <w:rsid w:val="00FF1BD8"/>
    <w:rsid w:val="00FF1F1E"/>
    <w:rsid w:val="00FF322A"/>
    <w:rsid w:val="00FF433D"/>
    <w:rsid w:val="00FF6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2"/>
        <o:r id="V:Rule2" type="connector" idref="#AutoShape 25"/>
        <o:r id="V:Rule3" type="connector" idref="#AutoShape 23"/>
        <o:r id="V:Rule4" type="connector" idref="#AutoShape 2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4CD"/>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rsid w:val="00AC2DD2"/>
    <w:pPr>
      <w:keepNext/>
      <w:numPr>
        <w:numId w:val="13"/>
      </w:numPr>
      <w:spacing w:before="240" w:after="60"/>
      <w:outlineLvl w:val="0"/>
    </w:pPr>
    <w:rPr>
      <w:rFonts w:ascii="Calibri" w:eastAsia="Times New Roman" w:hAnsi="Calibri"/>
      <w:bCs/>
      <w:kern w:val="32"/>
      <w:sz w:val="32"/>
      <w:szCs w:val="32"/>
    </w:rPr>
  </w:style>
  <w:style w:type="paragraph" w:styleId="Heading2">
    <w:name w:val="heading 2"/>
    <w:basedOn w:val="Normal"/>
    <w:next w:val="Normal"/>
    <w:link w:val="Heading2Char"/>
    <w:autoRedefine/>
    <w:uiPriority w:val="9"/>
    <w:qFormat/>
    <w:rsid w:val="008C61E4"/>
    <w:pPr>
      <w:keepNext/>
      <w:numPr>
        <w:ilvl w:val="1"/>
        <w:numId w:val="13"/>
      </w:numPr>
      <w:spacing w:before="240" w:after="60"/>
      <w:outlineLvl w:val="1"/>
    </w:pPr>
    <w:rPr>
      <w:rFonts w:eastAsia="Times New Roman"/>
      <w:b/>
      <w:bCs/>
      <w:iCs/>
      <w:sz w:val="28"/>
      <w:szCs w:val="32"/>
    </w:rPr>
  </w:style>
  <w:style w:type="paragraph" w:styleId="Heading3">
    <w:name w:val="heading 3"/>
    <w:basedOn w:val="Normal"/>
    <w:next w:val="Normal"/>
    <w:link w:val="Heading3Char"/>
    <w:autoRedefine/>
    <w:uiPriority w:val="9"/>
    <w:qFormat/>
    <w:rsid w:val="008C61E4"/>
    <w:pPr>
      <w:keepNext/>
      <w:numPr>
        <w:ilvl w:val="2"/>
        <w:numId w:val="13"/>
      </w:numPr>
      <w:spacing w:before="240" w:after="60"/>
      <w:outlineLvl w:val="2"/>
    </w:pPr>
    <w:rPr>
      <w:rFonts w:eastAsia="Times New Roman"/>
      <w:b/>
      <w:bCs/>
      <w:sz w:val="26"/>
      <w:szCs w:val="26"/>
    </w:rPr>
  </w:style>
  <w:style w:type="paragraph" w:styleId="Heading4">
    <w:name w:val="heading 4"/>
    <w:basedOn w:val="Normal"/>
    <w:next w:val="Normal"/>
    <w:link w:val="Heading4Char"/>
    <w:autoRedefine/>
    <w:uiPriority w:val="9"/>
    <w:qFormat/>
    <w:rsid w:val="00E2427B"/>
    <w:pPr>
      <w:keepNext/>
      <w:numPr>
        <w:ilvl w:val="3"/>
        <w:numId w:val="13"/>
      </w:numPr>
      <w:spacing w:before="240" w:after="60"/>
      <w:outlineLvl w:val="3"/>
    </w:pPr>
    <w:rPr>
      <w:rFonts w:eastAsia="Times New Roman"/>
      <w:b/>
      <w:bCs/>
      <w:sz w:val="28"/>
      <w:szCs w:val="28"/>
    </w:rPr>
  </w:style>
  <w:style w:type="paragraph" w:styleId="Heading5">
    <w:name w:val="heading 5"/>
    <w:basedOn w:val="Normal"/>
    <w:next w:val="Normal"/>
    <w:qFormat/>
    <w:rsid w:val="00E2427B"/>
    <w:pPr>
      <w:numPr>
        <w:ilvl w:val="4"/>
        <w:numId w:val="13"/>
      </w:numPr>
      <w:spacing w:before="240" w:after="60"/>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E2427B"/>
    <w:pPr>
      <w:numPr>
        <w:ilvl w:val="5"/>
        <w:numId w:val="13"/>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E2427B"/>
    <w:pPr>
      <w:numPr>
        <w:ilvl w:val="6"/>
        <w:numId w:val="13"/>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E2427B"/>
    <w:pPr>
      <w:numPr>
        <w:ilvl w:val="7"/>
        <w:numId w:val="13"/>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E2427B"/>
    <w:pPr>
      <w:numPr>
        <w:ilvl w:val="8"/>
        <w:numId w:val="13"/>
      </w:numPr>
      <w:spacing w:before="240" w:after="60"/>
      <w:outlineLvl w:val="8"/>
    </w:pPr>
    <w:rPr>
      <w:rFonts w:ascii="Cambria" w:eastAsia="Times New Roman" w:hAnsi="Cambria"/>
    </w:rPr>
  </w:style>
  <w:style w:type="character" w:default="1" w:styleId="DefaultParagraphFont">
    <w:name w:val="Default Paragraph Font"/>
    <w:uiPriority w:val="1"/>
    <w:semiHidden/>
    <w:unhideWhenUsed/>
    <w:rsid w:val="007724C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724CD"/>
  </w:style>
  <w:style w:type="paragraph" w:styleId="Header">
    <w:name w:val="header"/>
    <w:basedOn w:val="Normal"/>
    <w:link w:val="HeaderChar"/>
    <w:uiPriority w:val="99"/>
    <w:unhideWhenUsed/>
    <w:rsid w:val="00E2427B"/>
    <w:pPr>
      <w:tabs>
        <w:tab w:val="center" w:pos="4680"/>
        <w:tab w:val="right" w:pos="9360"/>
      </w:tabs>
      <w:spacing w:after="0"/>
    </w:pPr>
  </w:style>
  <w:style w:type="character" w:customStyle="1" w:styleId="HeaderChar">
    <w:name w:val="Header Char"/>
    <w:basedOn w:val="DefaultParagraphFont"/>
    <w:link w:val="Header"/>
    <w:uiPriority w:val="99"/>
    <w:rsid w:val="00E2427B"/>
    <w:rPr>
      <w:sz w:val="22"/>
      <w:szCs w:val="22"/>
    </w:rPr>
  </w:style>
  <w:style w:type="paragraph" w:styleId="Footer">
    <w:name w:val="footer"/>
    <w:basedOn w:val="Normal"/>
    <w:link w:val="FooterChar"/>
    <w:uiPriority w:val="99"/>
    <w:unhideWhenUsed/>
    <w:rsid w:val="00E2427B"/>
    <w:pPr>
      <w:tabs>
        <w:tab w:val="center" w:pos="4680"/>
        <w:tab w:val="right" w:pos="9360"/>
      </w:tabs>
      <w:spacing w:after="0"/>
    </w:pPr>
  </w:style>
  <w:style w:type="character" w:customStyle="1" w:styleId="FooterChar">
    <w:name w:val="Footer Char"/>
    <w:basedOn w:val="DefaultParagraphFont"/>
    <w:link w:val="Footer"/>
    <w:uiPriority w:val="99"/>
    <w:rsid w:val="00E2427B"/>
    <w:rPr>
      <w:sz w:val="22"/>
      <w:szCs w:val="22"/>
    </w:rPr>
  </w:style>
  <w:style w:type="paragraph" w:styleId="BalloonText">
    <w:name w:val="Balloon Text"/>
    <w:basedOn w:val="Normal"/>
    <w:link w:val="BalloonTextChar"/>
    <w:uiPriority w:val="99"/>
    <w:semiHidden/>
    <w:unhideWhenUsed/>
    <w:rsid w:val="00E2427B"/>
    <w:pPr>
      <w:spacing w:after="0"/>
    </w:pPr>
    <w:rPr>
      <w:rFonts w:ascii="Tahoma" w:hAnsi="Tahoma"/>
      <w:sz w:val="16"/>
      <w:szCs w:val="16"/>
    </w:rPr>
  </w:style>
  <w:style w:type="character" w:customStyle="1" w:styleId="BalloonTextChar">
    <w:name w:val="Balloon Text Char"/>
    <w:link w:val="BalloonText"/>
    <w:uiPriority w:val="99"/>
    <w:semiHidden/>
    <w:rsid w:val="00E2427B"/>
    <w:rPr>
      <w:rFonts w:ascii="Tahoma" w:hAnsi="Tahoma"/>
      <w:sz w:val="16"/>
      <w:szCs w:val="16"/>
    </w:rPr>
  </w:style>
  <w:style w:type="character" w:styleId="PageNumber">
    <w:name w:val="page number"/>
    <w:basedOn w:val="DefaultParagraphFont"/>
    <w:rsid w:val="00E2427B"/>
  </w:style>
  <w:style w:type="table" w:styleId="TableGrid">
    <w:name w:val="Table Grid"/>
    <w:basedOn w:val="TableNormal"/>
    <w:rsid w:val="00E2427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E2427B"/>
    <w:pPr>
      <w:spacing w:after="0" w:line="220" w:lineRule="atLeast"/>
      <w:jc w:val="both"/>
    </w:pPr>
    <w:rPr>
      <w:rFonts w:ascii="Arial" w:eastAsia="Batang" w:hAnsi="Arial"/>
      <w:spacing w:val="-5"/>
      <w:sz w:val="20"/>
      <w:szCs w:val="20"/>
    </w:rPr>
  </w:style>
  <w:style w:type="character" w:styleId="Hyperlink">
    <w:name w:val="Hyperlink"/>
    <w:uiPriority w:val="99"/>
    <w:rsid w:val="00571E7D"/>
    <w:rPr>
      <w:rFonts w:ascii="Calibri" w:hAnsi="Calibri"/>
      <w:color w:val="0000FF"/>
      <w:sz w:val="22"/>
      <w:u w:val="single"/>
    </w:rPr>
  </w:style>
  <w:style w:type="paragraph" w:styleId="ListParagraph">
    <w:name w:val="List Paragraph"/>
    <w:basedOn w:val="Normal"/>
    <w:autoRedefine/>
    <w:uiPriority w:val="34"/>
    <w:qFormat/>
    <w:rsid w:val="00E43007"/>
    <w:pPr>
      <w:numPr>
        <w:numId w:val="21"/>
      </w:numPr>
      <w:tabs>
        <w:tab w:val="left" w:pos="0"/>
      </w:tabs>
      <w:contextualSpacing/>
    </w:pPr>
  </w:style>
  <w:style w:type="paragraph" w:styleId="ListBullet">
    <w:name w:val="List Bullet"/>
    <w:basedOn w:val="Normal"/>
    <w:uiPriority w:val="99"/>
    <w:unhideWhenUsed/>
    <w:rsid w:val="00E2427B"/>
    <w:pPr>
      <w:numPr>
        <w:numId w:val="1"/>
      </w:numPr>
      <w:contextualSpacing/>
    </w:pPr>
  </w:style>
  <w:style w:type="paragraph" w:customStyle="1" w:styleId="SignatureJobTitle">
    <w:name w:val="Signature Job Title"/>
    <w:basedOn w:val="Signature"/>
    <w:next w:val="Normal"/>
    <w:rsid w:val="00E2427B"/>
  </w:style>
  <w:style w:type="paragraph" w:styleId="Signature">
    <w:name w:val="Signature"/>
    <w:basedOn w:val="Normal"/>
    <w:link w:val="SignatureChar"/>
    <w:uiPriority w:val="99"/>
    <w:semiHidden/>
    <w:unhideWhenUsed/>
    <w:rsid w:val="00E2427B"/>
    <w:pPr>
      <w:spacing w:after="0"/>
      <w:ind w:left="4320"/>
    </w:pPr>
  </w:style>
  <w:style w:type="character" w:customStyle="1" w:styleId="SignatureChar">
    <w:name w:val="Signature Char"/>
    <w:link w:val="Signature"/>
    <w:uiPriority w:val="99"/>
    <w:semiHidden/>
    <w:rsid w:val="00E2427B"/>
    <w:rPr>
      <w:sz w:val="22"/>
      <w:szCs w:val="22"/>
    </w:rPr>
  </w:style>
  <w:style w:type="character" w:styleId="CommentReference">
    <w:name w:val="annotation reference"/>
    <w:uiPriority w:val="99"/>
    <w:semiHidden/>
    <w:rsid w:val="00E2427B"/>
    <w:rPr>
      <w:rFonts w:cs="Times New Roman"/>
      <w:sz w:val="16"/>
      <w:szCs w:val="16"/>
    </w:rPr>
  </w:style>
  <w:style w:type="paragraph" w:styleId="CommentText">
    <w:name w:val="annotation text"/>
    <w:basedOn w:val="Normal"/>
    <w:link w:val="CommentTextChar"/>
    <w:uiPriority w:val="99"/>
    <w:semiHidden/>
    <w:rsid w:val="00E2427B"/>
    <w:rPr>
      <w:sz w:val="20"/>
      <w:szCs w:val="20"/>
    </w:rPr>
  </w:style>
  <w:style w:type="character" w:customStyle="1" w:styleId="CommentTextChar">
    <w:name w:val="Comment Text Char"/>
    <w:basedOn w:val="DefaultParagraphFont"/>
    <w:link w:val="CommentText"/>
    <w:uiPriority w:val="99"/>
    <w:semiHidden/>
    <w:rsid w:val="00E2427B"/>
  </w:style>
  <w:style w:type="character" w:customStyle="1" w:styleId="Heading1Char">
    <w:name w:val="Heading 1 Char"/>
    <w:link w:val="Heading1"/>
    <w:uiPriority w:val="9"/>
    <w:rsid w:val="00AC2DD2"/>
    <w:rPr>
      <w:rFonts w:eastAsia="Times New Roman" w:cstheme="minorBidi"/>
      <w:bCs/>
      <w:kern w:val="32"/>
      <w:sz w:val="32"/>
      <w:szCs w:val="32"/>
    </w:rPr>
  </w:style>
  <w:style w:type="paragraph" w:styleId="TOCHeading">
    <w:name w:val="TOC Heading"/>
    <w:basedOn w:val="TOC1"/>
    <w:next w:val="Normal"/>
    <w:uiPriority w:val="39"/>
    <w:qFormat/>
    <w:rsid w:val="00B40A5D"/>
    <w:pPr>
      <w:keepLines/>
      <w:spacing w:before="480" w:after="0"/>
    </w:pPr>
    <w:rPr>
      <w:b/>
      <w:color w:val="365F91"/>
      <w:sz w:val="28"/>
      <w:szCs w:val="28"/>
    </w:rPr>
  </w:style>
  <w:style w:type="paragraph" w:styleId="TOC2">
    <w:name w:val="toc 2"/>
    <w:basedOn w:val="Normal"/>
    <w:next w:val="Normal"/>
    <w:autoRedefine/>
    <w:uiPriority w:val="39"/>
    <w:unhideWhenUsed/>
    <w:qFormat/>
    <w:rsid w:val="00E2427B"/>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E2427B"/>
    <w:pPr>
      <w:spacing w:after="100"/>
    </w:pPr>
    <w:rPr>
      <w:rFonts w:eastAsia="MS Mincho" w:cs="Arial"/>
      <w:lang w:eastAsia="ja-JP"/>
    </w:rPr>
  </w:style>
  <w:style w:type="paragraph" w:styleId="TOC3">
    <w:name w:val="toc 3"/>
    <w:basedOn w:val="Normal"/>
    <w:next w:val="Normal"/>
    <w:autoRedefine/>
    <w:uiPriority w:val="39"/>
    <w:unhideWhenUsed/>
    <w:qFormat/>
    <w:rsid w:val="00E2427B"/>
    <w:pPr>
      <w:spacing w:after="100"/>
      <w:ind w:left="440"/>
    </w:pPr>
    <w:rPr>
      <w:rFonts w:eastAsia="MS Mincho" w:cs="Arial"/>
      <w:lang w:eastAsia="ja-JP"/>
    </w:rPr>
  </w:style>
  <w:style w:type="character" w:customStyle="1" w:styleId="Heading2Char">
    <w:name w:val="Heading 2 Char"/>
    <w:link w:val="Heading2"/>
    <w:uiPriority w:val="9"/>
    <w:rsid w:val="008C61E4"/>
    <w:rPr>
      <w:rFonts w:asciiTheme="minorHAnsi" w:eastAsia="Times New Roman" w:hAnsiTheme="minorHAnsi" w:cstheme="minorBidi"/>
      <w:b/>
      <w:bCs/>
      <w:iCs/>
      <w:sz w:val="28"/>
      <w:szCs w:val="32"/>
    </w:rPr>
  </w:style>
  <w:style w:type="character" w:customStyle="1" w:styleId="Heading3Char">
    <w:name w:val="Heading 3 Char"/>
    <w:link w:val="Heading3"/>
    <w:uiPriority w:val="9"/>
    <w:rsid w:val="008C61E4"/>
    <w:rPr>
      <w:rFonts w:asciiTheme="minorHAnsi" w:eastAsia="Times New Roman" w:hAnsiTheme="minorHAnsi" w:cstheme="minorBidi"/>
      <w:b/>
      <w:bCs/>
      <w:sz w:val="26"/>
      <w:szCs w:val="26"/>
    </w:rPr>
  </w:style>
  <w:style w:type="character" w:customStyle="1" w:styleId="Heading4Char">
    <w:name w:val="Heading 4 Char"/>
    <w:link w:val="Heading4"/>
    <w:uiPriority w:val="9"/>
    <w:rsid w:val="00E2427B"/>
    <w:rPr>
      <w:rFonts w:asciiTheme="minorHAnsi" w:eastAsia="Times New Roman" w:hAnsiTheme="minorHAnsi" w:cstheme="minorBidi"/>
      <w:b/>
      <w:bCs/>
      <w:sz w:val="28"/>
      <w:szCs w:val="28"/>
    </w:rPr>
  </w:style>
  <w:style w:type="character" w:customStyle="1" w:styleId="Heading6Char">
    <w:name w:val="Heading 6 Char"/>
    <w:basedOn w:val="DefaultParagraphFont"/>
    <w:link w:val="Heading6"/>
    <w:uiPriority w:val="9"/>
    <w:semiHidden/>
    <w:rsid w:val="00E2427B"/>
    <w:rPr>
      <w:rFonts w:asciiTheme="minorHAnsi" w:eastAsia="Times New Roman" w:hAnsiTheme="minorHAnsi" w:cstheme="minorBidi"/>
      <w:b/>
      <w:bCs/>
      <w:sz w:val="22"/>
      <w:szCs w:val="22"/>
    </w:rPr>
  </w:style>
  <w:style w:type="character" w:customStyle="1" w:styleId="Heading7Char">
    <w:name w:val="Heading 7 Char"/>
    <w:basedOn w:val="DefaultParagraphFont"/>
    <w:link w:val="Heading7"/>
    <w:uiPriority w:val="9"/>
    <w:semiHidden/>
    <w:rsid w:val="00E2427B"/>
    <w:rPr>
      <w:rFonts w:asciiTheme="minorHAnsi" w:eastAsia="Times New Roman" w:hAnsiTheme="minorHAnsi" w:cstheme="minorBidi"/>
      <w:sz w:val="24"/>
      <w:szCs w:val="24"/>
    </w:rPr>
  </w:style>
  <w:style w:type="character" w:customStyle="1" w:styleId="Heading8Char">
    <w:name w:val="Heading 8 Char"/>
    <w:basedOn w:val="DefaultParagraphFont"/>
    <w:link w:val="Heading8"/>
    <w:uiPriority w:val="9"/>
    <w:semiHidden/>
    <w:rsid w:val="00E2427B"/>
    <w:rPr>
      <w:rFonts w:asciiTheme="minorHAnsi" w:eastAsia="Times New Roman" w:hAnsiTheme="minorHAnsi" w:cstheme="minorBidi"/>
      <w:i/>
      <w:iCs/>
      <w:sz w:val="24"/>
      <w:szCs w:val="24"/>
    </w:rPr>
  </w:style>
  <w:style w:type="character" w:customStyle="1" w:styleId="Heading9Char">
    <w:name w:val="Heading 9 Char"/>
    <w:basedOn w:val="DefaultParagraphFont"/>
    <w:link w:val="Heading9"/>
    <w:uiPriority w:val="9"/>
    <w:semiHidden/>
    <w:rsid w:val="00E2427B"/>
    <w:rPr>
      <w:rFonts w:ascii="Cambria" w:eastAsia="Times New Roman" w:hAnsi="Cambria" w:cstheme="minorBidi"/>
      <w:sz w:val="22"/>
      <w:szCs w:val="22"/>
    </w:rPr>
  </w:style>
  <w:style w:type="character" w:customStyle="1" w:styleId="subheadertext1">
    <w:name w:val="subheadertext1"/>
    <w:basedOn w:val="DefaultParagraphFont"/>
    <w:rsid w:val="00C8784B"/>
    <w:rPr>
      <w:sz w:val="19"/>
      <w:szCs w:val="19"/>
    </w:rPr>
  </w:style>
  <w:style w:type="character" w:customStyle="1" w:styleId="apple-style-span">
    <w:name w:val="apple-style-span"/>
    <w:basedOn w:val="DefaultParagraphFont"/>
    <w:rsid w:val="00053FA0"/>
  </w:style>
  <w:style w:type="numbering" w:customStyle="1" w:styleId="Headings">
    <w:name w:val="Headings"/>
    <w:uiPriority w:val="99"/>
    <w:rsid w:val="00AB17C0"/>
    <w:pPr>
      <w:numPr>
        <w:numId w:val="7"/>
      </w:numPr>
    </w:pPr>
  </w:style>
  <w:style w:type="paragraph" w:styleId="Title">
    <w:name w:val="Title"/>
    <w:basedOn w:val="Normal"/>
    <w:next w:val="Normal"/>
    <w:link w:val="TitleChar"/>
    <w:uiPriority w:val="10"/>
    <w:qFormat/>
    <w:rsid w:val="004906A3"/>
    <w:pPr>
      <w:pBdr>
        <w:bottom w:val="single" w:sz="8" w:space="4" w:color="4F81BD"/>
      </w:pBdr>
      <w:spacing w:after="300"/>
      <w:contextualSpacing/>
    </w:pPr>
    <w:rPr>
      <w:rFonts w:eastAsia="Times New Roman"/>
      <w:color w:val="17365D"/>
      <w:spacing w:val="5"/>
      <w:kern w:val="28"/>
      <w:sz w:val="52"/>
      <w:szCs w:val="52"/>
    </w:rPr>
  </w:style>
  <w:style w:type="character" w:customStyle="1" w:styleId="TitleChar">
    <w:name w:val="Title Char"/>
    <w:basedOn w:val="DefaultParagraphFont"/>
    <w:link w:val="Title"/>
    <w:uiPriority w:val="10"/>
    <w:rsid w:val="004906A3"/>
    <w:rPr>
      <w:rFonts w:eastAsia="Times New Roman" w:cs="Times New Roman"/>
      <w:color w:val="17365D"/>
      <w:spacing w:val="5"/>
      <w:kern w:val="28"/>
      <w:sz w:val="52"/>
      <w:szCs w:val="52"/>
    </w:rPr>
  </w:style>
  <w:style w:type="paragraph" w:styleId="NoSpacing">
    <w:name w:val="No Spacing"/>
    <w:autoRedefine/>
    <w:uiPriority w:val="1"/>
    <w:qFormat/>
    <w:rsid w:val="00E2427B"/>
    <w:rPr>
      <w:sz w:val="22"/>
      <w:szCs w:val="22"/>
    </w:rPr>
  </w:style>
  <w:style w:type="paragraph" w:styleId="CommentSubject">
    <w:name w:val="annotation subject"/>
    <w:basedOn w:val="CommentText"/>
    <w:next w:val="CommentText"/>
    <w:link w:val="CommentSubjectChar"/>
    <w:uiPriority w:val="99"/>
    <w:semiHidden/>
    <w:unhideWhenUsed/>
    <w:rsid w:val="000375F0"/>
    <w:rPr>
      <w:b/>
      <w:bCs/>
    </w:rPr>
  </w:style>
  <w:style w:type="character" w:customStyle="1" w:styleId="CommentSubjectChar">
    <w:name w:val="Comment Subject Char"/>
    <w:basedOn w:val="CommentTextChar"/>
    <w:link w:val="CommentSubject"/>
    <w:uiPriority w:val="99"/>
    <w:semiHidden/>
    <w:rsid w:val="000375F0"/>
    <w:rPr>
      <w:rFonts w:asciiTheme="minorHAnsi" w:eastAsiaTheme="minorHAnsi" w:hAnsiTheme="minorHAnsi" w:cstheme="minorBidi"/>
      <w:b/>
      <w:bCs/>
    </w:rPr>
  </w:style>
  <w:style w:type="paragraph" w:styleId="FootnoteText">
    <w:name w:val="footnote text"/>
    <w:aliases w:val="Style 25,Style 23"/>
    <w:basedOn w:val="Normal"/>
    <w:link w:val="FootnoteTextChar"/>
    <w:semiHidden/>
    <w:rsid w:val="00F56AAE"/>
    <w:pPr>
      <w:spacing w:after="0"/>
    </w:pPr>
    <w:rPr>
      <w:rFonts w:ascii="Times New Roman" w:eastAsia="Times New Roman" w:hAnsi="Times New Roman" w:cs="Times New Roman"/>
      <w:sz w:val="20"/>
      <w:szCs w:val="20"/>
    </w:rPr>
  </w:style>
  <w:style w:type="character" w:customStyle="1" w:styleId="FootnoteTextChar">
    <w:name w:val="Footnote Text Char"/>
    <w:aliases w:val="Style 25 Char,Style 23 Char"/>
    <w:basedOn w:val="DefaultParagraphFont"/>
    <w:link w:val="FootnoteText"/>
    <w:semiHidden/>
    <w:rsid w:val="00F56AAE"/>
    <w:rPr>
      <w:rFonts w:ascii="Times New Roman" w:eastAsia="Times New Roman" w:hAnsi="Times New Roman"/>
    </w:rPr>
  </w:style>
  <w:style w:type="character" w:styleId="FootnoteReference">
    <w:name w:val="footnote reference"/>
    <w:aliases w:val="FR,Style 24,Style 22"/>
    <w:basedOn w:val="DefaultParagraphFont"/>
    <w:semiHidden/>
    <w:rsid w:val="00F56AAE"/>
    <w:rPr>
      <w:vertAlign w:val="superscript"/>
    </w:rPr>
  </w:style>
  <w:style w:type="numbering" w:customStyle="1" w:styleId="StyleNumberedLatinBodyLeft025Hanging025">
    <w:name w:val="Style Numbered (Latin) +Body Left:  0.25&quot; Hanging:  0.25&quot;"/>
    <w:basedOn w:val="NoList"/>
    <w:rsid w:val="00991566"/>
    <w:pPr>
      <w:numPr>
        <w:numId w:val="12"/>
      </w:numPr>
    </w:pPr>
  </w:style>
  <w:style w:type="character" w:styleId="FollowedHyperlink">
    <w:name w:val="FollowedHyperlink"/>
    <w:basedOn w:val="DefaultParagraphFont"/>
    <w:uiPriority w:val="99"/>
    <w:semiHidden/>
    <w:unhideWhenUsed/>
    <w:rsid w:val="007756B6"/>
    <w:rPr>
      <w:color w:val="800080" w:themeColor="followedHyperlink"/>
      <w:u w:val="single"/>
    </w:rPr>
  </w:style>
  <w:style w:type="character" w:customStyle="1" w:styleId="footertext">
    <w:name w:val="footertext"/>
    <w:basedOn w:val="DefaultParagraphFont"/>
    <w:rsid w:val="00AE15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3BF"/>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rsid w:val="00AC2DD2"/>
    <w:pPr>
      <w:keepNext/>
      <w:numPr>
        <w:numId w:val="13"/>
      </w:numPr>
      <w:spacing w:before="240" w:after="60"/>
      <w:outlineLvl w:val="0"/>
    </w:pPr>
    <w:rPr>
      <w:rFonts w:ascii="Calibri" w:eastAsia="Times New Roman" w:hAnsi="Calibri"/>
      <w:bCs/>
      <w:kern w:val="32"/>
      <w:sz w:val="32"/>
      <w:szCs w:val="32"/>
    </w:rPr>
  </w:style>
  <w:style w:type="paragraph" w:styleId="Heading2">
    <w:name w:val="heading 2"/>
    <w:basedOn w:val="Normal"/>
    <w:next w:val="Normal"/>
    <w:link w:val="Heading2Char"/>
    <w:autoRedefine/>
    <w:uiPriority w:val="9"/>
    <w:qFormat/>
    <w:rsid w:val="008C61E4"/>
    <w:pPr>
      <w:keepNext/>
      <w:numPr>
        <w:ilvl w:val="1"/>
        <w:numId w:val="13"/>
      </w:numPr>
      <w:spacing w:before="240" w:after="60"/>
      <w:outlineLvl w:val="1"/>
    </w:pPr>
    <w:rPr>
      <w:rFonts w:eastAsia="Times New Roman"/>
      <w:b/>
      <w:bCs/>
      <w:iCs/>
      <w:sz w:val="28"/>
      <w:szCs w:val="32"/>
    </w:rPr>
  </w:style>
  <w:style w:type="paragraph" w:styleId="Heading3">
    <w:name w:val="heading 3"/>
    <w:basedOn w:val="Normal"/>
    <w:next w:val="Normal"/>
    <w:link w:val="Heading3Char"/>
    <w:autoRedefine/>
    <w:uiPriority w:val="9"/>
    <w:qFormat/>
    <w:rsid w:val="008C61E4"/>
    <w:pPr>
      <w:keepNext/>
      <w:numPr>
        <w:ilvl w:val="2"/>
        <w:numId w:val="13"/>
      </w:numPr>
      <w:spacing w:before="240" w:after="60"/>
      <w:outlineLvl w:val="2"/>
    </w:pPr>
    <w:rPr>
      <w:rFonts w:eastAsia="Times New Roman"/>
      <w:b/>
      <w:bCs/>
      <w:sz w:val="26"/>
      <w:szCs w:val="26"/>
    </w:rPr>
  </w:style>
  <w:style w:type="paragraph" w:styleId="Heading4">
    <w:name w:val="heading 4"/>
    <w:basedOn w:val="Normal"/>
    <w:next w:val="Normal"/>
    <w:link w:val="Heading4Char"/>
    <w:autoRedefine/>
    <w:uiPriority w:val="9"/>
    <w:qFormat/>
    <w:rsid w:val="00E2427B"/>
    <w:pPr>
      <w:keepNext/>
      <w:numPr>
        <w:ilvl w:val="3"/>
        <w:numId w:val="13"/>
      </w:numPr>
      <w:spacing w:before="240" w:after="60"/>
      <w:outlineLvl w:val="3"/>
    </w:pPr>
    <w:rPr>
      <w:rFonts w:eastAsia="Times New Roman"/>
      <w:b/>
      <w:bCs/>
      <w:sz w:val="28"/>
      <w:szCs w:val="28"/>
    </w:rPr>
  </w:style>
  <w:style w:type="paragraph" w:styleId="Heading5">
    <w:name w:val="heading 5"/>
    <w:basedOn w:val="Normal"/>
    <w:next w:val="Normal"/>
    <w:qFormat/>
    <w:rsid w:val="00E2427B"/>
    <w:pPr>
      <w:numPr>
        <w:ilvl w:val="4"/>
        <w:numId w:val="13"/>
      </w:numPr>
      <w:spacing w:before="240" w:after="60"/>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E2427B"/>
    <w:pPr>
      <w:numPr>
        <w:ilvl w:val="5"/>
        <w:numId w:val="13"/>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E2427B"/>
    <w:pPr>
      <w:numPr>
        <w:ilvl w:val="6"/>
        <w:numId w:val="13"/>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E2427B"/>
    <w:pPr>
      <w:numPr>
        <w:ilvl w:val="7"/>
        <w:numId w:val="13"/>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E2427B"/>
    <w:pPr>
      <w:numPr>
        <w:ilvl w:val="8"/>
        <w:numId w:val="13"/>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427B"/>
    <w:pPr>
      <w:tabs>
        <w:tab w:val="center" w:pos="4680"/>
        <w:tab w:val="right" w:pos="9360"/>
      </w:tabs>
      <w:spacing w:after="0"/>
    </w:pPr>
  </w:style>
  <w:style w:type="character" w:customStyle="1" w:styleId="HeaderChar">
    <w:name w:val="Header Char"/>
    <w:basedOn w:val="DefaultParagraphFont"/>
    <w:link w:val="Header"/>
    <w:uiPriority w:val="99"/>
    <w:rsid w:val="00E2427B"/>
    <w:rPr>
      <w:sz w:val="22"/>
      <w:szCs w:val="22"/>
    </w:rPr>
  </w:style>
  <w:style w:type="paragraph" w:styleId="Footer">
    <w:name w:val="footer"/>
    <w:basedOn w:val="Normal"/>
    <w:link w:val="FooterChar"/>
    <w:uiPriority w:val="99"/>
    <w:unhideWhenUsed/>
    <w:rsid w:val="00E2427B"/>
    <w:pPr>
      <w:tabs>
        <w:tab w:val="center" w:pos="4680"/>
        <w:tab w:val="right" w:pos="9360"/>
      </w:tabs>
      <w:spacing w:after="0"/>
    </w:pPr>
  </w:style>
  <w:style w:type="character" w:customStyle="1" w:styleId="FooterChar">
    <w:name w:val="Footer Char"/>
    <w:basedOn w:val="DefaultParagraphFont"/>
    <w:link w:val="Footer"/>
    <w:uiPriority w:val="99"/>
    <w:rsid w:val="00E2427B"/>
    <w:rPr>
      <w:sz w:val="22"/>
      <w:szCs w:val="22"/>
    </w:rPr>
  </w:style>
  <w:style w:type="paragraph" w:styleId="BalloonText">
    <w:name w:val="Balloon Text"/>
    <w:basedOn w:val="Normal"/>
    <w:link w:val="BalloonTextChar"/>
    <w:uiPriority w:val="99"/>
    <w:semiHidden/>
    <w:unhideWhenUsed/>
    <w:rsid w:val="00E2427B"/>
    <w:pPr>
      <w:spacing w:after="0"/>
    </w:pPr>
    <w:rPr>
      <w:rFonts w:ascii="Tahoma" w:hAnsi="Tahoma"/>
      <w:sz w:val="16"/>
      <w:szCs w:val="16"/>
    </w:rPr>
  </w:style>
  <w:style w:type="character" w:customStyle="1" w:styleId="BalloonTextChar">
    <w:name w:val="Balloon Text Char"/>
    <w:link w:val="BalloonText"/>
    <w:uiPriority w:val="99"/>
    <w:semiHidden/>
    <w:rsid w:val="00E2427B"/>
    <w:rPr>
      <w:rFonts w:ascii="Tahoma" w:hAnsi="Tahoma"/>
      <w:sz w:val="16"/>
      <w:szCs w:val="16"/>
    </w:rPr>
  </w:style>
  <w:style w:type="character" w:styleId="PageNumber">
    <w:name w:val="page number"/>
    <w:basedOn w:val="DefaultParagraphFont"/>
    <w:rsid w:val="00E2427B"/>
  </w:style>
  <w:style w:type="table" w:styleId="TableGrid">
    <w:name w:val="Table Grid"/>
    <w:basedOn w:val="TableNormal"/>
    <w:rsid w:val="00E2427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E2427B"/>
    <w:pPr>
      <w:spacing w:after="0" w:line="220" w:lineRule="atLeast"/>
      <w:jc w:val="both"/>
    </w:pPr>
    <w:rPr>
      <w:rFonts w:ascii="Arial" w:eastAsia="Batang" w:hAnsi="Arial"/>
      <w:spacing w:val="-5"/>
      <w:sz w:val="20"/>
      <w:szCs w:val="20"/>
    </w:rPr>
  </w:style>
  <w:style w:type="character" w:styleId="Hyperlink">
    <w:name w:val="Hyperlink"/>
    <w:uiPriority w:val="99"/>
    <w:rsid w:val="00571E7D"/>
    <w:rPr>
      <w:rFonts w:ascii="Calibri" w:hAnsi="Calibri"/>
      <w:color w:val="0000FF"/>
      <w:sz w:val="22"/>
      <w:u w:val="single"/>
    </w:rPr>
  </w:style>
  <w:style w:type="paragraph" w:styleId="ListParagraph">
    <w:name w:val="List Paragraph"/>
    <w:basedOn w:val="Normal"/>
    <w:autoRedefine/>
    <w:uiPriority w:val="34"/>
    <w:qFormat/>
    <w:rsid w:val="00E43007"/>
    <w:pPr>
      <w:numPr>
        <w:numId w:val="21"/>
      </w:numPr>
      <w:tabs>
        <w:tab w:val="left" w:pos="0"/>
      </w:tabs>
      <w:contextualSpacing/>
    </w:pPr>
  </w:style>
  <w:style w:type="paragraph" w:styleId="ListBullet">
    <w:name w:val="List Bullet"/>
    <w:basedOn w:val="Normal"/>
    <w:uiPriority w:val="99"/>
    <w:unhideWhenUsed/>
    <w:rsid w:val="00E2427B"/>
    <w:pPr>
      <w:numPr>
        <w:numId w:val="1"/>
      </w:numPr>
      <w:contextualSpacing/>
    </w:pPr>
  </w:style>
  <w:style w:type="paragraph" w:customStyle="1" w:styleId="SignatureJobTitle">
    <w:name w:val="Signature Job Title"/>
    <w:basedOn w:val="Signature"/>
    <w:next w:val="Normal"/>
    <w:rsid w:val="00E2427B"/>
  </w:style>
  <w:style w:type="paragraph" w:styleId="Signature">
    <w:name w:val="Signature"/>
    <w:basedOn w:val="Normal"/>
    <w:link w:val="SignatureChar"/>
    <w:uiPriority w:val="99"/>
    <w:semiHidden/>
    <w:unhideWhenUsed/>
    <w:rsid w:val="00E2427B"/>
    <w:pPr>
      <w:spacing w:after="0"/>
      <w:ind w:left="4320"/>
    </w:pPr>
  </w:style>
  <w:style w:type="character" w:customStyle="1" w:styleId="SignatureChar">
    <w:name w:val="Signature Char"/>
    <w:link w:val="Signature"/>
    <w:uiPriority w:val="99"/>
    <w:semiHidden/>
    <w:rsid w:val="00E2427B"/>
    <w:rPr>
      <w:sz w:val="22"/>
      <w:szCs w:val="22"/>
    </w:rPr>
  </w:style>
  <w:style w:type="character" w:styleId="CommentReference">
    <w:name w:val="annotation reference"/>
    <w:uiPriority w:val="99"/>
    <w:semiHidden/>
    <w:rsid w:val="00E2427B"/>
    <w:rPr>
      <w:rFonts w:cs="Times New Roman"/>
      <w:sz w:val="16"/>
      <w:szCs w:val="16"/>
    </w:rPr>
  </w:style>
  <w:style w:type="paragraph" w:styleId="CommentText">
    <w:name w:val="annotation text"/>
    <w:basedOn w:val="Normal"/>
    <w:link w:val="CommentTextChar"/>
    <w:uiPriority w:val="99"/>
    <w:semiHidden/>
    <w:rsid w:val="00E2427B"/>
    <w:rPr>
      <w:sz w:val="20"/>
      <w:szCs w:val="20"/>
    </w:rPr>
  </w:style>
  <w:style w:type="character" w:customStyle="1" w:styleId="CommentTextChar">
    <w:name w:val="Comment Text Char"/>
    <w:basedOn w:val="DefaultParagraphFont"/>
    <w:link w:val="CommentText"/>
    <w:uiPriority w:val="99"/>
    <w:semiHidden/>
    <w:rsid w:val="00E2427B"/>
  </w:style>
  <w:style w:type="character" w:customStyle="1" w:styleId="Heading1Char">
    <w:name w:val="Heading 1 Char"/>
    <w:link w:val="Heading1"/>
    <w:uiPriority w:val="9"/>
    <w:rsid w:val="00AC2DD2"/>
    <w:rPr>
      <w:rFonts w:eastAsia="Times New Roman" w:cstheme="minorBidi"/>
      <w:bCs/>
      <w:kern w:val="32"/>
      <w:sz w:val="32"/>
      <w:szCs w:val="32"/>
    </w:rPr>
  </w:style>
  <w:style w:type="paragraph" w:styleId="TOCHeading">
    <w:name w:val="TOC Heading"/>
    <w:basedOn w:val="TOC1"/>
    <w:next w:val="Normal"/>
    <w:uiPriority w:val="39"/>
    <w:qFormat/>
    <w:rsid w:val="00B40A5D"/>
    <w:pPr>
      <w:keepLines/>
      <w:spacing w:before="480" w:after="0"/>
    </w:pPr>
    <w:rPr>
      <w:b/>
      <w:color w:val="365F91"/>
      <w:sz w:val="28"/>
      <w:szCs w:val="28"/>
    </w:rPr>
  </w:style>
  <w:style w:type="paragraph" w:styleId="TOC2">
    <w:name w:val="toc 2"/>
    <w:basedOn w:val="Normal"/>
    <w:next w:val="Normal"/>
    <w:autoRedefine/>
    <w:uiPriority w:val="39"/>
    <w:unhideWhenUsed/>
    <w:qFormat/>
    <w:rsid w:val="00E2427B"/>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E2427B"/>
    <w:pPr>
      <w:spacing w:after="100"/>
    </w:pPr>
    <w:rPr>
      <w:rFonts w:eastAsia="MS Mincho" w:cs="Arial"/>
      <w:lang w:eastAsia="ja-JP"/>
    </w:rPr>
  </w:style>
  <w:style w:type="paragraph" w:styleId="TOC3">
    <w:name w:val="toc 3"/>
    <w:basedOn w:val="Normal"/>
    <w:next w:val="Normal"/>
    <w:autoRedefine/>
    <w:uiPriority w:val="39"/>
    <w:unhideWhenUsed/>
    <w:qFormat/>
    <w:rsid w:val="00E2427B"/>
    <w:pPr>
      <w:spacing w:after="100"/>
      <w:ind w:left="440"/>
    </w:pPr>
    <w:rPr>
      <w:rFonts w:eastAsia="MS Mincho" w:cs="Arial"/>
      <w:lang w:eastAsia="ja-JP"/>
    </w:rPr>
  </w:style>
  <w:style w:type="character" w:customStyle="1" w:styleId="Heading2Char">
    <w:name w:val="Heading 2 Char"/>
    <w:link w:val="Heading2"/>
    <w:uiPriority w:val="9"/>
    <w:rsid w:val="008C61E4"/>
    <w:rPr>
      <w:rFonts w:asciiTheme="minorHAnsi" w:eastAsia="Times New Roman" w:hAnsiTheme="minorHAnsi" w:cstheme="minorBidi"/>
      <w:b/>
      <w:bCs/>
      <w:iCs/>
      <w:sz w:val="28"/>
      <w:szCs w:val="32"/>
    </w:rPr>
  </w:style>
  <w:style w:type="character" w:customStyle="1" w:styleId="Heading3Char">
    <w:name w:val="Heading 3 Char"/>
    <w:link w:val="Heading3"/>
    <w:uiPriority w:val="9"/>
    <w:rsid w:val="008C61E4"/>
    <w:rPr>
      <w:rFonts w:asciiTheme="minorHAnsi" w:eastAsia="Times New Roman" w:hAnsiTheme="minorHAnsi" w:cstheme="minorBidi"/>
      <w:b/>
      <w:bCs/>
      <w:sz w:val="26"/>
      <w:szCs w:val="26"/>
    </w:rPr>
  </w:style>
  <w:style w:type="character" w:customStyle="1" w:styleId="Heading4Char">
    <w:name w:val="Heading 4 Char"/>
    <w:link w:val="Heading4"/>
    <w:uiPriority w:val="9"/>
    <w:rsid w:val="00E2427B"/>
    <w:rPr>
      <w:rFonts w:asciiTheme="minorHAnsi" w:eastAsia="Times New Roman" w:hAnsiTheme="minorHAnsi" w:cstheme="minorBidi"/>
      <w:b/>
      <w:bCs/>
      <w:sz w:val="28"/>
      <w:szCs w:val="28"/>
    </w:rPr>
  </w:style>
  <w:style w:type="character" w:customStyle="1" w:styleId="Heading6Char">
    <w:name w:val="Heading 6 Char"/>
    <w:basedOn w:val="DefaultParagraphFont"/>
    <w:link w:val="Heading6"/>
    <w:uiPriority w:val="9"/>
    <w:semiHidden/>
    <w:rsid w:val="00E2427B"/>
    <w:rPr>
      <w:rFonts w:asciiTheme="minorHAnsi" w:eastAsia="Times New Roman" w:hAnsiTheme="minorHAnsi" w:cstheme="minorBidi"/>
      <w:b/>
      <w:bCs/>
      <w:sz w:val="22"/>
      <w:szCs w:val="22"/>
    </w:rPr>
  </w:style>
  <w:style w:type="character" w:customStyle="1" w:styleId="Heading7Char">
    <w:name w:val="Heading 7 Char"/>
    <w:basedOn w:val="DefaultParagraphFont"/>
    <w:link w:val="Heading7"/>
    <w:uiPriority w:val="9"/>
    <w:semiHidden/>
    <w:rsid w:val="00E2427B"/>
    <w:rPr>
      <w:rFonts w:asciiTheme="minorHAnsi" w:eastAsia="Times New Roman" w:hAnsiTheme="minorHAnsi" w:cstheme="minorBidi"/>
      <w:sz w:val="24"/>
      <w:szCs w:val="24"/>
    </w:rPr>
  </w:style>
  <w:style w:type="character" w:customStyle="1" w:styleId="Heading8Char">
    <w:name w:val="Heading 8 Char"/>
    <w:basedOn w:val="DefaultParagraphFont"/>
    <w:link w:val="Heading8"/>
    <w:uiPriority w:val="9"/>
    <w:semiHidden/>
    <w:rsid w:val="00E2427B"/>
    <w:rPr>
      <w:rFonts w:asciiTheme="minorHAnsi" w:eastAsia="Times New Roman" w:hAnsiTheme="minorHAnsi" w:cstheme="minorBidi"/>
      <w:i/>
      <w:iCs/>
      <w:sz w:val="24"/>
      <w:szCs w:val="24"/>
    </w:rPr>
  </w:style>
  <w:style w:type="character" w:customStyle="1" w:styleId="Heading9Char">
    <w:name w:val="Heading 9 Char"/>
    <w:basedOn w:val="DefaultParagraphFont"/>
    <w:link w:val="Heading9"/>
    <w:uiPriority w:val="9"/>
    <w:semiHidden/>
    <w:rsid w:val="00E2427B"/>
    <w:rPr>
      <w:rFonts w:ascii="Cambria" w:eastAsia="Times New Roman" w:hAnsi="Cambria" w:cstheme="minorBidi"/>
      <w:sz w:val="22"/>
      <w:szCs w:val="22"/>
    </w:rPr>
  </w:style>
  <w:style w:type="character" w:customStyle="1" w:styleId="subheadertext1">
    <w:name w:val="subheadertext1"/>
    <w:basedOn w:val="DefaultParagraphFont"/>
    <w:rsid w:val="00C8784B"/>
    <w:rPr>
      <w:sz w:val="19"/>
      <w:szCs w:val="19"/>
    </w:rPr>
  </w:style>
  <w:style w:type="character" w:customStyle="1" w:styleId="apple-style-span">
    <w:name w:val="apple-style-span"/>
    <w:basedOn w:val="DefaultParagraphFont"/>
    <w:rsid w:val="00053FA0"/>
  </w:style>
  <w:style w:type="numbering" w:customStyle="1" w:styleId="Headings">
    <w:name w:val="Headings"/>
    <w:uiPriority w:val="99"/>
    <w:rsid w:val="00AB17C0"/>
    <w:pPr>
      <w:numPr>
        <w:numId w:val="7"/>
      </w:numPr>
    </w:pPr>
  </w:style>
  <w:style w:type="paragraph" w:styleId="Title">
    <w:name w:val="Title"/>
    <w:basedOn w:val="Normal"/>
    <w:next w:val="Normal"/>
    <w:link w:val="TitleChar"/>
    <w:uiPriority w:val="10"/>
    <w:qFormat/>
    <w:rsid w:val="004906A3"/>
    <w:pPr>
      <w:pBdr>
        <w:bottom w:val="single" w:sz="8" w:space="4" w:color="4F81BD"/>
      </w:pBdr>
      <w:spacing w:after="300"/>
      <w:contextualSpacing/>
    </w:pPr>
    <w:rPr>
      <w:rFonts w:eastAsia="Times New Roman"/>
      <w:color w:val="17365D"/>
      <w:spacing w:val="5"/>
      <w:kern w:val="28"/>
      <w:sz w:val="52"/>
      <w:szCs w:val="52"/>
    </w:rPr>
  </w:style>
  <w:style w:type="character" w:customStyle="1" w:styleId="TitleChar">
    <w:name w:val="Title Char"/>
    <w:basedOn w:val="DefaultParagraphFont"/>
    <w:link w:val="Title"/>
    <w:uiPriority w:val="10"/>
    <w:rsid w:val="004906A3"/>
    <w:rPr>
      <w:rFonts w:eastAsia="Times New Roman" w:cs="Times New Roman"/>
      <w:color w:val="17365D"/>
      <w:spacing w:val="5"/>
      <w:kern w:val="28"/>
      <w:sz w:val="52"/>
      <w:szCs w:val="52"/>
    </w:rPr>
  </w:style>
  <w:style w:type="paragraph" w:styleId="NoSpacing">
    <w:name w:val="No Spacing"/>
    <w:autoRedefine/>
    <w:uiPriority w:val="1"/>
    <w:qFormat/>
    <w:rsid w:val="00E2427B"/>
    <w:rPr>
      <w:sz w:val="22"/>
      <w:szCs w:val="22"/>
    </w:rPr>
  </w:style>
  <w:style w:type="paragraph" w:styleId="CommentSubject">
    <w:name w:val="annotation subject"/>
    <w:basedOn w:val="CommentText"/>
    <w:next w:val="CommentText"/>
    <w:link w:val="CommentSubjectChar"/>
    <w:uiPriority w:val="99"/>
    <w:semiHidden/>
    <w:unhideWhenUsed/>
    <w:rsid w:val="000375F0"/>
    <w:rPr>
      <w:b/>
      <w:bCs/>
    </w:rPr>
  </w:style>
  <w:style w:type="character" w:customStyle="1" w:styleId="CommentSubjectChar">
    <w:name w:val="Comment Subject Char"/>
    <w:basedOn w:val="CommentTextChar"/>
    <w:link w:val="CommentSubject"/>
    <w:uiPriority w:val="99"/>
    <w:semiHidden/>
    <w:rsid w:val="000375F0"/>
    <w:rPr>
      <w:rFonts w:asciiTheme="minorHAnsi" w:eastAsiaTheme="minorHAnsi" w:hAnsiTheme="minorHAnsi" w:cstheme="minorBidi"/>
      <w:b/>
      <w:bCs/>
    </w:rPr>
  </w:style>
  <w:style w:type="paragraph" w:styleId="FootnoteText">
    <w:name w:val="footnote text"/>
    <w:aliases w:val="Style 25,Style 23"/>
    <w:basedOn w:val="Normal"/>
    <w:link w:val="FootnoteTextChar"/>
    <w:semiHidden/>
    <w:rsid w:val="00F56AAE"/>
    <w:pPr>
      <w:spacing w:after="0"/>
    </w:pPr>
    <w:rPr>
      <w:rFonts w:ascii="Times New Roman" w:eastAsia="Times New Roman" w:hAnsi="Times New Roman" w:cs="Times New Roman"/>
      <w:sz w:val="20"/>
      <w:szCs w:val="20"/>
    </w:rPr>
  </w:style>
  <w:style w:type="character" w:customStyle="1" w:styleId="FootnoteTextChar">
    <w:name w:val="Footnote Text Char"/>
    <w:aliases w:val="Style 25 Char,Style 23 Char"/>
    <w:basedOn w:val="DefaultParagraphFont"/>
    <w:link w:val="FootnoteText"/>
    <w:semiHidden/>
    <w:rsid w:val="00F56AAE"/>
    <w:rPr>
      <w:rFonts w:ascii="Times New Roman" w:eastAsia="Times New Roman" w:hAnsi="Times New Roman"/>
    </w:rPr>
  </w:style>
  <w:style w:type="character" w:styleId="FootnoteReference">
    <w:name w:val="footnote reference"/>
    <w:aliases w:val="FR,Style 24,Style 22"/>
    <w:basedOn w:val="DefaultParagraphFont"/>
    <w:semiHidden/>
    <w:rsid w:val="00F56AAE"/>
    <w:rPr>
      <w:vertAlign w:val="superscript"/>
    </w:rPr>
  </w:style>
  <w:style w:type="numbering" w:customStyle="1" w:styleId="StyleNumberedLatinBodyLeft025Hanging025">
    <w:name w:val="Style Numbered (Latin) +Body Left:  0.25&quot; Hanging:  0.25&quot;"/>
    <w:basedOn w:val="NoList"/>
    <w:rsid w:val="00991566"/>
    <w:pPr>
      <w:numPr>
        <w:numId w:val="12"/>
      </w:numPr>
    </w:pPr>
  </w:style>
  <w:style w:type="character" w:styleId="FollowedHyperlink">
    <w:name w:val="FollowedHyperlink"/>
    <w:basedOn w:val="DefaultParagraphFont"/>
    <w:uiPriority w:val="99"/>
    <w:semiHidden/>
    <w:unhideWhenUsed/>
    <w:rsid w:val="007756B6"/>
    <w:rPr>
      <w:color w:val="800080" w:themeColor="followedHyperlink"/>
      <w:u w:val="single"/>
    </w:rPr>
  </w:style>
  <w:style w:type="character" w:customStyle="1" w:styleId="footertext">
    <w:name w:val="footertext"/>
    <w:basedOn w:val="DefaultParagraphFont"/>
    <w:rsid w:val="00AE1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256961">
      <w:bodyDiv w:val="1"/>
      <w:marLeft w:val="0"/>
      <w:marRight w:val="0"/>
      <w:marTop w:val="0"/>
      <w:marBottom w:val="0"/>
      <w:divBdr>
        <w:top w:val="none" w:sz="0" w:space="0" w:color="auto"/>
        <w:left w:val="none" w:sz="0" w:space="0" w:color="auto"/>
        <w:bottom w:val="none" w:sz="0" w:space="0" w:color="auto"/>
        <w:right w:val="none" w:sz="0" w:space="0" w:color="auto"/>
      </w:divBdr>
    </w:div>
    <w:div w:id="181216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3.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yperlink" Target="http://www.microsoft.com/enus/download/details.aspx?id=1785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mailto:Jeff_brown@hphc.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mailto:Jeff_brown@hphc.org"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www.popmednet.org"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EC89440FD4544B85F01E96A2E41189" ma:contentTypeVersion="0" ma:contentTypeDescription="Create a new document." ma:contentTypeScope="" ma:versionID="426adbd627be1ff746e87f3a1851258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E4E78-D045-4444-9832-2B812D6536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E8E6F74-CE9A-4592-80BE-E2640D38B922}">
  <ds:schemaRefs>
    <ds:schemaRef ds:uri="http://schemas.microsoft.com/sharepoint/v3/contenttype/forms"/>
  </ds:schemaRefs>
</ds:datastoreItem>
</file>

<file path=customXml/itemProps3.xml><?xml version="1.0" encoding="utf-8"?>
<ds:datastoreItem xmlns:ds="http://schemas.openxmlformats.org/officeDocument/2006/customXml" ds:itemID="{403BACED-5D4D-417B-A843-902EED4EF47F}">
  <ds:schemaRefs>
    <ds:schemaRef ds:uri="http://schemas.microsoft.com/office/2006/metadata/properties"/>
  </ds:schemaRefs>
</ds:datastoreItem>
</file>

<file path=customXml/itemProps4.xml><?xml version="1.0" encoding="utf-8"?>
<ds:datastoreItem xmlns:ds="http://schemas.openxmlformats.org/officeDocument/2006/customXml" ds:itemID="{54EC5584-662F-4579-91ED-3E19FB432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6418</Words>
  <Characters>36585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SAMPLE PopMednet DataMart Administrator Manual</vt:lpstr>
    </vt:vector>
  </TitlesOfParts>
  <Company/>
  <LinksUpToDate>false</LinksUpToDate>
  <CharactersWithSpaces>42918</CharactersWithSpaces>
  <SharedDoc>false</SharedDoc>
  <HLinks>
    <vt:vector size="180" baseType="variant">
      <vt:variant>
        <vt:i4>3735643</vt:i4>
      </vt:variant>
      <vt:variant>
        <vt:i4>177</vt:i4>
      </vt:variant>
      <vt:variant>
        <vt:i4>0</vt:i4>
      </vt:variant>
      <vt:variant>
        <vt:i4>5</vt:i4>
      </vt:variant>
      <vt:variant>
        <vt:lpwstr>mailto:querytool@mini-sentinel.org</vt:lpwstr>
      </vt:variant>
      <vt:variant>
        <vt:lpwstr/>
      </vt:variant>
      <vt:variant>
        <vt:i4>4259867</vt:i4>
      </vt:variant>
      <vt:variant>
        <vt:i4>174</vt:i4>
      </vt:variant>
      <vt:variant>
        <vt:i4>0</vt:i4>
      </vt:variant>
      <vt:variant>
        <vt:i4>5</vt:i4>
      </vt:variant>
      <vt:variant>
        <vt:lpwstr>https://querytool.mini-sentinel.org/</vt:lpwstr>
      </vt:variant>
      <vt:variant>
        <vt:lpwstr/>
      </vt:variant>
      <vt:variant>
        <vt:i4>1245236</vt:i4>
      </vt:variant>
      <vt:variant>
        <vt:i4>164</vt:i4>
      </vt:variant>
      <vt:variant>
        <vt:i4>0</vt:i4>
      </vt:variant>
      <vt:variant>
        <vt:i4>5</vt:i4>
      </vt:variant>
      <vt:variant>
        <vt:lpwstr/>
      </vt:variant>
      <vt:variant>
        <vt:lpwstr>_Toc276044479</vt:lpwstr>
      </vt:variant>
      <vt:variant>
        <vt:i4>1245236</vt:i4>
      </vt:variant>
      <vt:variant>
        <vt:i4>158</vt:i4>
      </vt:variant>
      <vt:variant>
        <vt:i4>0</vt:i4>
      </vt:variant>
      <vt:variant>
        <vt:i4>5</vt:i4>
      </vt:variant>
      <vt:variant>
        <vt:lpwstr/>
      </vt:variant>
      <vt:variant>
        <vt:lpwstr>_Toc276044478</vt:lpwstr>
      </vt:variant>
      <vt:variant>
        <vt:i4>1245236</vt:i4>
      </vt:variant>
      <vt:variant>
        <vt:i4>152</vt:i4>
      </vt:variant>
      <vt:variant>
        <vt:i4>0</vt:i4>
      </vt:variant>
      <vt:variant>
        <vt:i4>5</vt:i4>
      </vt:variant>
      <vt:variant>
        <vt:lpwstr/>
      </vt:variant>
      <vt:variant>
        <vt:lpwstr>_Toc276044477</vt:lpwstr>
      </vt:variant>
      <vt:variant>
        <vt:i4>1245236</vt:i4>
      </vt:variant>
      <vt:variant>
        <vt:i4>146</vt:i4>
      </vt:variant>
      <vt:variant>
        <vt:i4>0</vt:i4>
      </vt:variant>
      <vt:variant>
        <vt:i4>5</vt:i4>
      </vt:variant>
      <vt:variant>
        <vt:lpwstr/>
      </vt:variant>
      <vt:variant>
        <vt:lpwstr>_Toc276044476</vt:lpwstr>
      </vt:variant>
      <vt:variant>
        <vt:i4>1245236</vt:i4>
      </vt:variant>
      <vt:variant>
        <vt:i4>140</vt:i4>
      </vt:variant>
      <vt:variant>
        <vt:i4>0</vt:i4>
      </vt:variant>
      <vt:variant>
        <vt:i4>5</vt:i4>
      </vt:variant>
      <vt:variant>
        <vt:lpwstr/>
      </vt:variant>
      <vt:variant>
        <vt:lpwstr>_Toc276044475</vt:lpwstr>
      </vt:variant>
      <vt:variant>
        <vt:i4>1245236</vt:i4>
      </vt:variant>
      <vt:variant>
        <vt:i4>134</vt:i4>
      </vt:variant>
      <vt:variant>
        <vt:i4>0</vt:i4>
      </vt:variant>
      <vt:variant>
        <vt:i4>5</vt:i4>
      </vt:variant>
      <vt:variant>
        <vt:lpwstr/>
      </vt:variant>
      <vt:variant>
        <vt:lpwstr>_Toc276044474</vt:lpwstr>
      </vt:variant>
      <vt:variant>
        <vt:i4>1245236</vt:i4>
      </vt:variant>
      <vt:variant>
        <vt:i4>128</vt:i4>
      </vt:variant>
      <vt:variant>
        <vt:i4>0</vt:i4>
      </vt:variant>
      <vt:variant>
        <vt:i4>5</vt:i4>
      </vt:variant>
      <vt:variant>
        <vt:lpwstr/>
      </vt:variant>
      <vt:variant>
        <vt:lpwstr>_Toc276044473</vt:lpwstr>
      </vt:variant>
      <vt:variant>
        <vt:i4>1245236</vt:i4>
      </vt:variant>
      <vt:variant>
        <vt:i4>122</vt:i4>
      </vt:variant>
      <vt:variant>
        <vt:i4>0</vt:i4>
      </vt:variant>
      <vt:variant>
        <vt:i4>5</vt:i4>
      </vt:variant>
      <vt:variant>
        <vt:lpwstr/>
      </vt:variant>
      <vt:variant>
        <vt:lpwstr>_Toc276044472</vt:lpwstr>
      </vt:variant>
      <vt:variant>
        <vt:i4>1245236</vt:i4>
      </vt:variant>
      <vt:variant>
        <vt:i4>116</vt:i4>
      </vt:variant>
      <vt:variant>
        <vt:i4>0</vt:i4>
      </vt:variant>
      <vt:variant>
        <vt:i4>5</vt:i4>
      </vt:variant>
      <vt:variant>
        <vt:lpwstr/>
      </vt:variant>
      <vt:variant>
        <vt:lpwstr>_Toc276044471</vt:lpwstr>
      </vt:variant>
      <vt:variant>
        <vt:i4>1245236</vt:i4>
      </vt:variant>
      <vt:variant>
        <vt:i4>110</vt:i4>
      </vt:variant>
      <vt:variant>
        <vt:i4>0</vt:i4>
      </vt:variant>
      <vt:variant>
        <vt:i4>5</vt:i4>
      </vt:variant>
      <vt:variant>
        <vt:lpwstr/>
      </vt:variant>
      <vt:variant>
        <vt:lpwstr>_Toc276044470</vt:lpwstr>
      </vt:variant>
      <vt:variant>
        <vt:i4>1179700</vt:i4>
      </vt:variant>
      <vt:variant>
        <vt:i4>104</vt:i4>
      </vt:variant>
      <vt:variant>
        <vt:i4>0</vt:i4>
      </vt:variant>
      <vt:variant>
        <vt:i4>5</vt:i4>
      </vt:variant>
      <vt:variant>
        <vt:lpwstr/>
      </vt:variant>
      <vt:variant>
        <vt:lpwstr>_Toc276044469</vt:lpwstr>
      </vt:variant>
      <vt:variant>
        <vt:i4>1179700</vt:i4>
      </vt:variant>
      <vt:variant>
        <vt:i4>98</vt:i4>
      </vt:variant>
      <vt:variant>
        <vt:i4>0</vt:i4>
      </vt:variant>
      <vt:variant>
        <vt:i4>5</vt:i4>
      </vt:variant>
      <vt:variant>
        <vt:lpwstr/>
      </vt:variant>
      <vt:variant>
        <vt:lpwstr>_Toc276044468</vt:lpwstr>
      </vt:variant>
      <vt:variant>
        <vt:i4>1179700</vt:i4>
      </vt:variant>
      <vt:variant>
        <vt:i4>92</vt:i4>
      </vt:variant>
      <vt:variant>
        <vt:i4>0</vt:i4>
      </vt:variant>
      <vt:variant>
        <vt:i4>5</vt:i4>
      </vt:variant>
      <vt:variant>
        <vt:lpwstr/>
      </vt:variant>
      <vt:variant>
        <vt:lpwstr>_Toc276044467</vt:lpwstr>
      </vt:variant>
      <vt:variant>
        <vt:i4>1179700</vt:i4>
      </vt:variant>
      <vt:variant>
        <vt:i4>86</vt:i4>
      </vt:variant>
      <vt:variant>
        <vt:i4>0</vt:i4>
      </vt:variant>
      <vt:variant>
        <vt:i4>5</vt:i4>
      </vt:variant>
      <vt:variant>
        <vt:lpwstr/>
      </vt:variant>
      <vt:variant>
        <vt:lpwstr>_Toc276044466</vt:lpwstr>
      </vt:variant>
      <vt:variant>
        <vt:i4>1179700</vt:i4>
      </vt:variant>
      <vt:variant>
        <vt:i4>80</vt:i4>
      </vt:variant>
      <vt:variant>
        <vt:i4>0</vt:i4>
      </vt:variant>
      <vt:variant>
        <vt:i4>5</vt:i4>
      </vt:variant>
      <vt:variant>
        <vt:lpwstr/>
      </vt:variant>
      <vt:variant>
        <vt:lpwstr>_Toc276044465</vt:lpwstr>
      </vt:variant>
      <vt:variant>
        <vt:i4>1179700</vt:i4>
      </vt:variant>
      <vt:variant>
        <vt:i4>74</vt:i4>
      </vt:variant>
      <vt:variant>
        <vt:i4>0</vt:i4>
      </vt:variant>
      <vt:variant>
        <vt:i4>5</vt:i4>
      </vt:variant>
      <vt:variant>
        <vt:lpwstr/>
      </vt:variant>
      <vt:variant>
        <vt:lpwstr>_Toc276044464</vt:lpwstr>
      </vt:variant>
      <vt:variant>
        <vt:i4>1179700</vt:i4>
      </vt:variant>
      <vt:variant>
        <vt:i4>68</vt:i4>
      </vt:variant>
      <vt:variant>
        <vt:i4>0</vt:i4>
      </vt:variant>
      <vt:variant>
        <vt:i4>5</vt:i4>
      </vt:variant>
      <vt:variant>
        <vt:lpwstr/>
      </vt:variant>
      <vt:variant>
        <vt:lpwstr>_Toc276044463</vt:lpwstr>
      </vt:variant>
      <vt:variant>
        <vt:i4>1179700</vt:i4>
      </vt:variant>
      <vt:variant>
        <vt:i4>62</vt:i4>
      </vt:variant>
      <vt:variant>
        <vt:i4>0</vt:i4>
      </vt:variant>
      <vt:variant>
        <vt:i4>5</vt:i4>
      </vt:variant>
      <vt:variant>
        <vt:lpwstr/>
      </vt:variant>
      <vt:variant>
        <vt:lpwstr>_Toc276044462</vt:lpwstr>
      </vt:variant>
      <vt:variant>
        <vt:i4>1179700</vt:i4>
      </vt:variant>
      <vt:variant>
        <vt:i4>56</vt:i4>
      </vt:variant>
      <vt:variant>
        <vt:i4>0</vt:i4>
      </vt:variant>
      <vt:variant>
        <vt:i4>5</vt:i4>
      </vt:variant>
      <vt:variant>
        <vt:lpwstr/>
      </vt:variant>
      <vt:variant>
        <vt:lpwstr>_Toc276044461</vt:lpwstr>
      </vt:variant>
      <vt:variant>
        <vt:i4>1179700</vt:i4>
      </vt:variant>
      <vt:variant>
        <vt:i4>50</vt:i4>
      </vt:variant>
      <vt:variant>
        <vt:i4>0</vt:i4>
      </vt:variant>
      <vt:variant>
        <vt:i4>5</vt:i4>
      </vt:variant>
      <vt:variant>
        <vt:lpwstr/>
      </vt:variant>
      <vt:variant>
        <vt:lpwstr>_Toc276044460</vt:lpwstr>
      </vt:variant>
      <vt:variant>
        <vt:i4>1114164</vt:i4>
      </vt:variant>
      <vt:variant>
        <vt:i4>44</vt:i4>
      </vt:variant>
      <vt:variant>
        <vt:i4>0</vt:i4>
      </vt:variant>
      <vt:variant>
        <vt:i4>5</vt:i4>
      </vt:variant>
      <vt:variant>
        <vt:lpwstr/>
      </vt:variant>
      <vt:variant>
        <vt:lpwstr>_Toc276044459</vt:lpwstr>
      </vt:variant>
      <vt:variant>
        <vt:i4>1114164</vt:i4>
      </vt:variant>
      <vt:variant>
        <vt:i4>38</vt:i4>
      </vt:variant>
      <vt:variant>
        <vt:i4>0</vt:i4>
      </vt:variant>
      <vt:variant>
        <vt:i4>5</vt:i4>
      </vt:variant>
      <vt:variant>
        <vt:lpwstr/>
      </vt:variant>
      <vt:variant>
        <vt:lpwstr>_Toc276044458</vt:lpwstr>
      </vt:variant>
      <vt:variant>
        <vt:i4>1114164</vt:i4>
      </vt:variant>
      <vt:variant>
        <vt:i4>32</vt:i4>
      </vt:variant>
      <vt:variant>
        <vt:i4>0</vt:i4>
      </vt:variant>
      <vt:variant>
        <vt:i4>5</vt:i4>
      </vt:variant>
      <vt:variant>
        <vt:lpwstr/>
      </vt:variant>
      <vt:variant>
        <vt:lpwstr>_Toc276044457</vt:lpwstr>
      </vt:variant>
      <vt:variant>
        <vt:i4>1114164</vt:i4>
      </vt:variant>
      <vt:variant>
        <vt:i4>26</vt:i4>
      </vt:variant>
      <vt:variant>
        <vt:i4>0</vt:i4>
      </vt:variant>
      <vt:variant>
        <vt:i4>5</vt:i4>
      </vt:variant>
      <vt:variant>
        <vt:lpwstr/>
      </vt:variant>
      <vt:variant>
        <vt:lpwstr>_Toc276044456</vt:lpwstr>
      </vt:variant>
      <vt:variant>
        <vt:i4>1114164</vt:i4>
      </vt:variant>
      <vt:variant>
        <vt:i4>20</vt:i4>
      </vt:variant>
      <vt:variant>
        <vt:i4>0</vt:i4>
      </vt:variant>
      <vt:variant>
        <vt:i4>5</vt:i4>
      </vt:variant>
      <vt:variant>
        <vt:lpwstr/>
      </vt:variant>
      <vt:variant>
        <vt:lpwstr>_Toc276044455</vt:lpwstr>
      </vt:variant>
      <vt:variant>
        <vt:i4>1114164</vt:i4>
      </vt:variant>
      <vt:variant>
        <vt:i4>14</vt:i4>
      </vt:variant>
      <vt:variant>
        <vt:i4>0</vt:i4>
      </vt:variant>
      <vt:variant>
        <vt:i4>5</vt:i4>
      </vt:variant>
      <vt:variant>
        <vt:lpwstr/>
      </vt:variant>
      <vt:variant>
        <vt:lpwstr>_Toc276044454</vt:lpwstr>
      </vt:variant>
      <vt:variant>
        <vt:i4>1114164</vt:i4>
      </vt:variant>
      <vt:variant>
        <vt:i4>8</vt:i4>
      </vt:variant>
      <vt:variant>
        <vt:i4>0</vt:i4>
      </vt:variant>
      <vt:variant>
        <vt:i4>5</vt:i4>
      </vt:variant>
      <vt:variant>
        <vt:lpwstr/>
      </vt:variant>
      <vt:variant>
        <vt:lpwstr>_Toc276044453</vt:lpwstr>
      </vt:variant>
      <vt:variant>
        <vt:i4>1114164</vt:i4>
      </vt:variant>
      <vt:variant>
        <vt:i4>2</vt:i4>
      </vt:variant>
      <vt:variant>
        <vt:i4>0</vt:i4>
      </vt:variant>
      <vt:variant>
        <vt:i4>5</vt:i4>
      </vt:variant>
      <vt:variant>
        <vt:lpwstr/>
      </vt:variant>
      <vt:variant>
        <vt:lpwstr>_Toc276044452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PopMednet DataMart Administrator Manual</dc:title>
  <dc:creator>Robert Rosen;Janet Egan</dc:creator>
  <cp:lastModifiedBy>BMS</cp:lastModifiedBy>
  <cp:revision>3</cp:revision>
  <cp:lastPrinted>2013-06-19T13:47:00Z</cp:lastPrinted>
  <dcterms:created xsi:type="dcterms:W3CDTF">2013-05-09T17:39:00Z</dcterms:created>
  <dcterms:modified xsi:type="dcterms:W3CDTF">2013-06-19T13:48:00Z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0x010100A1EC89440FD4544B85F01E96A2E41189</vt:lpwstr>
  </property>
</Properties>
</file>