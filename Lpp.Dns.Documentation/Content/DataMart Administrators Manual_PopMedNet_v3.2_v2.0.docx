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0511" w:rsidRPr="00BA05C4" w:rsidRDefault="00A65707" w:rsidP="002F41B7">
      <w:pPr>
        <w:ind w:left="360"/>
        <w:jc w:val="right"/>
        <w:rPr>
          <w:rFonts w:cs="Arial"/>
          <w:b/>
          <w:sz w:val="36"/>
          <w:szCs w:val="36"/>
        </w:rPr>
      </w:pPr>
      <w:bookmarkStart w:id="0" w:name="_GoBack"/>
      <w:bookmarkEnd w:id="0"/>
      <w:r>
        <w:rPr>
          <w:rFonts w:cs="Arial"/>
          <w:b/>
          <w:noProof/>
          <w:sz w:val="36"/>
          <w:szCs w:val="36"/>
        </w:rPr>
        <w:pict>
          <v:group id="Group 2" o:spid="_x0000_s1026" style="position:absolute;left:0;text-align:left;margin-left:-1in;margin-top:-96.45pt;width:23.05pt;height:838.8pt;z-index:251662336"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PAAgMAAPcIAAAOAAAAZHJzL2Uyb0RvYy54bWzUVm1v0zAQ/o7Ef7D8vcvLkrSJlk5764Q0&#10;YGLwA9zESSwSO9hu04H475zttCstH6YhJtFK6blnn5977vE5Z+ebrkVrKhUTPMfBiY8R5YUoGa9z&#10;/OXzYjLDSGnCS9IKTnP8SBU+n799czb0GQ1FI9qSSgRBuMqGPseN1n3meapoaEfUiegpB2clZEc0&#10;DGXtlZIMEL1rvdD3E28QsuylKKhS8O+1c+K5jV9VtNAfq0pRjdocAzZtn9I+l+bpzc9IVkvSN6wY&#10;YZAXoOgI47DpLtQ10QStJDsK1bFCCiUqfVKIzhNVxQpqc4BsAv8gm1spVr3Npc6Gut/RBNQe8PTi&#10;sMWH9b1ErITahRhx0kGN7LYoNNwMfZ3BlFvZP/T30iUI5p0ovipwe4d+M67dZLQc3osSwpGVFpab&#10;TSU7EwKyRhtbgsddCehGowL+DNNwehpjVIAr8JM4nCZjkYoGKnm0rmhuxpVREozL4llk13gkc1ta&#10;mCMskxNITT2xqf6OzYeG9NQWSRmqtmwmWzY/gQYJr1uKTh2jdtqWTuW4RFxcNTCLXkgphoaSElAF&#10;Zj5g31tgBgoq8UxyoyR2Ct/Su0fS6dT6diSRrJdK31LRIWPkWAJwWzeyvlPaQHmaYsqoRMvKBWtb&#10;O5D18qqVaE3MQbMfi/5gWsvRkOM0DmMb+SUhOqahY7Ssy/Fstw/JDGc3vASYJNOEtc4GyC0fSTS8&#10;ueovRfkIHErh2gG0LzAaIb9jNEAryLH6tiKSYtS+41CHNIhAUEjbQRRPQxjIfc9y30N4AaFyrDFy&#10;5pV2/WbVS1Y3sFNgc+fiAg5GxSyzpq4O1QgWBPpKSg2jY6VGr67U8ZAf6XRU8L9Q6UVsvn9WqVER&#10;F0bcTvdGRCQDdHASRsu19x9pEEb+ZZhOFslsOokWUTxJp/5s4gfpZZr4URpdL36aggdR1rCypPyO&#10;cbq9aoLoec1nvPTcJWEvm9c+R7/Bt70A2Nj+WlZsp/r/Dpm9HOB2tbmMbwLm+t4fg73/vjL/BQAA&#10;//8DAFBLAwQUAAYACAAAACEASwFNLuMAAAAOAQAADwAAAGRycy9kb3ducmV2LnhtbEyPQWuDQBCF&#10;74X+h2UKvZnV1DbRuoYQ2p5CoEmh9LbRiUrcWXE3av59J6f29h7z8ea9bDWZVgzYu8aSgmgWgkAq&#10;bNlQpeDr8B4sQTivqdStJVRwRQer/P4u02lpR/rEYe8rwSHkUq2g9r5LpXRFjUa7me2Q+HayvdGe&#10;bV/Jstcjh5tWzsPwRRrdEH+odYebGovz/mIUfIx6XD9Fb8P2fNpcfw7Pu+9thEo9PkzrVxAeJ/8H&#10;w60+V4ecOx3thUonWgVBFMc8xt9UMk9AMBMkCxZHhuNlvACZZ/L/jPwXAAD//wMAUEsBAi0AFAAG&#10;AAgAAAAhALaDOJL+AAAA4QEAABMAAAAAAAAAAAAAAAAAAAAAAFtDb250ZW50X1R5cGVzXS54bWxQ&#10;SwECLQAUAAYACAAAACEAOP0h/9YAAACUAQAACwAAAAAAAAAAAAAAAAAvAQAAX3JlbHMvLnJlbHNQ&#10;SwECLQAUAAYACAAAACEAdETTwAIDAAD3CAAADgAAAAAAAAAAAAAAAAAuAgAAZHJzL2Uyb0RvYy54&#10;bWxQSwECLQAUAAYACAAAACEASwFNLuMAAAAOAQAADwAAAAAAAAAAAAAAAABc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YSMMA&#10;AADbAAAADwAAAGRycy9kb3ducmV2LnhtbESPT4vCMBTE7wv7HcITvIim/luka1pWRfHgxa4Hj4/m&#10;bVtsXkoTtX57Iwh7HGbmN8wy7UwtbtS6yrKC8SgCQZxbXXGh4PS7HS5AOI+ssbZMCh7kIE0+P5YY&#10;a3vnI90yX4gAYRejgtL7JpbS5SUZdCPbEAfvz7YGfZBtIXWL9wA3tZxE0Zc0WHFYKLGhdUn5Jbsa&#10;BXPjZuNI7g6b65losDbdlLOVUv1e9/MNwlPn/8Pv9l4rmMzg9S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5YSMMAAADbAAAADwAAAAAAAAAAAAAAAACYAgAAZHJzL2Rv&#10;d25yZXYueG1sUEsFBgAAAAAEAAQA9QAAAIgDAAAAAA==&#10;" fillcolor="#a5a5a5" stroked="f"/>
          </v:group>
        </w:pict>
      </w:r>
    </w:p>
    <w:p w:rsidR="00800511" w:rsidRDefault="00800511" w:rsidP="00800511">
      <w:pPr>
        <w:ind w:left="360"/>
        <w:jc w:val="center"/>
        <w:rPr>
          <w:rFonts w:cs="Arial"/>
          <w:b/>
          <w:i/>
          <w:sz w:val="36"/>
          <w:szCs w:val="36"/>
        </w:rPr>
      </w:pPr>
    </w:p>
    <w:p w:rsidR="00705441" w:rsidRDefault="00705441" w:rsidP="00800511">
      <w:pPr>
        <w:ind w:left="360"/>
        <w:jc w:val="center"/>
        <w:rPr>
          <w:rFonts w:cs="Arial"/>
          <w:b/>
          <w:sz w:val="48"/>
          <w:szCs w:val="48"/>
          <w:u w:val="single"/>
        </w:rPr>
      </w:pPr>
    </w:p>
    <w:p w:rsidR="00800511" w:rsidRPr="00705441" w:rsidRDefault="00705441" w:rsidP="00800511">
      <w:pPr>
        <w:ind w:left="360"/>
        <w:jc w:val="center"/>
        <w:rPr>
          <w:rFonts w:cs="Arial"/>
          <w:b/>
          <w:sz w:val="48"/>
          <w:szCs w:val="48"/>
          <w:u w:val="single"/>
        </w:rPr>
      </w:pPr>
      <w:r w:rsidRPr="00705441">
        <w:rPr>
          <w:rFonts w:cs="Arial"/>
          <w:b/>
          <w:sz w:val="48"/>
          <w:szCs w:val="48"/>
          <w:u w:val="single"/>
        </w:rPr>
        <w:t>Distributed Query Tool</w:t>
      </w:r>
    </w:p>
    <w:p w:rsidR="00800511" w:rsidRPr="00705441" w:rsidRDefault="00800511" w:rsidP="00800511">
      <w:pPr>
        <w:ind w:left="360"/>
        <w:jc w:val="center"/>
        <w:rPr>
          <w:rFonts w:cs="Arial"/>
          <w:b/>
          <w:sz w:val="48"/>
          <w:szCs w:val="48"/>
          <w:u w:val="single"/>
        </w:rPr>
      </w:pPr>
      <w:r w:rsidRPr="00705441">
        <w:rPr>
          <w:rFonts w:cs="Arial"/>
          <w:b/>
          <w:sz w:val="48"/>
          <w:szCs w:val="48"/>
          <w:u w:val="single"/>
        </w:rPr>
        <w:t xml:space="preserve">DataMart Administrator Manual </w:t>
      </w:r>
    </w:p>
    <w:p w:rsidR="00705441" w:rsidRPr="00705441" w:rsidRDefault="00705441" w:rsidP="00705441">
      <w:pPr>
        <w:ind w:left="360"/>
        <w:jc w:val="center"/>
        <w:rPr>
          <w:rFonts w:cs="Arial"/>
          <w:b/>
          <w:sz w:val="32"/>
          <w:szCs w:val="32"/>
        </w:rPr>
      </w:pPr>
      <w:r w:rsidRPr="00041852">
        <w:rPr>
          <w:rFonts w:cs="Arial"/>
          <w:b/>
          <w:sz w:val="32"/>
          <w:szCs w:val="32"/>
        </w:rPr>
        <w:t>Powered by Pop</w:t>
      </w:r>
      <w:r w:rsidRPr="00041852">
        <w:rPr>
          <w:rFonts w:cs="Arial"/>
          <w:b/>
          <w:color w:val="1F497D" w:themeColor="text2"/>
          <w:sz w:val="32"/>
          <w:szCs w:val="32"/>
        </w:rPr>
        <w:t>Med</w:t>
      </w:r>
      <w:r w:rsidRPr="00041852">
        <w:rPr>
          <w:rFonts w:cs="Arial"/>
          <w:b/>
          <w:sz w:val="32"/>
          <w:szCs w:val="32"/>
        </w:rPr>
        <w:t>Net</w:t>
      </w:r>
      <w:r w:rsidRPr="00705441">
        <w:rPr>
          <w:rFonts w:cs="Arial"/>
          <w:b/>
          <w:sz w:val="32"/>
          <w:szCs w:val="32"/>
          <w:vertAlign w:val="superscript"/>
        </w:rPr>
        <w:t>TM</w:t>
      </w:r>
    </w:p>
    <w:p w:rsidR="008F0BF5" w:rsidRPr="00BA05C4" w:rsidRDefault="008F0BF5" w:rsidP="00800511">
      <w:pPr>
        <w:jc w:val="center"/>
        <w:rPr>
          <w:rFonts w:cs="Arial"/>
          <w:sz w:val="36"/>
          <w:szCs w:val="36"/>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800511" w:rsidRPr="00F61C52" w:rsidRDefault="00800511" w:rsidP="008F0BF5">
      <w:pPr>
        <w:spacing w:before="120" w:after="0"/>
        <w:rPr>
          <w:rFonts w:cs="Arial"/>
          <w:sz w:val="28"/>
          <w:szCs w:val="28"/>
        </w:rPr>
      </w:pPr>
      <w:r>
        <w:rPr>
          <w:rFonts w:cs="Arial"/>
          <w:sz w:val="28"/>
          <w:szCs w:val="28"/>
        </w:rPr>
        <w:t xml:space="preserve">Based on release </w:t>
      </w:r>
      <w:r w:rsidR="00DE7DA0">
        <w:rPr>
          <w:rFonts w:cs="Arial"/>
          <w:sz w:val="28"/>
          <w:szCs w:val="28"/>
        </w:rPr>
        <w:t>3.</w:t>
      </w:r>
      <w:r w:rsidR="007D0F81">
        <w:rPr>
          <w:rFonts w:cs="Arial"/>
          <w:sz w:val="28"/>
          <w:szCs w:val="28"/>
        </w:rPr>
        <w:t>2</w:t>
      </w:r>
    </w:p>
    <w:p w:rsidR="00800511" w:rsidRPr="00BA05C4" w:rsidRDefault="00800511" w:rsidP="008F0BF5">
      <w:pPr>
        <w:spacing w:after="0"/>
        <w:rPr>
          <w:rFonts w:cs="Arial"/>
          <w:b/>
        </w:rPr>
      </w:pPr>
    </w:p>
    <w:p w:rsidR="00450086" w:rsidRPr="005C5ABA" w:rsidRDefault="007259C8" w:rsidP="00800511">
      <w:pPr>
        <w:rPr>
          <w:rFonts w:cs="Arial"/>
          <w:sz w:val="28"/>
          <w:szCs w:val="28"/>
        </w:rPr>
      </w:pPr>
      <w:r>
        <w:rPr>
          <w:rFonts w:cs="Arial"/>
          <w:sz w:val="28"/>
          <w:szCs w:val="28"/>
        </w:rPr>
        <w:t xml:space="preserve">June </w:t>
      </w:r>
      <w:r w:rsidR="007D0F81" w:rsidRPr="005C5ABA">
        <w:rPr>
          <w:rFonts w:cs="Arial"/>
          <w:sz w:val="28"/>
          <w:szCs w:val="28"/>
        </w:rPr>
        <w:t>201</w:t>
      </w:r>
      <w:r w:rsidR="007D0F81">
        <w:rPr>
          <w:rFonts w:cs="Arial"/>
          <w:sz w:val="28"/>
          <w:szCs w:val="28"/>
        </w:rPr>
        <w:t>3</w:t>
      </w:r>
    </w:p>
    <w:p w:rsidR="00705441" w:rsidRDefault="00705441" w:rsidP="00800511">
      <w:pPr>
        <w:spacing w:after="0"/>
        <w:rPr>
          <w:rFonts w:cs="Arial"/>
          <w:b/>
        </w:rPr>
      </w:pPr>
    </w:p>
    <w:p w:rsidR="00800511" w:rsidRPr="00924C52" w:rsidRDefault="00800511" w:rsidP="00800511">
      <w:pPr>
        <w:spacing w:after="0"/>
        <w:rPr>
          <w:rFonts w:cs="Arial"/>
          <w:b/>
          <w:u w:val="single"/>
        </w:rPr>
      </w:pPr>
      <w:r w:rsidRPr="00924C52">
        <w:rPr>
          <w:rFonts w:cs="Arial"/>
          <w:b/>
        </w:rPr>
        <w:t>CONTACTS:</w:t>
      </w:r>
    </w:p>
    <w:p w:rsidR="00800511" w:rsidRPr="00924C52" w:rsidRDefault="00800511" w:rsidP="00800511">
      <w:pPr>
        <w:spacing w:after="0"/>
        <w:rPr>
          <w:rFonts w:cs="Arial"/>
        </w:rPr>
      </w:pPr>
      <w:r w:rsidRPr="00924C52">
        <w:rPr>
          <w:rFonts w:cs="Arial"/>
        </w:rPr>
        <w:t>Jeffrey Brown, PhD</w:t>
      </w:r>
    </w:p>
    <w:p w:rsidR="00800511" w:rsidRPr="00924C52" w:rsidRDefault="00800511" w:rsidP="00800511">
      <w:pPr>
        <w:spacing w:after="0"/>
        <w:rPr>
          <w:rFonts w:cs="Arial"/>
        </w:rPr>
      </w:pPr>
      <w:r w:rsidRPr="00924C52">
        <w:rPr>
          <w:rFonts w:cs="Arial"/>
        </w:rPr>
        <w:t>Harvard Pilgrim Health Care Institute</w:t>
      </w:r>
    </w:p>
    <w:p w:rsidR="00800511" w:rsidRPr="00924C52" w:rsidRDefault="00A65707" w:rsidP="00800511">
      <w:pPr>
        <w:spacing w:after="0"/>
        <w:rPr>
          <w:rFonts w:cs="Arial"/>
        </w:rPr>
      </w:pPr>
      <w:hyperlink r:id="rId11" w:history="1">
        <w:r w:rsidR="00800511" w:rsidRPr="00924C52">
          <w:rPr>
            <w:rStyle w:val="Hyperlink"/>
            <w:rFonts w:cs="Arial"/>
          </w:rPr>
          <w:t>Jeff_brown@hphc.org</w:t>
        </w:r>
      </w:hyperlink>
    </w:p>
    <w:p w:rsidR="00B453C0" w:rsidRDefault="00B453C0" w:rsidP="00800511">
      <w:pPr>
        <w:spacing w:after="0"/>
        <w:rPr>
          <w:rFonts w:cs="Arial"/>
        </w:rPr>
      </w:pPr>
    </w:p>
    <w:p w:rsidR="00450086" w:rsidRDefault="008C6CB4" w:rsidP="00800511">
      <w:pPr>
        <w:spacing w:after="0"/>
        <w:rPr>
          <w:rStyle w:val="footertext"/>
          <w:sz w:val="20"/>
          <w:szCs w:val="20"/>
        </w:rPr>
        <w:sectPr w:rsidR="00450086" w:rsidSect="004C44EF">
          <w:headerReference w:type="default" r:id="rId12"/>
          <w:footerReference w:type="default" r:id="rId13"/>
          <w:pgSz w:w="12240" w:h="15840"/>
          <w:pgMar w:top="540" w:right="1440" w:bottom="1440" w:left="1440" w:header="720" w:footer="720" w:gutter="0"/>
          <w:cols w:space="720"/>
          <w:titlePg/>
          <w:docGrid w:linePitch="360"/>
        </w:sectPr>
      </w:pPr>
      <w:r>
        <w:rPr>
          <w:rStyle w:val="footertext"/>
          <w:sz w:val="20"/>
          <w:szCs w:val="20"/>
        </w:rPr>
        <w:t xml:space="preserve">The </w:t>
      </w:r>
      <w:r w:rsidR="00B453C0">
        <w:rPr>
          <w:rStyle w:val="footertext"/>
          <w:b/>
          <w:sz w:val="20"/>
          <w:szCs w:val="20"/>
        </w:rPr>
        <w:t>P</w:t>
      </w:r>
      <w:r w:rsidR="00800511" w:rsidRPr="00DC6C30">
        <w:rPr>
          <w:rStyle w:val="footertext"/>
          <w:b/>
          <w:sz w:val="20"/>
          <w:szCs w:val="20"/>
        </w:rPr>
        <w:t>op</w:t>
      </w:r>
      <w:r w:rsidR="00800511" w:rsidRPr="008C6CB4">
        <w:rPr>
          <w:rStyle w:val="footertext"/>
          <w:b/>
          <w:color w:val="1F497D" w:themeColor="text2"/>
          <w:sz w:val="20"/>
          <w:szCs w:val="20"/>
        </w:rPr>
        <w:t>Med</w:t>
      </w:r>
      <w:r w:rsidR="00800511" w:rsidRPr="00DC6C30">
        <w:rPr>
          <w:rStyle w:val="footertext"/>
          <w:b/>
          <w:sz w:val="20"/>
          <w:szCs w:val="20"/>
        </w:rPr>
        <w:t>Net</w:t>
      </w:r>
      <w:r w:rsidRPr="008C6CB4">
        <w:rPr>
          <w:rStyle w:val="footertext"/>
          <w:b/>
          <w:sz w:val="20"/>
          <w:szCs w:val="20"/>
          <w:vertAlign w:val="superscript"/>
        </w:rPr>
        <w:t>TM</w:t>
      </w:r>
      <w:r w:rsidR="00800511" w:rsidRPr="000C073E">
        <w:rPr>
          <w:rStyle w:val="footertext"/>
          <w:sz w:val="20"/>
          <w:szCs w:val="20"/>
        </w:rPr>
        <w:t xml:space="preserve"> </w:t>
      </w:r>
      <w:r>
        <w:rPr>
          <w:rStyle w:val="footertext"/>
          <w:sz w:val="20"/>
          <w:szCs w:val="20"/>
        </w:rPr>
        <w:t xml:space="preserve">application </w:t>
      </w:r>
      <w:r w:rsidR="00800511">
        <w:rPr>
          <w:rStyle w:val="footertext"/>
          <w:sz w:val="20"/>
          <w:szCs w:val="20"/>
        </w:rPr>
        <w:t xml:space="preserve">was developed </w:t>
      </w:r>
      <w:r w:rsidR="00800511" w:rsidRPr="000C073E">
        <w:rPr>
          <w:rStyle w:val="footertext"/>
          <w:sz w:val="20"/>
          <w:szCs w:val="20"/>
        </w:rPr>
        <w:t>under Contract No. 290-05-0033 from the Agency for Healthcare Research and Quality, US Department of Health and Human Services as part of the Developing Evidence to Inform Decisions about Effectiveness (</w:t>
      </w:r>
      <w:proofErr w:type="spellStart"/>
      <w:r w:rsidR="00800511" w:rsidRPr="000C073E">
        <w:rPr>
          <w:rStyle w:val="footertext"/>
          <w:sz w:val="20"/>
          <w:szCs w:val="20"/>
        </w:rPr>
        <w:t>DEcIDE</w:t>
      </w:r>
      <w:proofErr w:type="spellEnd"/>
      <w:r w:rsidR="00800511" w:rsidRPr="000C073E">
        <w:rPr>
          <w:rStyle w:val="footertext"/>
          <w:sz w:val="20"/>
          <w:szCs w:val="20"/>
        </w:rPr>
        <w:t xml:space="preserve">) program, awarded to the </w:t>
      </w:r>
      <w:proofErr w:type="spellStart"/>
      <w:r w:rsidR="00800511" w:rsidRPr="000C073E">
        <w:rPr>
          <w:rStyle w:val="footertext"/>
          <w:sz w:val="20"/>
          <w:szCs w:val="20"/>
        </w:rPr>
        <w:t>DEcIDE</w:t>
      </w:r>
      <w:proofErr w:type="spellEnd"/>
      <w:r w:rsidR="00800511" w:rsidRPr="000C073E">
        <w:rPr>
          <w:rStyle w:val="footertext"/>
          <w:sz w:val="20"/>
          <w:szCs w:val="20"/>
        </w:rPr>
        <w:t xml:space="preserve"> centers at the HMO Research Network Center for Education and Research on Therapeutics (HMORN CERT) and the University of Pennsylvania. The Food and Drug Administration’s Mini-Sentinel project (Contract</w:t>
      </w:r>
      <w:r w:rsidR="00800511">
        <w:rPr>
          <w:rStyle w:val="footertext"/>
          <w:sz w:val="20"/>
          <w:szCs w:val="20"/>
        </w:rPr>
        <w:t xml:space="preserve"> No. HHSF223200910006I) provided</w:t>
      </w:r>
      <w:r w:rsidR="005C5ABA">
        <w:rPr>
          <w:rStyle w:val="footertext"/>
          <w:sz w:val="20"/>
          <w:szCs w:val="20"/>
        </w:rPr>
        <w:t xml:space="preserve"> additional support.</w:t>
      </w:r>
    </w:p>
    <w:p w:rsidR="00DD6B2B" w:rsidRPr="00C154E7" w:rsidRDefault="00DD6B2B" w:rsidP="00861423">
      <w:pPr>
        <w:pStyle w:val="TOCHeading"/>
      </w:pPr>
      <w:r w:rsidRPr="00C154E7">
        <w:lastRenderedPageBreak/>
        <w:t>Contents</w:t>
      </w:r>
    </w:p>
    <w:p w:rsidR="00861423" w:rsidRDefault="00A65707">
      <w:pPr>
        <w:pStyle w:val="TOC1"/>
        <w:tabs>
          <w:tab w:val="left" w:pos="440"/>
          <w:tab w:val="right" w:leader="dot" w:pos="9350"/>
        </w:tabs>
        <w:rPr>
          <w:rFonts w:asciiTheme="minorHAnsi" w:eastAsiaTheme="minorEastAsia" w:hAnsiTheme="minorHAnsi" w:cstheme="minorBidi"/>
          <w:noProof/>
          <w:lang w:eastAsia="en-US"/>
        </w:rPr>
      </w:pPr>
      <w:r w:rsidRPr="00A65707">
        <w:fldChar w:fldCharType="begin"/>
      </w:r>
      <w:r w:rsidR="00DD6B2B">
        <w:instrText xml:space="preserve"> TOC \o "1-3" \h \z \u </w:instrText>
      </w:r>
      <w:r w:rsidRPr="00A65707">
        <w:fldChar w:fldCharType="separate"/>
      </w:r>
      <w:hyperlink w:anchor="_Toc361999461" w:history="1">
        <w:r w:rsidR="00861423" w:rsidRPr="00501C49">
          <w:rPr>
            <w:rStyle w:val="Hyperlink"/>
            <w:noProof/>
          </w:rPr>
          <w:t>1</w:t>
        </w:r>
        <w:r w:rsidR="00861423">
          <w:rPr>
            <w:rFonts w:asciiTheme="minorHAnsi" w:eastAsiaTheme="minorEastAsia" w:hAnsiTheme="minorHAnsi" w:cstheme="minorBidi"/>
            <w:noProof/>
            <w:lang w:eastAsia="en-US"/>
          </w:rPr>
          <w:tab/>
        </w:r>
        <w:r w:rsidR="00861423" w:rsidRPr="00501C49">
          <w:rPr>
            <w:rStyle w:val="Hyperlink"/>
            <w:noProof/>
          </w:rPr>
          <w:t>Introduction</w:t>
        </w:r>
        <w:r w:rsidR="00861423">
          <w:rPr>
            <w:noProof/>
            <w:webHidden/>
          </w:rPr>
          <w:tab/>
        </w:r>
        <w:r>
          <w:rPr>
            <w:noProof/>
            <w:webHidden/>
          </w:rPr>
          <w:fldChar w:fldCharType="begin"/>
        </w:r>
        <w:r w:rsidR="00861423">
          <w:rPr>
            <w:noProof/>
            <w:webHidden/>
          </w:rPr>
          <w:instrText xml:space="preserve"> PAGEREF _Toc361999461 \h </w:instrText>
        </w:r>
        <w:r>
          <w:rPr>
            <w:noProof/>
            <w:webHidden/>
          </w:rPr>
        </w:r>
        <w:r>
          <w:rPr>
            <w:noProof/>
            <w:webHidden/>
          </w:rPr>
          <w:fldChar w:fldCharType="separate"/>
        </w:r>
        <w:r w:rsidR="00861423">
          <w:rPr>
            <w:noProof/>
            <w:webHidden/>
          </w:rPr>
          <w:t>1</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62" w:history="1">
        <w:r w:rsidR="00861423" w:rsidRPr="00501C49">
          <w:rPr>
            <w:rStyle w:val="Hyperlink"/>
            <w:noProof/>
          </w:rPr>
          <w:t>2</w:t>
        </w:r>
        <w:r w:rsidR="00861423">
          <w:rPr>
            <w:rFonts w:asciiTheme="minorHAnsi" w:eastAsiaTheme="minorEastAsia" w:hAnsiTheme="minorHAnsi" w:cstheme="minorBidi"/>
            <w:noProof/>
            <w:lang w:eastAsia="en-US"/>
          </w:rPr>
          <w:tab/>
        </w:r>
        <w:r w:rsidR="00861423" w:rsidRPr="00501C49">
          <w:rPr>
            <w:rStyle w:val="Hyperlink"/>
            <w:noProof/>
          </w:rPr>
          <w:t>System Overview</w:t>
        </w:r>
        <w:r w:rsidR="00861423">
          <w:rPr>
            <w:noProof/>
            <w:webHidden/>
          </w:rPr>
          <w:tab/>
        </w:r>
        <w:r>
          <w:rPr>
            <w:noProof/>
            <w:webHidden/>
          </w:rPr>
          <w:fldChar w:fldCharType="begin"/>
        </w:r>
        <w:r w:rsidR="00861423">
          <w:rPr>
            <w:noProof/>
            <w:webHidden/>
          </w:rPr>
          <w:instrText xml:space="preserve"> PAGEREF _Toc361999462 \h </w:instrText>
        </w:r>
        <w:r>
          <w:rPr>
            <w:noProof/>
            <w:webHidden/>
          </w:rPr>
        </w:r>
        <w:r>
          <w:rPr>
            <w:noProof/>
            <w:webHidden/>
          </w:rPr>
          <w:fldChar w:fldCharType="separate"/>
        </w:r>
        <w:r w:rsidR="00861423">
          <w:rPr>
            <w:noProof/>
            <w:webHidden/>
          </w:rPr>
          <w:t>2</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63" w:history="1">
        <w:r w:rsidR="00861423" w:rsidRPr="00501C49">
          <w:rPr>
            <w:rStyle w:val="Hyperlink"/>
            <w:noProof/>
          </w:rPr>
          <w:t>3</w:t>
        </w:r>
        <w:r w:rsidR="00861423">
          <w:rPr>
            <w:rFonts w:asciiTheme="minorHAnsi" w:eastAsiaTheme="minorEastAsia" w:hAnsiTheme="minorHAnsi" w:cstheme="minorBidi"/>
            <w:noProof/>
            <w:lang w:eastAsia="en-US"/>
          </w:rPr>
          <w:tab/>
        </w:r>
        <w:r w:rsidR="00861423" w:rsidRPr="00501C49">
          <w:rPr>
            <w:rStyle w:val="Hyperlink"/>
            <w:noProof/>
          </w:rPr>
          <w:t>How to Login to the Web Portal</w:t>
        </w:r>
        <w:r w:rsidR="00861423">
          <w:rPr>
            <w:noProof/>
            <w:webHidden/>
          </w:rPr>
          <w:tab/>
        </w:r>
        <w:r>
          <w:rPr>
            <w:noProof/>
            <w:webHidden/>
          </w:rPr>
          <w:fldChar w:fldCharType="begin"/>
        </w:r>
        <w:r w:rsidR="00861423">
          <w:rPr>
            <w:noProof/>
            <w:webHidden/>
          </w:rPr>
          <w:instrText xml:space="preserve"> PAGEREF _Toc361999463 \h </w:instrText>
        </w:r>
        <w:r>
          <w:rPr>
            <w:noProof/>
            <w:webHidden/>
          </w:rPr>
        </w:r>
        <w:r>
          <w:rPr>
            <w:noProof/>
            <w:webHidden/>
          </w:rPr>
          <w:fldChar w:fldCharType="separate"/>
        </w:r>
        <w:r w:rsidR="00861423">
          <w:rPr>
            <w:noProof/>
            <w:webHidden/>
          </w:rPr>
          <w:t>4</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64" w:history="1">
        <w:r w:rsidR="00861423" w:rsidRPr="00501C49">
          <w:rPr>
            <w:rStyle w:val="Hyperlink"/>
            <w:noProof/>
          </w:rPr>
          <w:t>4</w:t>
        </w:r>
        <w:r w:rsidR="00861423">
          <w:rPr>
            <w:rFonts w:asciiTheme="minorHAnsi" w:eastAsiaTheme="minorEastAsia" w:hAnsiTheme="minorHAnsi" w:cstheme="minorBidi"/>
            <w:noProof/>
            <w:lang w:eastAsia="en-US"/>
          </w:rPr>
          <w:tab/>
        </w:r>
        <w:r w:rsidR="00861423" w:rsidRPr="00501C49">
          <w:rPr>
            <w:rStyle w:val="Hyperlink"/>
            <w:noProof/>
          </w:rPr>
          <w:t>Configuring the DataMart Client</w:t>
        </w:r>
        <w:r w:rsidR="00861423">
          <w:rPr>
            <w:noProof/>
            <w:webHidden/>
          </w:rPr>
          <w:tab/>
        </w:r>
        <w:r>
          <w:rPr>
            <w:noProof/>
            <w:webHidden/>
          </w:rPr>
          <w:fldChar w:fldCharType="begin"/>
        </w:r>
        <w:r w:rsidR="00861423">
          <w:rPr>
            <w:noProof/>
            <w:webHidden/>
          </w:rPr>
          <w:instrText xml:space="preserve"> PAGEREF _Toc361999464 \h </w:instrText>
        </w:r>
        <w:r>
          <w:rPr>
            <w:noProof/>
            <w:webHidden/>
          </w:rPr>
        </w:r>
        <w:r>
          <w:rPr>
            <w:noProof/>
            <w:webHidden/>
          </w:rPr>
          <w:fldChar w:fldCharType="separate"/>
        </w:r>
        <w:r w:rsidR="00861423">
          <w:rPr>
            <w:noProof/>
            <w:webHidden/>
          </w:rPr>
          <w:t>5</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69" w:history="1">
        <w:r w:rsidR="00861423" w:rsidRPr="00501C49">
          <w:rPr>
            <w:rStyle w:val="Hyperlink"/>
            <w:noProof/>
          </w:rPr>
          <w:t>4.1</w:t>
        </w:r>
        <w:r w:rsidR="00861423">
          <w:rPr>
            <w:rFonts w:asciiTheme="minorHAnsi" w:eastAsiaTheme="minorEastAsia" w:hAnsiTheme="minorHAnsi" w:cstheme="minorBidi"/>
            <w:noProof/>
            <w:lang w:eastAsia="en-US"/>
          </w:rPr>
          <w:tab/>
        </w:r>
        <w:r w:rsidR="00861423" w:rsidRPr="00501C49">
          <w:rPr>
            <w:rStyle w:val="Hyperlink"/>
            <w:noProof/>
          </w:rPr>
          <w:t>Installing the DataMart Client</w:t>
        </w:r>
        <w:r w:rsidR="00861423">
          <w:rPr>
            <w:noProof/>
            <w:webHidden/>
          </w:rPr>
          <w:tab/>
        </w:r>
        <w:r>
          <w:rPr>
            <w:noProof/>
            <w:webHidden/>
          </w:rPr>
          <w:fldChar w:fldCharType="begin"/>
        </w:r>
        <w:r w:rsidR="00861423">
          <w:rPr>
            <w:noProof/>
            <w:webHidden/>
          </w:rPr>
          <w:instrText xml:space="preserve"> PAGEREF _Toc361999469 \h </w:instrText>
        </w:r>
        <w:r>
          <w:rPr>
            <w:noProof/>
            <w:webHidden/>
          </w:rPr>
        </w:r>
        <w:r>
          <w:rPr>
            <w:noProof/>
            <w:webHidden/>
          </w:rPr>
          <w:fldChar w:fldCharType="separate"/>
        </w:r>
        <w:r w:rsidR="00861423">
          <w:rPr>
            <w:noProof/>
            <w:webHidden/>
          </w:rPr>
          <w:t>5</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70" w:history="1">
        <w:r w:rsidR="00861423" w:rsidRPr="00501C49">
          <w:rPr>
            <w:rStyle w:val="Hyperlink"/>
            <w:noProof/>
          </w:rPr>
          <w:t>4.2</w:t>
        </w:r>
        <w:r w:rsidR="00861423">
          <w:rPr>
            <w:rFonts w:asciiTheme="minorHAnsi" w:eastAsiaTheme="minorEastAsia" w:hAnsiTheme="minorHAnsi" w:cstheme="minorBidi"/>
            <w:noProof/>
            <w:lang w:eastAsia="en-US"/>
          </w:rPr>
          <w:tab/>
        </w:r>
        <w:r w:rsidR="00861423" w:rsidRPr="00501C49">
          <w:rPr>
            <w:rStyle w:val="Hyperlink"/>
            <w:noProof/>
          </w:rPr>
          <w:t>Installing the Database (DataMart)</w:t>
        </w:r>
        <w:r w:rsidR="00861423">
          <w:rPr>
            <w:noProof/>
            <w:webHidden/>
          </w:rPr>
          <w:tab/>
        </w:r>
        <w:r>
          <w:rPr>
            <w:noProof/>
            <w:webHidden/>
          </w:rPr>
          <w:fldChar w:fldCharType="begin"/>
        </w:r>
        <w:r w:rsidR="00861423">
          <w:rPr>
            <w:noProof/>
            <w:webHidden/>
          </w:rPr>
          <w:instrText xml:space="preserve"> PAGEREF _Toc361999470 \h </w:instrText>
        </w:r>
        <w:r>
          <w:rPr>
            <w:noProof/>
            <w:webHidden/>
          </w:rPr>
        </w:r>
        <w:r>
          <w:rPr>
            <w:noProof/>
            <w:webHidden/>
          </w:rPr>
          <w:fldChar w:fldCharType="separate"/>
        </w:r>
        <w:r w:rsidR="00861423">
          <w:rPr>
            <w:noProof/>
            <w:webHidden/>
          </w:rPr>
          <w:t>9</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71" w:history="1">
        <w:r w:rsidR="00861423" w:rsidRPr="00501C49">
          <w:rPr>
            <w:rStyle w:val="Hyperlink"/>
            <w:noProof/>
          </w:rPr>
          <w:t>4.3</w:t>
        </w:r>
        <w:r w:rsidR="00861423">
          <w:rPr>
            <w:rFonts w:asciiTheme="minorHAnsi" w:eastAsiaTheme="minorEastAsia" w:hAnsiTheme="minorHAnsi" w:cstheme="minorBidi"/>
            <w:noProof/>
            <w:lang w:eastAsia="en-US"/>
          </w:rPr>
          <w:tab/>
        </w:r>
        <w:r w:rsidR="00861423" w:rsidRPr="00501C49">
          <w:rPr>
            <w:rStyle w:val="Hyperlink"/>
            <w:noProof/>
          </w:rPr>
          <w:t>Creating an ODBC Connection</w:t>
        </w:r>
        <w:r w:rsidR="00861423">
          <w:rPr>
            <w:noProof/>
            <w:webHidden/>
          </w:rPr>
          <w:tab/>
        </w:r>
        <w:r>
          <w:rPr>
            <w:noProof/>
            <w:webHidden/>
          </w:rPr>
          <w:fldChar w:fldCharType="begin"/>
        </w:r>
        <w:r w:rsidR="00861423">
          <w:rPr>
            <w:noProof/>
            <w:webHidden/>
          </w:rPr>
          <w:instrText xml:space="preserve"> PAGEREF _Toc361999471 \h </w:instrText>
        </w:r>
        <w:r>
          <w:rPr>
            <w:noProof/>
            <w:webHidden/>
          </w:rPr>
        </w:r>
        <w:r>
          <w:rPr>
            <w:noProof/>
            <w:webHidden/>
          </w:rPr>
          <w:fldChar w:fldCharType="separate"/>
        </w:r>
        <w:r w:rsidR="00861423">
          <w:rPr>
            <w:noProof/>
            <w:webHidden/>
          </w:rPr>
          <w:t>9</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72" w:history="1">
        <w:r w:rsidR="00861423" w:rsidRPr="00501C49">
          <w:rPr>
            <w:rStyle w:val="Hyperlink"/>
            <w:noProof/>
          </w:rPr>
          <w:t>4.4</w:t>
        </w:r>
        <w:r w:rsidR="00861423">
          <w:rPr>
            <w:rFonts w:asciiTheme="minorHAnsi" w:eastAsiaTheme="minorEastAsia" w:hAnsiTheme="minorHAnsi" w:cstheme="minorBidi"/>
            <w:noProof/>
            <w:lang w:eastAsia="en-US"/>
          </w:rPr>
          <w:tab/>
        </w:r>
        <w:r w:rsidR="00861423" w:rsidRPr="00501C49">
          <w:rPr>
            <w:rStyle w:val="Hyperlink"/>
            <w:noProof/>
          </w:rPr>
          <w:t>Configuring your DataMart Client Network Connection</w:t>
        </w:r>
        <w:r w:rsidR="00861423">
          <w:rPr>
            <w:noProof/>
            <w:webHidden/>
          </w:rPr>
          <w:tab/>
        </w:r>
        <w:r>
          <w:rPr>
            <w:noProof/>
            <w:webHidden/>
          </w:rPr>
          <w:fldChar w:fldCharType="begin"/>
        </w:r>
        <w:r w:rsidR="00861423">
          <w:rPr>
            <w:noProof/>
            <w:webHidden/>
          </w:rPr>
          <w:instrText xml:space="preserve"> PAGEREF _Toc361999472 \h </w:instrText>
        </w:r>
        <w:r>
          <w:rPr>
            <w:noProof/>
            <w:webHidden/>
          </w:rPr>
        </w:r>
        <w:r>
          <w:rPr>
            <w:noProof/>
            <w:webHidden/>
          </w:rPr>
          <w:fldChar w:fldCharType="separate"/>
        </w:r>
        <w:r w:rsidR="00861423">
          <w:rPr>
            <w:noProof/>
            <w:webHidden/>
          </w:rPr>
          <w:t>11</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73" w:history="1">
        <w:r w:rsidR="00861423" w:rsidRPr="00501C49">
          <w:rPr>
            <w:rStyle w:val="Hyperlink"/>
            <w:noProof/>
          </w:rPr>
          <w:t>4.5</w:t>
        </w:r>
        <w:r w:rsidR="00861423">
          <w:rPr>
            <w:rFonts w:asciiTheme="minorHAnsi" w:eastAsiaTheme="minorEastAsia" w:hAnsiTheme="minorHAnsi" w:cstheme="minorBidi"/>
            <w:noProof/>
            <w:lang w:eastAsia="en-US"/>
          </w:rPr>
          <w:tab/>
        </w:r>
        <w:r w:rsidR="00861423" w:rsidRPr="00501C49">
          <w:rPr>
            <w:rStyle w:val="Hyperlink"/>
            <w:noProof/>
          </w:rPr>
          <w:t>Configure Your DataMarts</w:t>
        </w:r>
        <w:r w:rsidR="00861423">
          <w:rPr>
            <w:noProof/>
            <w:webHidden/>
          </w:rPr>
          <w:tab/>
        </w:r>
        <w:r>
          <w:rPr>
            <w:noProof/>
            <w:webHidden/>
          </w:rPr>
          <w:fldChar w:fldCharType="begin"/>
        </w:r>
        <w:r w:rsidR="00861423">
          <w:rPr>
            <w:noProof/>
            <w:webHidden/>
          </w:rPr>
          <w:instrText xml:space="preserve"> PAGEREF _Toc361999473 \h </w:instrText>
        </w:r>
        <w:r>
          <w:rPr>
            <w:noProof/>
            <w:webHidden/>
          </w:rPr>
        </w:r>
        <w:r>
          <w:rPr>
            <w:noProof/>
            <w:webHidden/>
          </w:rPr>
          <w:fldChar w:fldCharType="separate"/>
        </w:r>
        <w:r w:rsidR="00861423">
          <w:rPr>
            <w:noProof/>
            <w:webHidden/>
          </w:rPr>
          <w:t>16</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74" w:history="1">
        <w:r w:rsidR="00861423" w:rsidRPr="00501C49">
          <w:rPr>
            <w:rStyle w:val="Hyperlink"/>
            <w:noProof/>
          </w:rPr>
          <w:t>4.5.1</w:t>
        </w:r>
        <w:r w:rsidR="00861423">
          <w:rPr>
            <w:rFonts w:asciiTheme="minorHAnsi" w:eastAsiaTheme="minorEastAsia" w:hAnsiTheme="minorHAnsi" w:cstheme="minorBidi"/>
            <w:noProof/>
            <w:lang w:eastAsia="en-US"/>
          </w:rPr>
          <w:tab/>
        </w:r>
        <w:r w:rsidR="00861423" w:rsidRPr="00501C49">
          <w:rPr>
            <w:rStyle w:val="Hyperlink"/>
            <w:noProof/>
          </w:rPr>
          <w:t>Summary Query Model Processor Settings</w:t>
        </w:r>
        <w:r w:rsidR="00861423">
          <w:rPr>
            <w:noProof/>
            <w:webHidden/>
          </w:rPr>
          <w:tab/>
        </w:r>
        <w:r>
          <w:rPr>
            <w:noProof/>
            <w:webHidden/>
          </w:rPr>
          <w:fldChar w:fldCharType="begin"/>
        </w:r>
        <w:r w:rsidR="00861423">
          <w:rPr>
            <w:noProof/>
            <w:webHidden/>
          </w:rPr>
          <w:instrText xml:space="preserve"> PAGEREF _Toc361999474 \h </w:instrText>
        </w:r>
        <w:r>
          <w:rPr>
            <w:noProof/>
            <w:webHidden/>
          </w:rPr>
        </w:r>
        <w:r>
          <w:rPr>
            <w:noProof/>
            <w:webHidden/>
          </w:rPr>
          <w:fldChar w:fldCharType="separate"/>
        </w:r>
        <w:r w:rsidR="00861423">
          <w:rPr>
            <w:noProof/>
            <w:webHidden/>
          </w:rPr>
          <w:t>17</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75" w:history="1">
        <w:r w:rsidR="00861423" w:rsidRPr="00501C49">
          <w:rPr>
            <w:rStyle w:val="Hyperlink"/>
            <w:noProof/>
          </w:rPr>
          <w:t>4.5.2</w:t>
        </w:r>
        <w:r w:rsidR="00861423">
          <w:rPr>
            <w:rFonts w:asciiTheme="minorHAnsi" w:eastAsiaTheme="minorEastAsia" w:hAnsiTheme="minorHAnsi" w:cstheme="minorBidi"/>
            <w:noProof/>
            <w:lang w:eastAsia="en-US"/>
          </w:rPr>
          <w:tab/>
        </w:r>
        <w:r w:rsidR="00861423" w:rsidRPr="00501C49">
          <w:rPr>
            <w:rStyle w:val="Hyperlink"/>
            <w:noProof/>
          </w:rPr>
          <w:t>File Distribution Model Processor</w:t>
        </w:r>
        <w:r w:rsidR="00861423">
          <w:rPr>
            <w:noProof/>
            <w:webHidden/>
          </w:rPr>
          <w:tab/>
        </w:r>
        <w:r>
          <w:rPr>
            <w:noProof/>
            <w:webHidden/>
          </w:rPr>
          <w:fldChar w:fldCharType="begin"/>
        </w:r>
        <w:r w:rsidR="00861423">
          <w:rPr>
            <w:noProof/>
            <w:webHidden/>
          </w:rPr>
          <w:instrText xml:space="preserve"> PAGEREF _Toc361999475 \h </w:instrText>
        </w:r>
        <w:r>
          <w:rPr>
            <w:noProof/>
            <w:webHidden/>
          </w:rPr>
        </w:r>
        <w:r>
          <w:rPr>
            <w:noProof/>
            <w:webHidden/>
          </w:rPr>
          <w:fldChar w:fldCharType="separate"/>
        </w:r>
        <w:r w:rsidR="00861423">
          <w:rPr>
            <w:noProof/>
            <w:webHidden/>
          </w:rPr>
          <w:t>18</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76" w:history="1">
        <w:r w:rsidR="00861423" w:rsidRPr="00501C49">
          <w:rPr>
            <w:rStyle w:val="Hyperlink"/>
            <w:noProof/>
          </w:rPr>
          <w:t>4.5.3</w:t>
        </w:r>
        <w:r w:rsidR="00861423">
          <w:rPr>
            <w:rFonts w:asciiTheme="minorHAnsi" w:eastAsiaTheme="minorEastAsia" w:hAnsiTheme="minorHAnsi" w:cstheme="minorBidi"/>
            <w:noProof/>
            <w:lang w:eastAsia="en-US"/>
          </w:rPr>
          <w:tab/>
        </w:r>
        <w:r w:rsidR="00861423" w:rsidRPr="00501C49">
          <w:rPr>
            <w:rStyle w:val="Hyperlink"/>
            <w:noProof/>
          </w:rPr>
          <w:t>ESP QueryBuilder and SQL Distribution Model Processors</w:t>
        </w:r>
        <w:r w:rsidR="00861423">
          <w:rPr>
            <w:noProof/>
            <w:webHidden/>
          </w:rPr>
          <w:tab/>
        </w:r>
        <w:r>
          <w:rPr>
            <w:noProof/>
            <w:webHidden/>
          </w:rPr>
          <w:fldChar w:fldCharType="begin"/>
        </w:r>
        <w:r w:rsidR="00861423">
          <w:rPr>
            <w:noProof/>
            <w:webHidden/>
          </w:rPr>
          <w:instrText xml:space="preserve"> PAGEREF _Toc361999476 \h </w:instrText>
        </w:r>
        <w:r>
          <w:rPr>
            <w:noProof/>
            <w:webHidden/>
          </w:rPr>
        </w:r>
        <w:r>
          <w:rPr>
            <w:noProof/>
            <w:webHidden/>
          </w:rPr>
          <w:fldChar w:fldCharType="separate"/>
        </w:r>
        <w:r w:rsidR="00861423">
          <w:rPr>
            <w:noProof/>
            <w:webHidden/>
          </w:rPr>
          <w:t>19</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77" w:history="1">
        <w:r w:rsidR="00861423" w:rsidRPr="00501C49">
          <w:rPr>
            <w:rStyle w:val="Hyperlink"/>
            <w:noProof/>
          </w:rPr>
          <w:t>4.6</w:t>
        </w:r>
        <w:r w:rsidR="00861423">
          <w:rPr>
            <w:rFonts w:asciiTheme="minorHAnsi" w:eastAsiaTheme="minorEastAsia" w:hAnsiTheme="minorHAnsi" w:cstheme="minorBidi"/>
            <w:noProof/>
            <w:lang w:eastAsia="en-US"/>
          </w:rPr>
          <w:tab/>
        </w:r>
        <w:r w:rsidR="00861423" w:rsidRPr="00501C49">
          <w:rPr>
            <w:rStyle w:val="Hyperlink"/>
            <w:noProof/>
          </w:rPr>
          <w:t>Configuring your DataMart Unattended Operations</w:t>
        </w:r>
        <w:r w:rsidR="00861423">
          <w:rPr>
            <w:noProof/>
            <w:webHidden/>
          </w:rPr>
          <w:tab/>
        </w:r>
        <w:r>
          <w:rPr>
            <w:noProof/>
            <w:webHidden/>
          </w:rPr>
          <w:fldChar w:fldCharType="begin"/>
        </w:r>
        <w:r w:rsidR="00861423">
          <w:rPr>
            <w:noProof/>
            <w:webHidden/>
          </w:rPr>
          <w:instrText xml:space="preserve"> PAGEREF _Toc361999477 \h </w:instrText>
        </w:r>
        <w:r>
          <w:rPr>
            <w:noProof/>
            <w:webHidden/>
          </w:rPr>
        </w:r>
        <w:r>
          <w:rPr>
            <w:noProof/>
            <w:webHidden/>
          </w:rPr>
          <w:fldChar w:fldCharType="separate"/>
        </w:r>
        <w:r w:rsidR="00861423">
          <w:rPr>
            <w:noProof/>
            <w:webHidden/>
          </w:rPr>
          <w:t>20</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78" w:history="1">
        <w:r w:rsidR="00861423" w:rsidRPr="00501C49">
          <w:rPr>
            <w:rStyle w:val="Hyperlink"/>
            <w:noProof/>
          </w:rPr>
          <w:t>5</w:t>
        </w:r>
        <w:r w:rsidR="00861423">
          <w:rPr>
            <w:rFonts w:asciiTheme="minorHAnsi" w:eastAsiaTheme="minorEastAsia" w:hAnsiTheme="minorHAnsi" w:cstheme="minorBidi"/>
            <w:noProof/>
            <w:lang w:eastAsia="en-US"/>
          </w:rPr>
          <w:tab/>
        </w:r>
        <w:r w:rsidR="00861423" w:rsidRPr="00501C49">
          <w:rPr>
            <w:rStyle w:val="Hyperlink"/>
            <w:noProof/>
          </w:rPr>
          <w:t>Processing Queries</w:t>
        </w:r>
        <w:r w:rsidR="00861423">
          <w:rPr>
            <w:noProof/>
            <w:webHidden/>
          </w:rPr>
          <w:tab/>
        </w:r>
        <w:r>
          <w:rPr>
            <w:noProof/>
            <w:webHidden/>
          </w:rPr>
          <w:fldChar w:fldCharType="begin"/>
        </w:r>
        <w:r w:rsidR="00861423">
          <w:rPr>
            <w:noProof/>
            <w:webHidden/>
          </w:rPr>
          <w:instrText xml:space="preserve"> PAGEREF _Toc361999478 \h </w:instrText>
        </w:r>
        <w:r>
          <w:rPr>
            <w:noProof/>
            <w:webHidden/>
          </w:rPr>
        </w:r>
        <w:r>
          <w:rPr>
            <w:noProof/>
            <w:webHidden/>
          </w:rPr>
          <w:fldChar w:fldCharType="separate"/>
        </w:r>
        <w:r w:rsidR="00861423">
          <w:rPr>
            <w:noProof/>
            <w:webHidden/>
          </w:rPr>
          <w:t>22</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80" w:history="1">
        <w:r w:rsidR="00861423" w:rsidRPr="00501C49">
          <w:rPr>
            <w:rStyle w:val="Hyperlink"/>
            <w:noProof/>
          </w:rPr>
          <w:t>5.1</w:t>
        </w:r>
        <w:r w:rsidR="00861423">
          <w:rPr>
            <w:rFonts w:asciiTheme="minorHAnsi" w:eastAsiaTheme="minorEastAsia" w:hAnsiTheme="minorHAnsi" w:cstheme="minorBidi"/>
            <w:noProof/>
            <w:lang w:eastAsia="en-US"/>
          </w:rPr>
          <w:tab/>
        </w:r>
        <w:r w:rsidR="00861423" w:rsidRPr="00501C49">
          <w:rPr>
            <w:rStyle w:val="Hyperlink"/>
            <w:noProof/>
          </w:rPr>
          <w:t>Displaying the Request List</w:t>
        </w:r>
        <w:r w:rsidR="00861423">
          <w:rPr>
            <w:noProof/>
            <w:webHidden/>
          </w:rPr>
          <w:tab/>
        </w:r>
        <w:r>
          <w:rPr>
            <w:noProof/>
            <w:webHidden/>
          </w:rPr>
          <w:fldChar w:fldCharType="begin"/>
        </w:r>
        <w:r w:rsidR="00861423">
          <w:rPr>
            <w:noProof/>
            <w:webHidden/>
          </w:rPr>
          <w:instrText xml:space="preserve"> PAGEREF _Toc361999480 \h </w:instrText>
        </w:r>
        <w:r>
          <w:rPr>
            <w:noProof/>
            <w:webHidden/>
          </w:rPr>
        </w:r>
        <w:r>
          <w:rPr>
            <w:noProof/>
            <w:webHidden/>
          </w:rPr>
          <w:fldChar w:fldCharType="separate"/>
        </w:r>
        <w:r w:rsidR="00861423">
          <w:rPr>
            <w:noProof/>
            <w:webHidden/>
          </w:rPr>
          <w:t>22</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81" w:history="1">
        <w:r w:rsidR="00861423" w:rsidRPr="00501C49">
          <w:rPr>
            <w:rStyle w:val="Hyperlink"/>
            <w:noProof/>
          </w:rPr>
          <w:t>5.1.1</w:t>
        </w:r>
        <w:r w:rsidR="00861423">
          <w:rPr>
            <w:rFonts w:asciiTheme="minorHAnsi" w:eastAsiaTheme="minorEastAsia" w:hAnsiTheme="minorHAnsi" w:cstheme="minorBidi"/>
            <w:noProof/>
            <w:lang w:eastAsia="en-US"/>
          </w:rPr>
          <w:tab/>
        </w:r>
        <w:r w:rsidR="00861423" w:rsidRPr="00501C49">
          <w:rPr>
            <w:rStyle w:val="Hyperlink"/>
            <w:noProof/>
          </w:rPr>
          <w:t>Filtering Options</w:t>
        </w:r>
        <w:r w:rsidR="00861423">
          <w:rPr>
            <w:noProof/>
            <w:webHidden/>
          </w:rPr>
          <w:tab/>
        </w:r>
        <w:r>
          <w:rPr>
            <w:noProof/>
            <w:webHidden/>
          </w:rPr>
          <w:fldChar w:fldCharType="begin"/>
        </w:r>
        <w:r w:rsidR="00861423">
          <w:rPr>
            <w:noProof/>
            <w:webHidden/>
          </w:rPr>
          <w:instrText xml:space="preserve"> PAGEREF _Toc361999481 \h </w:instrText>
        </w:r>
        <w:r>
          <w:rPr>
            <w:noProof/>
            <w:webHidden/>
          </w:rPr>
        </w:r>
        <w:r>
          <w:rPr>
            <w:noProof/>
            <w:webHidden/>
          </w:rPr>
          <w:fldChar w:fldCharType="separate"/>
        </w:r>
        <w:r w:rsidR="00861423">
          <w:rPr>
            <w:noProof/>
            <w:webHidden/>
          </w:rPr>
          <w:t>24</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82" w:history="1">
        <w:r w:rsidR="00861423" w:rsidRPr="00501C49">
          <w:rPr>
            <w:rStyle w:val="Hyperlink"/>
            <w:noProof/>
          </w:rPr>
          <w:t>5.1.2</w:t>
        </w:r>
        <w:r w:rsidR="00861423">
          <w:rPr>
            <w:rFonts w:asciiTheme="minorHAnsi" w:eastAsiaTheme="minorEastAsia" w:hAnsiTheme="minorHAnsi" w:cstheme="minorBidi"/>
            <w:noProof/>
            <w:lang w:eastAsia="en-US"/>
          </w:rPr>
          <w:tab/>
        </w:r>
        <w:r w:rsidR="00861423" w:rsidRPr="00501C49">
          <w:rPr>
            <w:rStyle w:val="Hyperlink"/>
            <w:noProof/>
          </w:rPr>
          <w:t>Viewing Query Details</w:t>
        </w:r>
        <w:r w:rsidR="00861423">
          <w:rPr>
            <w:noProof/>
            <w:webHidden/>
          </w:rPr>
          <w:tab/>
        </w:r>
        <w:r>
          <w:rPr>
            <w:noProof/>
            <w:webHidden/>
          </w:rPr>
          <w:fldChar w:fldCharType="begin"/>
        </w:r>
        <w:r w:rsidR="00861423">
          <w:rPr>
            <w:noProof/>
            <w:webHidden/>
          </w:rPr>
          <w:instrText xml:space="preserve"> PAGEREF _Toc361999482 \h </w:instrText>
        </w:r>
        <w:r>
          <w:rPr>
            <w:noProof/>
            <w:webHidden/>
          </w:rPr>
        </w:r>
        <w:r>
          <w:rPr>
            <w:noProof/>
            <w:webHidden/>
          </w:rPr>
          <w:fldChar w:fldCharType="separate"/>
        </w:r>
        <w:r w:rsidR="00861423">
          <w:rPr>
            <w:noProof/>
            <w:webHidden/>
          </w:rPr>
          <w:t>26</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83" w:history="1">
        <w:r w:rsidR="00861423" w:rsidRPr="00501C49">
          <w:rPr>
            <w:rStyle w:val="Hyperlink"/>
            <w:noProof/>
          </w:rPr>
          <w:t>5.2</w:t>
        </w:r>
        <w:r w:rsidR="00861423">
          <w:rPr>
            <w:rFonts w:asciiTheme="minorHAnsi" w:eastAsiaTheme="minorEastAsia" w:hAnsiTheme="minorHAnsi" w:cstheme="minorBidi"/>
            <w:noProof/>
            <w:lang w:eastAsia="en-US"/>
          </w:rPr>
          <w:tab/>
        </w:r>
        <w:r w:rsidR="00861423" w:rsidRPr="00501C49">
          <w:rPr>
            <w:rStyle w:val="Hyperlink"/>
            <w:noProof/>
          </w:rPr>
          <w:t>Executing and Uploading Queries</w:t>
        </w:r>
        <w:r w:rsidR="00861423">
          <w:rPr>
            <w:noProof/>
            <w:webHidden/>
          </w:rPr>
          <w:tab/>
        </w:r>
        <w:r>
          <w:rPr>
            <w:noProof/>
            <w:webHidden/>
          </w:rPr>
          <w:fldChar w:fldCharType="begin"/>
        </w:r>
        <w:r w:rsidR="00861423">
          <w:rPr>
            <w:noProof/>
            <w:webHidden/>
          </w:rPr>
          <w:instrText xml:space="preserve"> PAGEREF _Toc361999483 \h </w:instrText>
        </w:r>
        <w:r>
          <w:rPr>
            <w:noProof/>
            <w:webHidden/>
          </w:rPr>
        </w:r>
        <w:r>
          <w:rPr>
            <w:noProof/>
            <w:webHidden/>
          </w:rPr>
          <w:fldChar w:fldCharType="separate"/>
        </w:r>
        <w:r w:rsidR="00861423">
          <w:rPr>
            <w:noProof/>
            <w:webHidden/>
          </w:rPr>
          <w:t>29</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84" w:history="1">
        <w:r w:rsidR="00861423" w:rsidRPr="00501C49">
          <w:rPr>
            <w:rStyle w:val="Hyperlink"/>
            <w:noProof/>
          </w:rPr>
          <w:t>5.3</w:t>
        </w:r>
        <w:r w:rsidR="00861423">
          <w:rPr>
            <w:rFonts w:asciiTheme="minorHAnsi" w:eastAsiaTheme="minorEastAsia" w:hAnsiTheme="minorHAnsi" w:cstheme="minorBidi"/>
            <w:noProof/>
            <w:lang w:eastAsia="en-US"/>
          </w:rPr>
          <w:tab/>
        </w:r>
        <w:r w:rsidR="00861423" w:rsidRPr="00501C49">
          <w:rPr>
            <w:rStyle w:val="Hyperlink"/>
            <w:noProof/>
          </w:rPr>
          <w:t>Holding Queries</w:t>
        </w:r>
        <w:r w:rsidR="00861423">
          <w:rPr>
            <w:noProof/>
            <w:webHidden/>
          </w:rPr>
          <w:tab/>
        </w:r>
        <w:r>
          <w:rPr>
            <w:noProof/>
            <w:webHidden/>
          </w:rPr>
          <w:fldChar w:fldCharType="begin"/>
        </w:r>
        <w:r w:rsidR="00861423">
          <w:rPr>
            <w:noProof/>
            <w:webHidden/>
          </w:rPr>
          <w:instrText xml:space="preserve"> PAGEREF _Toc361999484 \h </w:instrText>
        </w:r>
        <w:r>
          <w:rPr>
            <w:noProof/>
            <w:webHidden/>
          </w:rPr>
        </w:r>
        <w:r>
          <w:rPr>
            <w:noProof/>
            <w:webHidden/>
          </w:rPr>
          <w:fldChar w:fldCharType="separate"/>
        </w:r>
        <w:r w:rsidR="00861423">
          <w:rPr>
            <w:noProof/>
            <w:webHidden/>
          </w:rPr>
          <w:t>30</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85" w:history="1">
        <w:r w:rsidR="00861423" w:rsidRPr="00501C49">
          <w:rPr>
            <w:rStyle w:val="Hyperlink"/>
            <w:noProof/>
          </w:rPr>
          <w:t>5.4</w:t>
        </w:r>
        <w:r w:rsidR="00861423">
          <w:rPr>
            <w:rFonts w:asciiTheme="minorHAnsi" w:eastAsiaTheme="minorEastAsia" w:hAnsiTheme="minorHAnsi" w:cstheme="minorBidi"/>
            <w:noProof/>
            <w:lang w:eastAsia="en-US"/>
          </w:rPr>
          <w:tab/>
        </w:r>
        <w:r w:rsidR="00861423" w:rsidRPr="00501C49">
          <w:rPr>
            <w:rStyle w:val="Hyperlink"/>
            <w:noProof/>
          </w:rPr>
          <w:t>Rejecting Queries</w:t>
        </w:r>
        <w:r w:rsidR="00861423">
          <w:rPr>
            <w:noProof/>
            <w:webHidden/>
          </w:rPr>
          <w:tab/>
        </w:r>
        <w:r>
          <w:rPr>
            <w:noProof/>
            <w:webHidden/>
          </w:rPr>
          <w:fldChar w:fldCharType="begin"/>
        </w:r>
        <w:r w:rsidR="00861423">
          <w:rPr>
            <w:noProof/>
            <w:webHidden/>
          </w:rPr>
          <w:instrText xml:space="preserve"> PAGEREF _Toc361999485 \h </w:instrText>
        </w:r>
        <w:r>
          <w:rPr>
            <w:noProof/>
            <w:webHidden/>
          </w:rPr>
        </w:r>
        <w:r>
          <w:rPr>
            <w:noProof/>
            <w:webHidden/>
          </w:rPr>
          <w:fldChar w:fldCharType="separate"/>
        </w:r>
        <w:r w:rsidR="00861423">
          <w:rPr>
            <w:noProof/>
            <w:webHidden/>
          </w:rPr>
          <w:t>30</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86" w:history="1">
        <w:r w:rsidR="00861423" w:rsidRPr="00501C49">
          <w:rPr>
            <w:rStyle w:val="Hyperlink"/>
            <w:noProof/>
          </w:rPr>
          <w:t>6</w:t>
        </w:r>
        <w:r w:rsidR="00861423">
          <w:rPr>
            <w:rFonts w:asciiTheme="minorHAnsi" w:eastAsiaTheme="minorEastAsia" w:hAnsiTheme="minorHAnsi" w:cstheme="minorBidi"/>
            <w:noProof/>
            <w:lang w:eastAsia="en-US"/>
          </w:rPr>
          <w:tab/>
        </w:r>
        <w:r w:rsidR="00861423" w:rsidRPr="00501C49">
          <w:rPr>
            <w:rStyle w:val="Hyperlink"/>
            <w:noProof/>
          </w:rPr>
          <w:t>File Distribution Queries</w:t>
        </w:r>
        <w:r w:rsidR="00861423">
          <w:rPr>
            <w:noProof/>
            <w:webHidden/>
          </w:rPr>
          <w:tab/>
        </w:r>
        <w:r>
          <w:rPr>
            <w:noProof/>
            <w:webHidden/>
          </w:rPr>
          <w:fldChar w:fldCharType="begin"/>
        </w:r>
        <w:r w:rsidR="00861423">
          <w:rPr>
            <w:noProof/>
            <w:webHidden/>
          </w:rPr>
          <w:instrText xml:space="preserve"> PAGEREF _Toc361999486 \h </w:instrText>
        </w:r>
        <w:r>
          <w:rPr>
            <w:noProof/>
            <w:webHidden/>
          </w:rPr>
        </w:r>
        <w:r>
          <w:rPr>
            <w:noProof/>
            <w:webHidden/>
          </w:rPr>
          <w:fldChar w:fldCharType="separate"/>
        </w:r>
        <w:r w:rsidR="00861423">
          <w:rPr>
            <w:noProof/>
            <w:webHidden/>
          </w:rPr>
          <w:t>31</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487" w:history="1">
        <w:r w:rsidR="00861423" w:rsidRPr="00501C49">
          <w:rPr>
            <w:rStyle w:val="Hyperlink"/>
            <w:noProof/>
          </w:rPr>
          <w:t>7</w:t>
        </w:r>
        <w:r w:rsidR="00861423">
          <w:rPr>
            <w:rFonts w:asciiTheme="minorHAnsi" w:eastAsiaTheme="minorEastAsia" w:hAnsiTheme="minorHAnsi" w:cstheme="minorBidi"/>
            <w:noProof/>
            <w:lang w:eastAsia="en-US"/>
          </w:rPr>
          <w:tab/>
        </w:r>
        <w:r w:rsidR="00861423" w:rsidRPr="00501C49">
          <w:rPr>
            <w:rStyle w:val="Hyperlink"/>
            <w:noProof/>
          </w:rPr>
          <w:t>Administering Your DataMart</w:t>
        </w:r>
        <w:r w:rsidR="00861423">
          <w:rPr>
            <w:noProof/>
            <w:webHidden/>
          </w:rPr>
          <w:tab/>
        </w:r>
        <w:r>
          <w:rPr>
            <w:noProof/>
            <w:webHidden/>
          </w:rPr>
          <w:fldChar w:fldCharType="begin"/>
        </w:r>
        <w:r w:rsidR="00861423">
          <w:rPr>
            <w:noProof/>
            <w:webHidden/>
          </w:rPr>
          <w:instrText xml:space="preserve"> PAGEREF _Toc361999487 \h </w:instrText>
        </w:r>
        <w:r>
          <w:rPr>
            <w:noProof/>
            <w:webHidden/>
          </w:rPr>
        </w:r>
        <w:r>
          <w:rPr>
            <w:noProof/>
            <w:webHidden/>
          </w:rPr>
          <w:fldChar w:fldCharType="separate"/>
        </w:r>
        <w:r w:rsidR="00861423">
          <w:rPr>
            <w:noProof/>
            <w:webHidden/>
          </w:rPr>
          <w:t>32</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90" w:history="1">
        <w:r w:rsidR="00861423" w:rsidRPr="00501C49">
          <w:rPr>
            <w:rStyle w:val="Hyperlink"/>
            <w:noProof/>
          </w:rPr>
          <w:t>7.1</w:t>
        </w:r>
        <w:r w:rsidR="00861423">
          <w:rPr>
            <w:rFonts w:asciiTheme="minorHAnsi" w:eastAsiaTheme="minorEastAsia" w:hAnsiTheme="minorHAnsi" w:cstheme="minorBidi"/>
            <w:noProof/>
            <w:lang w:eastAsia="en-US"/>
          </w:rPr>
          <w:tab/>
        </w:r>
        <w:r w:rsidR="00861423" w:rsidRPr="00501C49">
          <w:rPr>
            <w:rStyle w:val="Hyperlink"/>
            <w:noProof/>
          </w:rPr>
          <w:t>Creating and Viewing Your DataMart</w:t>
        </w:r>
        <w:r w:rsidR="00861423">
          <w:rPr>
            <w:noProof/>
            <w:webHidden/>
          </w:rPr>
          <w:tab/>
        </w:r>
        <w:r>
          <w:rPr>
            <w:noProof/>
            <w:webHidden/>
          </w:rPr>
          <w:fldChar w:fldCharType="begin"/>
        </w:r>
        <w:r w:rsidR="00861423">
          <w:rPr>
            <w:noProof/>
            <w:webHidden/>
          </w:rPr>
          <w:instrText xml:space="preserve"> PAGEREF _Toc361999490 \h </w:instrText>
        </w:r>
        <w:r>
          <w:rPr>
            <w:noProof/>
            <w:webHidden/>
          </w:rPr>
        </w:r>
        <w:r>
          <w:rPr>
            <w:noProof/>
            <w:webHidden/>
          </w:rPr>
          <w:fldChar w:fldCharType="separate"/>
        </w:r>
        <w:r w:rsidR="00861423">
          <w:rPr>
            <w:noProof/>
            <w:webHidden/>
          </w:rPr>
          <w:t>32</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491" w:history="1">
        <w:r w:rsidR="00861423" w:rsidRPr="00501C49">
          <w:rPr>
            <w:rStyle w:val="Hyperlink"/>
            <w:noProof/>
          </w:rPr>
          <w:t>7.2</w:t>
        </w:r>
        <w:r w:rsidR="00861423">
          <w:rPr>
            <w:rFonts w:asciiTheme="minorHAnsi" w:eastAsiaTheme="minorEastAsia" w:hAnsiTheme="minorHAnsi" w:cstheme="minorBidi"/>
            <w:noProof/>
            <w:lang w:eastAsia="en-US"/>
          </w:rPr>
          <w:tab/>
        </w:r>
        <w:r w:rsidR="00861423" w:rsidRPr="00501C49">
          <w:rPr>
            <w:rStyle w:val="Hyperlink"/>
            <w:noProof/>
          </w:rPr>
          <w:t>Managing Access to Your DataMart and Requests</w:t>
        </w:r>
        <w:r w:rsidR="00861423">
          <w:rPr>
            <w:noProof/>
            <w:webHidden/>
          </w:rPr>
          <w:tab/>
        </w:r>
        <w:r>
          <w:rPr>
            <w:noProof/>
            <w:webHidden/>
          </w:rPr>
          <w:fldChar w:fldCharType="begin"/>
        </w:r>
        <w:r w:rsidR="00861423">
          <w:rPr>
            <w:noProof/>
            <w:webHidden/>
          </w:rPr>
          <w:instrText xml:space="preserve"> PAGEREF _Toc361999491 \h </w:instrText>
        </w:r>
        <w:r>
          <w:rPr>
            <w:noProof/>
            <w:webHidden/>
          </w:rPr>
        </w:r>
        <w:r>
          <w:rPr>
            <w:noProof/>
            <w:webHidden/>
          </w:rPr>
          <w:fldChar w:fldCharType="separate"/>
        </w:r>
        <w:r w:rsidR="00861423">
          <w:rPr>
            <w:noProof/>
            <w:webHidden/>
          </w:rPr>
          <w:t>36</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92" w:history="1">
        <w:r w:rsidR="00861423" w:rsidRPr="00501C49">
          <w:rPr>
            <w:rStyle w:val="Hyperlink"/>
            <w:noProof/>
            <w:lang w:eastAsia="ar-SA"/>
          </w:rPr>
          <w:t>7.2.1</w:t>
        </w:r>
        <w:r w:rsidR="00861423">
          <w:rPr>
            <w:rFonts w:asciiTheme="minorHAnsi" w:eastAsiaTheme="minorEastAsia" w:hAnsiTheme="minorHAnsi" w:cstheme="minorBidi"/>
            <w:noProof/>
            <w:lang w:eastAsia="en-US"/>
          </w:rPr>
          <w:tab/>
        </w:r>
        <w:r w:rsidR="00861423" w:rsidRPr="00501C49">
          <w:rPr>
            <w:rStyle w:val="Hyperlink"/>
            <w:noProof/>
            <w:lang w:eastAsia="ar-SA"/>
          </w:rPr>
          <w:t>Installing Request Models</w:t>
        </w:r>
        <w:r w:rsidR="00861423">
          <w:rPr>
            <w:noProof/>
            <w:webHidden/>
          </w:rPr>
          <w:tab/>
        </w:r>
        <w:r>
          <w:rPr>
            <w:noProof/>
            <w:webHidden/>
          </w:rPr>
          <w:fldChar w:fldCharType="begin"/>
        </w:r>
        <w:r w:rsidR="00861423">
          <w:rPr>
            <w:noProof/>
            <w:webHidden/>
          </w:rPr>
          <w:instrText xml:space="preserve"> PAGEREF _Toc361999492 \h </w:instrText>
        </w:r>
        <w:r>
          <w:rPr>
            <w:noProof/>
            <w:webHidden/>
          </w:rPr>
        </w:r>
        <w:r>
          <w:rPr>
            <w:noProof/>
            <w:webHidden/>
          </w:rPr>
          <w:fldChar w:fldCharType="separate"/>
        </w:r>
        <w:r w:rsidR="00861423">
          <w:rPr>
            <w:noProof/>
            <w:webHidden/>
          </w:rPr>
          <w:t>37</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93" w:history="1">
        <w:r w:rsidR="00861423" w:rsidRPr="00501C49">
          <w:rPr>
            <w:rStyle w:val="Hyperlink"/>
            <w:noProof/>
            <w:lang w:eastAsia="ar-SA"/>
          </w:rPr>
          <w:t>7.2.2</w:t>
        </w:r>
        <w:r w:rsidR="00861423">
          <w:rPr>
            <w:rFonts w:asciiTheme="minorHAnsi" w:eastAsiaTheme="minorEastAsia" w:hAnsiTheme="minorHAnsi" w:cstheme="minorBidi"/>
            <w:noProof/>
            <w:lang w:eastAsia="en-US"/>
          </w:rPr>
          <w:tab/>
        </w:r>
        <w:r w:rsidR="00861423" w:rsidRPr="00501C49">
          <w:rPr>
            <w:rStyle w:val="Hyperlink"/>
            <w:noProof/>
            <w:lang w:eastAsia="ar-SA"/>
          </w:rPr>
          <w:t>Granting Access to Administer a DataMart</w:t>
        </w:r>
        <w:r w:rsidR="00861423">
          <w:rPr>
            <w:noProof/>
            <w:webHidden/>
          </w:rPr>
          <w:tab/>
        </w:r>
        <w:r>
          <w:rPr>
            <w:noProof/>
            <w:webHidden/>
          </w:rPr>
          <w:fldChar w:fldCharType="begin"/>
        </w:r>
        <w:r w:rsidR="00861423">
          <w:rPr>
            <w:noProof/>
            <w:webHidden/>
          </w:rPr>
          <w:instrText xml:space="preserve"> PAGEREF _Toc361999493 \h </w:instrText>
        </w:r>
        <w:r>
          <w:rPr>
            <w:noProof/>
            <w:webHidden/>
          </w:rPr>
        </w:r>
        <w:r>
          <w:rPr>
            <w:noProof/>
            <w:webHidden/>
          </w:rPr>
          <w:fldChar w:fldCharType="separate"/>
        </w:r>
        <w:r w:rsidR="00861423">
          <w:rPr>
            <w:noProof/>
            <w:webHidden/>
          </w:rPr>
          <w:t>39</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494" w:history="1">
        <w:r w:rsidR="00861423" w:rsidRPr="00501C49">
          <w:rPr>
            <w:rStyle w:val="Hyperlink"/>
            <w:noProof/>
            <w:lang w:eastAsia="ar-SA"/>
          </w:rPr>
          <w:t>7.2.3</w:t>
        </w:r>
        <w:r w:rsidR="00861423">
          <w:rPr>
            <w:rFonts w:asciiTheme="minorHAnsi" w:eastAsiaTheme="minorEastAsia" w:hAnsiTheme="minorHAnsi" w:cstheme="minorBidi"/>
            <w:noProof/>
            <w:lang w:eastAsia="en-US"/>
          </w:rPr>
          <w:tab/>
        </w:r>
        <w:r w:rsidR="00861423" w:rsidRPr="00501C49">
          <w:rPr>
            <w:rStyle w:val="Hyperlink"/>
            <w:noProof/>
            <w:lang w:eastAsia="ar-SA"/>
          </w:rPr>
          <w:t>Granting Access to Route Requests to Your DataMart</w:t>
        </w:r>
        <w:r w:rsidR="00861423">
          <w:rPr>
            <w:noProof/>
            <w:webHidden/>
          </w:rPr>
          <w:tab/>
        </w:r>
        <w:r>
          <w:rPr>
            <w:noProof/>
            <w:webHidden/>
          </w:rPr>
          <w:fldChar w:fldCharType="begin"/>
        </w:r>
        <w:r w:rsidR="00861423">
          <w:rPr>
            <w:noProof/>
            <w:webHidden/>
          </w:rPr>
          <w:instrText xml:space="preserve"> PAGEREF _Toc361999494 \h </w:instrText>
        </w:r>
        <w:r>
          <w:rPr>
            <w:noProof/>
            <w:webHidden/>
          </w:rPr>
        </w:r>
        <w:r>
          <w:rPr>
            <w:noProof/>
            <w:webHidden/>
          </w:rPr>
          <w:fldChar w:fldCharType="separate"/>
        </w:r>
        <w:r w:rsidR="00861423">
          <w:rPr>
            <w:noProof/>
            <w:webHidden/>
          </w:rPr>
          <w:t>41</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04" w:history="1">
        <w:r w:rsidR="00861423" w:rsidRPr="00501C49">
          <w:rPr>
            <w:rStyle w:val="Hyperlink"/>
            <w:rFonts w:cs="Calibri"/>
            <w:noProof/>
            <w:snapToGrid w:val="0"/>
            <w:w w:val="0"/>
          </w:rPr>
          <w:t>7.3</w:t>
        </w:r>
        <w:r w:rsidR="00861423">
          <w:rPr>
            <w:rFonts w:asciiTheme="minorHAnsi" w:eastAsiaTheme="minorEastAsia" w:hAnsiTheme="minorHAnsi" w:cstheme="minorBidi"/>
            <w:noProof/>
            <w:lang w:eastAsia="en-US"/>
          </w:rPr>
          <w:tab/>
        </w:r>
        <w:r w:rsidR="00861423" w:rsidRPr="00501C49">
          <w:rPr>
            <w:rStyle w:val="Hyperlink"/>
            <w:noProof/>
          </w:rPr>
          <w:t>Running Metadata Refresh Dates Queries</w:t>
        </w:r>
        <w:r w:rsidR="00861423">
          <w:rPr>
            <w:noProof/>
            <w:webHidden/>
          </w:rPr>
          <w:tab/>
        </w:r>
        <w:r>
          <w:rPr>
            <w:noProof/>
            <w:webHidden/>
          </w:rPr>
          <w:fldChar w:fldCharType="begin"/>
        </w:r>
        <w:r w:rsidR="00861423">
          <w:rPr>
            <w:noProof/>
            <w:webHidden/>
          </w:rPr>
          <w:instrText xml:space="preserve"> PAGEREF _Toc361999504 \h </w:instrText>
        </w:r>
        <w:r>
          <w:rPr>
            <w:noProof/>
            <w:webHidden/>
          </w:rPr>
        </w:r>
        <w:r>
          <w:rPr>
            <w:noProof/>
            <w:webHidden/>
          </w:rPr>
          <w:fldChar w:fldCharType="separate"/>
        </w:r>
        <w:r w:rsidR="00861423">
          <w:rPr>
            <w:noProof/>
            <w:webHidden/>
          </w:rPr>
          <w:t>43</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05" w:history="1">
        <w:r w:rsidR="00861423" w:rsidRPr="00501C49">
          <w:rPr>
            <w:rStyle w:val="Hyperlink"/>
            <w:noProof/>
          </w:rPr>
          <w:t>7.3</w:t>
        </w:r>
        <w:r w:rsidR="00861423">
          <w:rPr>
            <w:rFonts w:asciiTheme="minorHAnsi" w:eastAsiaTheme="minorEastAsia" w:hAnsiTheme="minorHAnsi" w:cstheme="minorBidi"/>
            <w:noProof/>
            <w:lang w:eastAsia="en-US"/>
          </w:rPr>
          <w:tab/>
        </w:r>
        <w:r w:rsidR="00861423" w:rsidRPr="00501C49">
          <w:rPr>
            <w:rStyle w:val="Hyperlink"/>
            <w:noProof/>
          </w:rPr>
          <w:t>Creating an Audit Report for Your DataMart</w:t>
        </w:r>
        <w:r w:rsidR="00861423">
          <w:rPr>
            <w:noProof/>
            <w:webHidden/>
          </w:rPr>
          <w:tab/>
        </w:r>
        <w:r>
          <w:rPr>
            <w:noProof/>
            <w:webHidden/>
          </w:rPr>
          <w:fldChar w:fldCharType="begin"/>
        </w:r>
        <w:r w:rsidR="00861423">
          <w:rPr>
            <w:noProof/>
            <w:webHidden/>
          </w:rPr>
          <w:instrText xml:space="preserve"> PAGEREF _Toc361999505 \h </w:instrText>
        </w:r>
        <w:r>
          <w:rPr>
            <w:noProof/>
            <w:webHidden/>
          </w:rPr>
        </w:r>
        <w:r>
          <w:rPr>
            <w:noProof/>
            <w:webHidden/>
          </w:rPr>
          <w:fldChar w:fldCharType="separate"/>
        </w:r>
        <w:r w:rsidR="00861423">
          <w:rPr>
            <w:noProof/>
            <w:webHidden/>
          </w:rPr>
          <w:t>48</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506" w:history="1">
        <w:r w:rsidR="00861423" w:rsidRPr="00501C49">
          <w:rPr>
            <w:rStyle w:val="Hyperlink"/>
            <w:noProof/>
          </w:rPr>
          <w:t>8</w:t>
        </w:r>
        <w:r w:rsidR="00861423">
          <w:rPr>
            <w:rFonts w:asciiTheme="minorHAnsi" w:eastAsiaTheme="minorEastAsia" w:hAnsiTheme="minorHAnsi" w:cstheme="minorBidi"/>
            <w:noProof/>
            <w:lang w:eastAsia="en-US"/>
          </w:rPr>
          <w:tab/>
        </w:r>
        <w:r w:rsidR="00861423" w:rsidRPr="00501C49">
          <w:rPr>
            <w:rStyle w:val="Hyperlink"/>
            <w:noProof/>
          </w:rPr>
          <w:t>Administering or Changing your User Profile</w:t>
        </w:r>
        <w:r w:rsidR="00861423">
          <w:rPr>
            <w:noProof/>
            <w:webHidden/>
          </w:rPr>
          <w:tab/>
        </w:r>
        <w:r>
          <w:rPr>
            <w:noProof/>
            <w:webHidden/>
          </w:rPr>
          <w:fldChar w:fldCharType="begin"/>
        </w:r>
        <w:r w:rsidR="00861423">
          <w:rPr>
            <w:noProof/>
            <w:webHidden/>
          </w:rPr>
          <w:instrText xml:space="preserve"> PAGEREF _Toc361999506 \h </w:instrText>
        </w:r>
        <w:r>
          <w:rPr>
            <w:noProof/>
            <w:webHidden/>
          </w:rPr>
        </w:r>
        <w:r>
          <w:rPr>
            <w:noProof/>
            <w:webHidden/>
          </w:rPr>
          <w:fldChar w:fldCharType="separate"/>
        </w:r>
        <w:r w:rsidR="00861423">
          <w:rPr>
            <w:noProof/>
            <w:webHidden/>
          </w:rPr>
          <w:t>50</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08" w:history="1">
        <w:r w:rsidR="00861423" w:rsidRPr="00501C49">
          <w:rPr>
            <w:rStyle w:val="Hyperlink"/>
            <w:noProof/>
          </w:rPr>
          <w:t>8.1</w:t>
        </w:r>
        <w:r w:rsidR="00861423">
          <w:rPr>
            <w:rFonts w:asciiTheme="minorHAnsi" w:eastAsiaTheme="minorEastAsia" w:hAnsiTheme="minorHAnsi" w:cstheme="minorBidi"/>
            <w:noProof/>
            <w:lang w:eastAsia="en-US"/>
          </w:rPr>
          <w:tab/>
        </w:r>
        <w:r w:rsidR="00861423" w:rsidRPr="00501C49">
          <w:rPr>
            <w:rStyle w:val="Hyperlink"/>
            <w:noProof/>
          </w:rPr>
          <w:t>Contact Information</w:t>
        </w:r>
        <w:r w:rsidR="00861423">
          <w:rPr>
            <w:noProof/>
            <w:webHidden/>
          </w:rPr>
          <w:tab/>
        </w:r>
        <w:r>
          <w:rPr>
            <w:noProof/>
            <w:webHidden/>
          </w:rPr>
          <w:fldChar w:fldCharType="begin"/>
        </w:r>
        <w:r w:rsidR="00861423">
          <w:rPr>
            <w:noProof/>
            <w:webHidden/>
          </w:rPr>
          <w:instrText xml:space="preserve"> PAGEREF _Toc361999508 \h </w:instrText>
        </w:r>
        <w:r>
          <w:rPr>
            <w:noProof/>
            <w:webHidden/>
          </w:rPr>
        </w:r>
        <w:r>
          <w:rPr>
            <w:noProof/>
            <w:webHidden/>
          </w:rPr>
          <w:fldChar w:fldCharType="separate"/>
        </w:r>
        <w:r w:rsidR="00861423">
          <w:rPr>
            <w:noProof/>
            <w:webHidden/>
          </w:rPr>
          <w:t>50</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09" w:history="1">
        <w:r w:rsidR="00861423" w:rsidRPr="00501C49">
          <w:rPr>
            <w:rStyle w:val="Hyperlink"/>
            <w:noProof/>
          </w:rPr>
          <w:t>8.2</w:t>
        </w:r>
        <w:r w:rsidR="00861423">
          <w:rPr>
            <w:rFonts w:asciiTheme="minorHAnsi" w:eastAsiaTheme="minorEastAsia" w:hAnsiTheme="minorHAnsi" w:cstheme="minorBidi"/>
            <w:noProof/>
            <w:lang w:eastAsia="en-US"/>
          </w:rPr>
          <w:tab/>
        </w:r>
        <w:r w:rsidR="00861423" w:rsidRPr="00501C49">
          <w:rPr>
            <w:rStyle w:val="Hyperlink"/>
            <w:noProof/>
          </w:rPr>
          <w:t>Security Group Membership</w:t>
        </w:r>
        <w:r w:rsidR="00861423">
          <w:rPr>
            <w:noProof/>
            <w:webHidden/>
          </w:rPr>
          <w:tab/>
        </w:r>
        <w:r>
          <w:rPr>
            <w:noProof/>
            <w:webHidden/>
          </w:rPr>
          <w:fldChar w:fldCharType="begin"/>
        </w:r>
        <w:r w:rsidR="00861423">
          <w:rPr>
            <w:noProof/>
            <w:webHidden/>
          </w:rPr>
          <w:instrText xml:space="preserve"> PAGEREF _Toc361999509 \h </w:instrText>
        </w:r>
        <w:r>
          <w:rPr>
            <w:noProof/>
            <w:webHidden/>
          </w:rPr>
        </w:r>
        <w:r>
          <w:rPr>
            <w:noProof/>
            <w:webHidden/>
          </w:rPr>
          <w:fldChar w:fldCharType="separate"/>
        </w:r>
        <w:r w:rsidR="00861423">
          <w:rPr>
            <w:noProof/>
            <w:webHidden/>
          </w:rPr>
          <w:t>51</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10" w:history="1">
        <w:r w:rsidR="00861423" w:rsidRPr="00501C49">
          <w:rPr>
            <w:rStyle w:val="Hyperlink"/>
            <w:noProof/>
          </w:rPr>
          <w:t>8.3</w:t>
        </w:r>
        <w:r w:rsidR="00861423">
          <w:rPr>
            <w:rFonts w:asciiTheme="minorHAnsi" w:eastAsiaTheme="minorEastAsia" w:hAnsiTheme="minorHAnsi" w:cstheme="minorBidi"/>
            <w:noProof/>
            <w:lang w:eastAsia="en-US"/>
          </w:rPr>
          <w:tab/>
        </w:r>
        <w:r w:rsidR="00861423" w:rsidRPr="00501C49">
          <w:rPr>
            <w:rStyle w:val="Hyperlink"/>
            <w:noProof/>
          </w:rPr>
          <w:t>Changing your Password</w:t>
        </w:r>
        <w:r w:rsidR="00861423">
          <w:rPr>
            <w:noProof/>
            <w:webHidden/>
          </w:rPr>
          <w:tab/>
        </w:r>
        <w:r>
          <w:rPr>
            <w:noProof/>
            <w:webHidden/>
          </w:rPr>
          <w:fldChar w:fldCharType="begin"/>
        </w:r>
        <w:r w:rsidR="00861423">
          <w:rPr>
            <w:noProof/>
            <w:webHidden/>
          </w:rPr>
          <w:instrText xml:space="preserve"> PAGEREF _Toc361999510 \h </w:instrText>
        </w:r>
        <w:r>
          <w:rPr>
            <w:noProof/>
            <w:webHidden/>
          </w:rPr>
        </w:r>
        <w:r>
          <w:rPr>
            <w:noProof/>
            <w:webHidden/>
          </w:rPr>
          <w:fldChar w:fldCharType="separate"/>
        </w:r>
        <w:r w:rsidR="00861423">
          <w:rPr>
            <w:noProof/>
            <w:webHidden/>
          </w:rPr>
          <w:t>52</w:t>
        </w:r>
        <w:r>
          <w:rPr>
            <w:noProof/>
            <w:webHidden/>
          </w:rPr>
          <w:fldChar w:fldCharType="end"/>
        </w:r>
      </w:hyperlink>
    </w:p>
    <w:p w:rsidR="00861423" w:rsidRDefault="00A65707">
      <w:pPr>
        <w:pStyle w:val="TOC2"/>
        <w:rPr>
          <w:rFonts w:asciiTheme="minorHAnsi" w:eastAsiaTheme="minorEastAsia" w:hAnsiTheme="minorHAnsi" w:cstheme="minorBidi"/>
          <w:noProof/>
          <w:lang w:eastAsia="en-US"/>
        </w:rPr>
      </w:pPr>
      <w:hyperlink w:anchor="_Toc361999511" w:history="1">
        <w:r w:rsidR="00861423" w:rsidRPr="00501C49">
          <w:rPr>
            <w:rStyle w:val="Hyperlink"/>
            <w:noProof/>
          </w:rPr>
          <w:t>8.4</w:t>
        </w:r>
        <w:r w:rsidR="00861423">
          <w:rPr>
            <w:rFonts w:asciiTheme="minorHAnsi" w:eastAsiaTheme="minorEastAsia" w:hAnsiTheme="minorHAnsi" w:cstheme="minorBidi"/>
            <w:noProof/>
            <w:lang w:eastAsia="en-US"/>
          </w:rPr>
          <w:tab/>
        </w:r>
        <w:r w:rsidR="00861423" w:rsidRPr="00501C49">
          <w:rPr>
            <w:rStyle w:val="Hyperlink"/>
            <w:noProof/>
          </w:rPr>
          <w:t>Receiving Notifications</w:t>
        </w:r>
        <w:r w:rsidR="00861423">
          <w:rPr>
            <w:noProof/>
            <w:webHidden/>
          </w:rPr>
          <w:tab/>
        </w:r>
        <w:r>
          <w:rPr>
            <w:noProof/>
            <w:webHidden/>
          </w:rPr>
          <w:fldChar w:fldCharType="begin"/>
        </w:r>
        <w:r w:rsidR="00861423">
          <w:rPr>
            <w:noProof/>
            <w:webHidden/>
          </w:rPr>
          <w:instrText xml:space="preserve"> PAGEREF _Toc361999511 \h </w:instrText>
        </w:r>
        <w:r>
          <w:rPr>
            <w:noProof/>
            <w:webHidden/>
          </w:rPr>
        </w:r>
        <w:r>
          <w:rPr>
            <w:noProof/>
            <w:webHidden/>
          </w:rPr>
          <w:fldChar w:fldCharType="separate"/>
        </w:r>
        <w:r w:rsidR="00861423">
          <w:rPr>
            <w:noProof/>
            <w:webHidden/>
          </w:rPr>
          <w:t>53</w:t>
        </w:r>
        <w:r>
          <w:rPr>
            <w:noProof/>
            <w:webHidden/>
          </w:rPr>
          <w:fldChar w:fldCharType="end"/>
        </w:r>
      </w:hyperlink>
    </w:p>
    <w:p w:rsidR="00861423" w:rsidRDefault="00A65707">
      <w:pPr>
        <w:pStyle w:val="TOC3"/>
        <w:tabs>
          <w:tab w:val="left" w:pos="1320"/>
          <w:tab w:val="right" w:leader="dot" w:pos="9350"/>
        </w:tabs>
        <w:rPr>
          <w:rFonts w:asciiTheme="minorHAnsi" w:eastAsiaTheme="minorEastAsia" w:hAnsiTheme="minorHAnsi" w:cstheme="minorBidi"/>
          <w:noProof/>
          <w:lang w:eastAsia="en-US"/>
        </w:rPr>
      </w:pPr>
      <w:hyperlink w:anchor="_Toc361999512" w:history="1">
        <w:r w:rsidR="00861423" w:rsidRPr="00501C49">
          <w:rPr>
            <w:rStyle w:val="Hyperlink"/>
            <w:noProof/>
          </w:rPr>
          <w:t>8.4.1</w:t>
        </w:r>
        <w:r w:rsidR="00861423">
          <w:rPr>
            <w:rFonts w:asciiTheme="minorHAnsi" w:eastAsiaTheme="minorEastAsia" w:hAnsiTheme="minorHAnsi" w:cstheme="minorBidi"/>
            <w:noProof/>
            <w:lang w:eastAsia="en-US"/>
          </w:rPr>
          <w:tab/>
        </w:r>
        <w:r w:rsidR="00861423" w:rsidRPr="00501C49">
          <w:rPr>
            <w:rStyle w:val="Hyperlink"/>
            <w:noProof/>
          </w:rPr>
          <w:t>Notification Event Reference</w:t>
        </w:r>
        <w:r w:rsidR="00861423">
          <w:rPr>
            <w:noProof/>
            <w:webHidden/>
          </w:rPr>
          <w:tab/>
        </w:r>
        <w:r>
          <w:rPr>
            <w:noProof/>
            <w:webHidden/>
          </w:rPr>
          <w:fldChar w:fldCharType="begin"/>
        </w:r>
        <w:r w:rsidR="00861423">
          <w:rPr>
            <w:noProof/>
            <w:webHidden/>
          </w:rPr>
          <w:instrText xml:space="preserve"> PAGEREF _Toc361999512 \h </w:instrText>
        </w:r>
        <w:r>
          <w:rPr>
            <w:noProof/>
            <w:webHidden/>
          </w:rPr>
        </w:r>
        <w:r>
          <w:rPr>
            <w:noProof/>
            <w:webHidden/>
          </w:rPr>
          <w:fldChar w:fldCharType="separate"/>
        </w:r>
        <w:r w:rsidR="00861423">
          <w:rPr>
            <w:noProof/>
            <w:webHidden/>
          </w:rPr>
          <w:t>54</w:t>
        </w:r>
        <w:r>
          <w:rPr>
            <w:noProof/>
            <w:webHidden/>
          </w:rPr>
          <w:fldChar w:fldCharType="end"/>
        </w:r>
      </w:hyperlink>
    </w:p>
    <w:p w:rsidR="00861423" w:rsidRDefault="00A65707">
      <w:pPr>
        <w:pStyle w:val="TOC1"/>
        <w:tabs>
          <w:tab w:val="left" w:pos="440"/>
          <w:tab w:val="right" w:leader="dot" w:pos="9350"/>
        </w:tabs>
        <w:rPr>
          <w:rFonts w:asciiTheme="minorHAnsi" w:eastAsiaTheme="minorEastAsia" w:hAnsiTheme="minorHAnsi" w:cstheme="minorBidi"/>
          <w:noProof/>
          <w:lang w:eastAsia="en-US"/>
        </w:rPr>
      </w:pPr>
      <w:hyperlink w:anchor="_Toc361999513" w:history="1">
        <w:r w:rsidR="00861423" w:rsidRPr="00501C49">
          <w:rPr>
            <w:rStyle w:val="Hyperlink"/>
            <w:noProof/>
          </w:rPr>
          <w:t>9</w:t>
        </w:r>
        <w:r w:rsidR="00861423">
          <w:rPr>
            <w:rFonts w:asciiTheme="minorHAnsi" w:eastAsiaTheme="minorEastAsia" w:hAnsiTheme="minorHAnsi" w:cstheme="minorBidi"/>
            <w:noProof/>
            <w:lang w:eastAsia="en-US"/>
          </w:rPr>
          <w:tab/>
        </w:r>
        <w:r w:rsidR="00861423" w:rsidRPr="00501C49">
          <w:rPr>
            <w:rStyle w:val="Hyperlink"/>
            <w:noProof/>
          </w:rPr>
          <w:t>Getting Help</w:t>
        </w:r>
        <w:r w:rsidR="00861423">
          <w:rPr>
            <w:noProof/>
            <w:webHidden/>
          </w:rPr>
          <w:tab/>
        </w:r>
        <w:r>
          <w:rPr>
            <w:noProof/>
            <w:webHidden/>
          </w:rPr>
          <w:fldChar w:fldCharType="begin"/>
        </w:r>
        <w:r w:rsidR="00861423">
          <w:rPr>
            <w:noProof/>
            <w:webHidden/>
          </w:rPr>
          <w:instrText xml:space="preserve"> PAGEREF _Toc361999513 \h </w:instrText>
        </w:r>
        <w:r>
          <w:rPr>
            <w:noProof/>
            <w:webHidden/>
          </w:rPr>
        </w:r>
        <w:r>
          <w:rPr>
            <w:noProof/>
            <w:webHidden/>
          </w:rPr>
          <w:fldChar w:fldCharType="separate"/>
        </w:r>
        <w:r w:rsidR="00861423">
          <w:rPr>
            <w:noProof/>
            <w:webHidden/>
          </w:rPr>
          <w:t>56</w:t>
        </w:r>
        <w:r>
          <w:rPr>
            <w:noProof/>
            <w:webHidden/>
          </w:rPr>
          <w:fldChar w:fldCharType="end"/>
        </w:r>
      </w:hyperlink>
    </w:p>
    <w:p w:rsidR="00861423" w:rsidRDefault="00A65707">
      <w:pPr>
        <w:pStyle w:val="TOC1"/>
        <w:tabs>
          <w:tab w:val="left" w:pos="660"/>
          <w:tab w:val="right" w:leader="dot" w:pos="9350"/>
        </w:tabs>
        <w:rPr>
          <w:rFonts w:asciiTheme="minorHAnsi" w:eastAsiaTheme="minorEastAsia" w:hAnsiTheme="minorHAnsi" w:cstheme="minorBidi"/>
          <w:noProof/>
          <w:lang w:eastAsia="en-US"/>
        </w:rPr>
      </w:pPr>
      <w:hyperlink w:anchor="_Toc361999514" w:history="1">
        <w:r w:rsidR="00861423" w:rsidRPr="00501C49">
          <w:rPr>
            <w:rStyle w:val="Hyperlink"/>
            <w:noProof/>
          </w:rPr>
          <w:t>10</w:t>
        </w:r>
        <w:r w:rsidR="00861423">
          <w:rPr>
            <w:rFonts w:asciiTheme="minorHAnsi" w:eastAsiaTheme="minorEastAsia" w:hAnsiTheme="minorHAnsi" w:cstheme="minorBidi"/>
            <w:noProof/>
            <w:lang w:eastAsia="en-US"/>
          </w:rPr>
          <w:tab/>
        </w:r>
        <w:r w:rsidR="00861423" w:rsidRPr="00501C49">
          <w:rPr>
            <w:rStyle w:val="Hyperlink"/>
            <w:noProof/>
          </w:rPr>
          <w:t>Development and Funding Statement</w:t>
        </w:r>
        <w:r w:rsidR="00861423">
          <w:rPr>
            <w:noProof/>
            <w:webHidden/>
          </w:rPr>
          <w:tab/>
        </w:r>
        <w:r>
          <w:rPr>
            <w:noProof/>
            <w:webHidden/>
          </w:rPr>
          <w:fldChar w:fldCharType="begin"/>
        </w:r>
        <w:r w:rsidR="00861423">
          <w:rPr>
            <w:noProof/>
            <w:webHidden/>
          </w:rPr>
          <w:instrText xml:space="preserve"> PAGEREF _Toc361999514 \h </w:instrText>
        </w:r>
        <w:r>
          <w:rPr>
            <w:noProof/>
            <w:webHidden/>
          </w:rPr>
        </w:r>
        <w:r>
          <w:rPr>
            <w:noProof/>
            <w:webHidden/>
          </w:rPr>
          <w:fldChar w:fldCharType="separate"/>
        </w:r>
        <w:r w:rsidR="00861423">
          <w:rPr>
            <w:noProof/>
            <w:webHidden/>
          </w:rPr>
          <w:t>57</w:t>
        </w:r>
        <w:r>
          <w:rPr>
            <w:noProof/>
            <w:webHidden/>
          </w:rPr>
          <w:fldChar w:fldCharType="end"/>
        </w:r>
      </w:hyperlink>
    </w:p>
    <w:p w:rsidR="00861423" w:rsidRDefault="00A65707">
      <w:pPr>
        <w:pStyle w:val="TOC1"/>
        <w:tabs>
          <w:tab w:val="left" w:pos="660"/>
          <w:tab w:val="right" w:leader="dot" w:pos="9350"/>
        </w:tabs>
        <w:rPr>
          <w:rFonts w:asciiTheme="minorHAnsi" w:eastAsiaTheme="minorEastAsia" w:hAnsiTheme="minorHAnsi" w:cstheme="minorBidi"/>
          <w:noProof/>
          <w:lang w:eastAsia="en-US"/>
        </w:rPr>
      </w:pPr>
      <w:hyperlink w:anchor="_Toc361999515" w:history="1">
        <w:r w:rsidR="00861423" w:rsidRPr="00501C49">
          <w:rPr>
            <w:rStyle w:val="Hyperlink"/>
            <w:noProof/>
          </w:rPr>
          <w:t>11</w:t>
        </w:r>
        <w:r w:rsidR="00861423">
          <w:rPr>
            <w:rFonts w:asciiTheme="minorHAnsi" w:eastAsiaTheme="minorEastAsia" w:hAnsiTheme="minorHAnsi" w:cstheme="minorBidi"/>
            <w:noProof/>
            <w:lang w:eastAsia="en-US"/>
          </w:rPr>
          <w:tab/>
        </w:r>
        <w:r w:rsidR="00861423" w:rsidRPr="00501C49">
          <w:rPr>
            <w:rStyle w:val="Hyperlink"/>
            <w:noProof/>
          </w:rPr>
          <w:t>Frequently Asked Questions</w:t>
        </w:r>
        <w:r w:rsidR="00861423">
          <w:rPr>
            <w:noProof/>
            <w:webHidden/>
          </w:rPr>
          <w:tab/>
        </w:r>
        <w:r>
          <w:rPr>
            <w:noProof/>
            <w:webHidden/>
          </w:rPr>
          <w:fldChar w:fldCharType="begin"/>
        </w:r>
        <w:r w:rsidR="00861423">
          <w:rPr>
            <w:noProof/>
            <w:webHidden/>
          </w:rPr>
          <w:instrText xml:space="preserve"> PAGEREF _Toc361999515 \h </w:instrText>
        </w:r>
        <w:r>
          <w:rPr>
            <w:noProof/>
            <w:webHidden/>
          </w:rPr>
        </w:r>
        <w:r>
          <w:rPr>
            <w:noProof/>
            <w:webHidden/>
          </w:rPr>
          <w:fldChar w:fldCharType="separate"/>
        </w:r>
        <w:r w:rsidR="00861423">
          <w:rPr>
            <w:noProof/>
            <w:webHidden/>
          </w:rPr>
          <w:t>58</w:t>
        </w:r>
        <w:r>
          <w:rPr>
            <w:noProof/>
            <w:webHidden/>
          </w:rPr>
          <w:fldChar w:fldCharType="end"/>
        </w:r>
      </w:hyperlink>
    </w:p>
    <w:p w:rsidR="00861423" w:rsidRDefault="00A65707">
      <w:pPr>
        <w:pStyle w:val="TOC1"/>
        <w:tabs>
          <w:tab w:val="left" w:pos="660"/>
          <w:tab w:val="right" w:leader="dot" w:pos="9350"/>
        </w:tabs>
        <w:rPr>
          <w:rFonts w:asciiTheme="minorHAnsi" w:eastAsiaTheme="minorEastAsia" w:hAnsiTheme="minorHAnsi" w:cstheme="minorBidi"/>
          <w:noProof/>
          <w:lang w:eastAsia="en-US"/>
        </w:rPr>
      </w:pPr>
      <w:hyperlink w:anchor="_Toc361999516" w:history="1">
        <w:r w:rsidR="00861423" w:rsidRPr="00501C49">
          <w:rPr>
            <w:rStyle w:val="Hyperlink"/>
            <w:noProof/>
          </w:rPr>
          <w:t>12</w:t>
        </w:r>
        <w:r w:rsidR="00861423">
          <w:rPr>
            <w:rFonts w:asciiTheme="minorHAnsi" w:eastAsiaTheme="minorEastAsia" w:hAnsiTheme="minorHAnsi" w:cstheme="minorBidi"/>
            <w:noProof/>
            <w:lang w:eastAsia="en-US"/>
          </w:rPr>
          <w:tab/>
        </w:r>
        <w:r w:rsidR="00861423" w:rsidRPr="00501C49">
          <w:rPr>
            <w:rStyle w:val="Hyperlink"/>
            <w:noProof/>
          </w:rPr>
          <w:t>Uninstalling the DataMart Client</w:t>
        </w:r>
        <w:r w:rsidR="00861423">
          <w:rPr>
            <w:noProof/>
            <w:webHidden/>
          </w:rPr>
          <w:tab/>
        </w:r>
        <w:r>
          <w:rPr>
            <w:noProof/>
            <w:webHidden/>
          </w:rPr>
          <w:fldChar w:fldCharType="begin"/>
        </w:r>
        <w:r w:rsidR="00861423">
          <w:rPr>
            <w:noProof/>
            <w:webHidden/>
          </w:rPr>
          <w:instrText xml:space="preserve"> PAGEREF _Toc361999516 \h </w:instrText>
        </w:r>
        <w:r>
          <w:rPr>
            <w:noProof/>
            <w:webHidden/>
          </w:rPr>
        </w:r>
        <w:r>
          <w:rPr>
            <w:noProof/>
            <w:webHidden/>
          </w:rPr>
          <w:fldChar w:fldCharType="separate"/>
        </w:r>
        <w:r w:rsidR="00861423">
          <w:rPr>
            <w:noProof/>
            <w:webHidden/>
          </w:rPr>
          <w:t>58</w:t>
        </w:r>
        <w:r>
          <w:rPr>
            <w:noProof/>
            <w:webHidden/>
          </w:rPr>
          <w:fldChar w:fldCharType="end"/>
        </w:r>
      </w:hyperlink>
    </w:p>
    <w:p w:rsidR="00536272" w:rsidRDefault="00A65707" w:rsidP="001F0916">
      <w:pPr>
        <w:rPr>
          <w:b/>
          <w:sz w:val="24"/>
          <w:szCs w:val="24"/>
        </w:rPr>
      </w:pPr>
      <w:r>
        <w:rPr>
          <w:b/>
          <w:bCs/>
          <w:noProof/>
        </w:rPr>
        <w:fldChar w:fldCharType="end"/>
      </w:r>
      <w:r w:rsidR="001F0916" w:rsidRPr="001F0916">
        <w:rPr>
          <w:b/>
          <w:sz w:val="24"/>
          <w:szCs w:val="24"/>
        </w:rPr>
        <w:t xml:space="preserve"> </w:t>
      </w:r>
    </w:p>
    <w:p w:rsidR="004C44EF" w:rsidRDefault="004C44EF">
      <w:pPr>
        <w:spacing w:after="0" w:line="240" w:lineRule="auto"/>
        <w:rPr>
          <w:b/>
          <w:sz w:val="24"/>
          <w:szCs w:val="24"/>
        </w:rPr>
      </w:pPr>
      <w:r>
        <w:rPr>
          <w:b/>
          <w:sz w:val="24"/>
          <w:szCs w:val="24"/>
        </w:rPr>
        <w:br w:type="page"/>
      </w:r>
    </w:p>
    <w:p w:rsidR="005954AE" w:rsidRDefault="005954AE" w:rsidP="005954AE">
      <w:pPr>
        <w:spacing w:after="0" w:line="240" w:lineRule="auto"/>
        <w:rPr>
          <w:b/>
          <w:bCs/>
          <w:noProof/>
        </w:rPr>
      </w:pPr>
      <w:r>
        <w:rPr>
          <w:b/>
          <w:bCs/>
          <w:noProof/>
        </w:rPr>
        <w:lastRenderedPageBreak/>
        <w:t>Document History</w:t>
      </w:r>
    </w:p>
    <w:p w:rsidR="005954AE" w:rsidRDefault="005954AE" w:rsidP="005954AE">
      <w:pPr>
        <w:spacing w:after="0" w:line="240" w:lineRule="auto"/>
        <w:rPr>
          <w:b/>
          <w:bCs/>
          <w:noProof/>
        </w:rPr>
      </w:pPr>
    </w:p>
    <w:p w:rsidR="005954AE" w:rsidRPr="000D5FF7" w:rsidRDefault="005954AE" w:rsidP="005954AE">
      <w:pPr>
        <w:ind w:left="90"/>
        <w:rPr>
          <w:rFonts w:cs="Calibri"/>
        </w:rPr>
      </w:pPr>
      <w:r w:rsidRPr="00180A23">
        <w:rPr>
          <w:rFonts w:asciiTheme="minorHAnsi" w:hAnsiTheme="minorHAnsi" w:cs="Calibri"/>
        </w:rPr>
        <w:t>The following table is a revision history for this document.</w:t>
      </w:r>
    </w:p>
    <w:p w:rsidR="005954AE" w:rsidRDefault="005954AE" w:rsidP="005954AE">
      <w:pPr>
        <w:pStyle w:val="Caption"/>
        <w:keepNext/>
      </w:pPr>
      <w:r>
        <w:t xml:space="preserve">Table </w:t>
      </w:r>
      <w:fldSimple w:instr=" SEQ Table \* ARABIC ">
        <w:r>
          <w:rPr>
            <w:noProof/>
          </w:rPr>
          <w:t>1</w:t>
        </w:r>
      </w:fldSimple>
      <w: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5954AE" w:rsidRPr="00180A23" w:rsidTr="00E91519">
        <w:trPr>
          <w:trHeight w:val="197"/>
          <w:jc w:val="center"/>
        </w:trPr>
        <w:tc>
          <w:tcPr>
            <w:tcW w:w="555" w:type="pct"/>
            <w:tcBorders>
              <w:top w:val="single" w:sz="4" w:space="0" w:color="auto"/>
              <w:bottom w:val="single" w:sz="4" w:space="0" w:color="auto"/>
              <w:right w:val="single" w:sz="4" w:space="0" w:color="auto"/>
            </w:tcBorders>
            <w:shd w:val="clear" w:color="auto" w:fill="DDD9C3"/>
          </w:tcPr>
          <w:p w:rsidR="005954AE" w:rsidRPr="00180A23" w:rsidRDefault="005954AE" w:rsidP="00E91519">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5954AE" w:rsidRPr="00180A23" w:rsidRDefault="005954AE" w:rsidP="00E91519">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5954AE" w:rsidRPr="00180A23" w:rsidRDefault="005954AE" w:rsidP="00E91519">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5954AE" w:rsidRPr="00180A23" w:rsidRDefault="005954AE" w:rsidP="00E91519">
            <w:pPr>
              <w:spacing w:before="15" w:after="15"/>
              <w:rPr>
                <w:rFonts w:cs="Calibri"/>
                <w:b/>
                <w:noProof/>
                <w:sz w:val="18"/>
                <w:szCs w:val="18"/>
              </w:rPr>
            </w:pPr>
            <w:r w:rsidRPr="00180A23">
              <w:rPr>
                <w:rFonts w:cs="Calibri"/>
                <w:b/>
                <w:noProof/>
                <w:sz w:val="18"/>
                <w:szCs w:val="18"/>
              </w:rPr>
              <w:t>Description</w:t>
            </w:r>
          </w:p>
        </w:tc>
      </w:tr>
      <w:tr w:rsidR="005954AE" w:rsidRPr="00180A23" w:rsidTr="00E91519">
        <w:trPr>
          <w:jc w:val="center"/>
        </w:trPr>
        <w:tc>
          <w:tcPr>
            <w:tcW w:w="555" w:type="pct"/>
            <w:tcBorders>
              <w:top w:val="single" w:sz="4" w:space="0" w:color="auto"/>
            </w:tcBorders>
            <w:shd w:val="clear" w:color="auto" w:fill="FFFFFF"/>
          </w:tcPr>
          <w:p w:rsidR="005954AE" w:rsidRPr="00180A23" w:rsidRDefault="005954AE" w:rsidP="00E91519">
            <w:pPr>
              <w:tabs>
                <w:tab w:val="left" w:pos="1255"/>
              </w:tabs>
              <w:spacing w:before="15" w:after="15"/>
              <w:ind w:left="22"/>
              <w:jc w:val="center"/>
              <w:rPr>
                <w:rFonts w:cs="Calibri"/>
                <w:noProof/>
                <w:color w:val="000000"/>
                <w:sz w:val="18"/>
                <w:szCs w:val="18"/>
              </w:rPr>
            </w:pPr>
            <w:r>
              <w:rPr>
                <w:rFonts w:cs="Calibri"/>
                <w:noProof/>
                <w:color w:val="000000"/>
                <w:sz w:val="18"/>
                <w:szCs w:val="18"/>
              </w:rPr>
              <w:t>3.1</w:t>
            </w:r>
          </w:p>
        </w:tc>
        <w:tc>
          <w:tcPr>
            <w:tcW w:w="1283" w:type="pct"/>
            <w:tcBorders>
              <w:top w:val="single" w:sz="4" w:space="0" w:color="auto"/>
            </w:tcBorders>
            <w:shd w:val="clear" w:color="auto" w:fill="FFFFFF"/>
          </w:tcPr>
          <w:p w:rsidR="005954AE" w:rsidRPr="00180A23" w:rsidRDefault="005954AE" w:rsidP="00E91519">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5954AE" w:rsidRPr="00180A23" w:rsidRDefault="005954AE" w:rsidP="00E91519">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5954AE" w:rsidRPr="00180A23" w:rsidRDefault="005954AE" w:rsidP="00E91519">
            <w:pPr>
              <w:spacing w:before="15" w:after="15"/>
              <w:ind w:right="14"/>
              <w:rPr>
                <w:rFonts w:cs="Calibri"/>
                <w:noProof/>
                <w:sz w:val="18"/>
                <w:szCs w:val="18"/>
              </w:rPr>
            </w:pPr>
            <w:r>
              <w:rPr>
                <w:rFonts w:cs="Calibri"/>
                <w:noProof/>
                <w:sz w:val="18"/>
                <w:szCs w:val="18"/>
              </w:rPr>
              <w:t>Created.</w:t>
            </w:r>
          </w:p>
        </w:tc>
      </w:tr>
      <w:tr w:rsidR="005954AE" w:rsidRPr="00180A23" w:rsidTr="00E91519">
        <w:trPr>
          <w:jc w:val="center"/>
        </w:trPr>
        <w:tc>
          <w:tcPr>
            <w:tcW w:w="555" w:type="pct"/>
            <w:shd w:val="clear" w:color="auto" w:fill="FFFFFF"/>
          </w:tcPr>
          <w:p w:rsidR="005954AE" w:rsidRPr="00180A23" w:rsidRDefault="005954AE" w:rsidP="00E91519">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5954AE" w:rsidRPr="00180A23" w:rsidRDefault="005954AE" w:rsidP="00E91519">
            <w:pPr>
              <w:spacing w:before="15" w:after="15"/>
              <w:ind w:right="14"/>
              <w:rPr>
                <w:rFonts w:cs="Calibri"/>
                <w:noProof/>
                <w:sz w:val="18"/>
                <w:szCs w:val="18"/>
              </w:rPr>
            </w:pPr>
            <w:r>
              <w:rPr>
                <w:rFonts w:cs="Calibri"/>
                <w:noProof/>
                <w:sz w:val="18"/>
                <w:szCs w:val="18"/>
              </w:rPr>
              <w:t>Jeff Brown, Elizabeth Balaconis, Megan Mazza, Melanie Davies</w:t>
            </w:r>
          </w:p>
        </w:tc>
        <w:tc>
          <w:tcPr>
            <w:tcW w:w="828" w:type="pct"/>
            <w:shd w:val="clear" w:color="auto" w:fill="FFFFFF"/>
          </w:tcPr>
          <w:p w:rsidR="005954AE" w:rsidRPr="00180A23" w:rsidRDefault="005954AE" w:rsidP="00E91519">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5954AE" w:rsidRPr="00180A23" w:rsidRDefault="005954AE" w:rsidP="00E91519">
            <w:pPr>
              <w:spacing w:before="15" w:after="15"/>
              <w:ind w:right="14"/>
              <w:rPr>
                <w:rFonts w:cs="Calibri"/>
                <w:noProof/>
                <w:sz w:val="18"/>
                <w:szCs w:val="18"/>
              </w:rPr>
            </w:pPr>
            <w:r>
              <w:rPr>
                <w:rFonts w:cs="Calibri"/>
                <w:noProof/>
                <w:sz w:val="18"/>
                <w:szCs w:val="18"/>
              </w:rPr>
              <w:t>New 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Pr>
                <w:rFonts w:cs="Calibri"/>
                <w:noProof/>
                <w:sz w:val="18"/>
                <w:szCs w:val="18"/>
              </w:rPr>
              <w:t>2.0. New features include User Registration, Plug-in Architecture, Security Group Access Control, and Projects.</w:t>
            </w:r>
          </w:p>
        </w:tc>
      </w:tr>
    </w:tbl>
    <w:p w:rsidR="004C44EF" w:rsidRDefault="004C44EF" w:rsidP="004C44EF"/>
    <w:p w:rsidR="004C44EF" w:rsidRDefault="004C44EF" w:rsidP="004C44EF">
      <w:pPr>
        <w:sectPr w:rsidR="004C44EF" w:rsidSect="004C44EF">
          <w:pgSz w:w="12240" w:h="15840"/>
          <w:pgMar w:top="1440" w:right="1440" w:bottom="1440" w:left="1440" w:header="720" w:footer="720" w:gutter="0"/>
          <w:pgNumType w:fmt="lowerRoman" w:start="1"/>
          <w:cols w:space="720"/>
          <w:docGrid w:linePitch="360"/>
        </w:sectPr>
      </w:pPr>
    </w:p>
    <w:p w:rsidR="00DD6B2B" w:rsidRDefault="00814E85" w:rsidP="00861423">
      <w:pPr>
        <w:pStyle w:val="Heading1"/>
      </w:pPr>
      <w:bookmarkStart w:id="1" w:name="_Toc361999461"/>
      <w:r w:rsidRPr="00814E85">
        <w:lastRenderedPageBreak/>
        <w:t>Introduction</w:t>
      </w:r>
      <w:bookmarkEnd w:id="1"/>
    </w:p>
    <w:p w:rsidR="0099267F" w:rsidRDefault="0099267F" w:rsidP="0099267F">
      <w:pPr>
        <w:rPr>
          <w:rFonts w:cs="Arial"/>
        </w:rPr>
      </w:pPr>
      <w:r w:rsidRPr="00BA05C4">
        <w:rPr>
          <w:rFonts w:cs="Arial"/>
        </w:rPr>
        <w:t>The</w:t>
      </w:r>
      <w:r w:rsidR="007A0288">
        <w:rPr>
          <w:rFonts w:cs="Arial"/>
        </w:rPr>
        <w:t xml:space="preserve"> </w:t>
      </w:r>
      <w:r w:rsidRPr="00D32815">
        <w:rPr>
          <w:rFonts w:cs="Arial"/>
          <w:b/>
        </w:rPr>
        <w:t>PopMedNet</w:t>
      </w:r>
      <w:r w:rsidR="008C6CB4">
        <w:rPr>
          <w:rFonts w:cs="Arial"/>
          <w:b/>
        </w:rPr>
        <w:t>™</w:t>
      </w:r>
      <w:r>
        <w:rPr>
          <w:rFonts w:cs="Arial"/>
        </w:rPr>
        <w:t xml:space="preserve"> </w:t>
      </w:r>
      <w:r w:rsidR="00705441">
        <w:rPr>
          <w:rFonts w:cs="Arial"/>
        </w:rPr>
        <w:t>software application</w:t>
      </w:r>
      <w:r w:rsidRPr="00BA05C4">
        <w:rPr>
          <w:rFonts w:cs="Arial"/>
        </w:rPr>
        <w:t xml:space="preserve"> </w:t>
      </w:r>
      <w:r>
        <w:rPr>
          <w:rFonts w:cs="Arial"/>
        </w:rPr>
        <w:t>e</w:t>
      </w:r>
      <w:r w:rsidRPr="000E4102">
        <w:rPr>
          <w:rFonts w:cs="Arial"/>
        </w:rPr>
        <w:t>nables simple, efficient creation and use of distributed data networks, through a set of tools and web-based services. I</w:t>
      </w:r>
      <w:r>
        <w:rPr>
          <w:rFonts w:cs="Arial"/>
        </w:rPr>
        <w:t>t i</w:t>
      </w:r>
      <w:r w:rsidRPr="000E4102">
        <w:rPr>
          <w:rFonts w:cs="Arial"/>
        </w:rPr>
        <w:t>s optimized to facilitate distributed analyses of medical product safety, comparative effectiveness, quality, medical resource utilization, cost-effectiveness, and related studies.</w:t>
      </w:r>
      <w:r w:rsidR="00D53EEE">
        <w:rPr>
          <w:rFonts w:cs="Arial"/>
        </w:rPr>
        <w:t xml:space="preserve">  </w:t>
      </w:r>
      <w:r>
        <w:rPr>
          <w:rFonts w:cs="Arial"/>
        </w:rPr>
        <w:t xml:space="preserve">The system provides </w:t>
      </w:r>
      <w:r w:rsidRPr="000E4102">
        <w:rPr>
          <w:rFonts w:cs="Arial"/>
        </w:rPr>
        <w:t>secure, customized private portals, query tools,</w:t>
      </w:r>
      <w:r>
        <w:rPr>
          <w:rFonts w:cs="Arial"/>
        </w:rPr>
        <w:t xml:space="preserve"> and file transfer capabilities. It s</w:t>
      </w:r>
      <w:r w:rsidRPr="000E4102">
        <w:rPr>
          <w:rFonts w:cs="Arial"/>
        </w:rPr>
        <w:t xml:space="preserve">upports both menu driven queries and </w:t>
      </w:r>
      <w:r>
        <w:rPr>
          <w:rFonts w:cs="Arial"/>
        </w:rPr>
        <w:t xml:space="preserve">distributed </w:t>
      </w:r>
      <w:r w:rsidRPr="000E4102">
        <w:rPr>
          <w:rFonts w:cs="Arial"/>
        </w:rPr>
        <w:t xml:space="preserve">analyses using complex, single use </w:t>
      </w:r>
      <w:r>
        <w:rPr>
          <w:rFonts w:cs="Arial"/>
        </w:rPr>
        <w:t xml:space="preserve">or multi-use </w:t>
      </w:r>
      <w:r w:rsidRPr="000E4102">
        <w:rPr>
          <w:rFonts w:cs="Arial"/>
        </w:rPr>
        <w:t>programs</w:t>
      </w:r>
      <w:r>
        <w:rPr>
          <w:rFonts w:cs="Arial"/>
        </w:rPr>
        <w:t xml:space="preserve"> designed to execute against a local data resource. </w:t>
      </w:r>
    </w:p>
    <w:p w:rsidR="00705441" w:rsidRDefault="0099267F" w:rsidP="0099267F">
      <w:r w:rsidRPr="000E4102">
        <w:rPr>
          <w:rFonts w:cs="Arial"/>
        </w:rPr>
        <w:t xml:space="preserve">Data </w:t>
      </w:r>
      <w:r>
        <w:rPr>
          <w:rFonts w:cs="Arial"/>
        </w:rPr>
        <w:t xml:space="preserve">partners </w:t>
      </w:r>
      <w:r w:rsidRPr="000E4102">
        <w:rPr>
          <w:rFonts w:cs="Arial"/>
        </w:rPr>
        <w:t xml:space="preserve">exercise full control over the files they make available for querying, </w:t>
      </w:r>
      <w:r>
        <w:rPr>
          <w:rFonts w:cs="Arial"/>
        </w:rPr>
        <w:t xml:space="preserve">the results returned to requestors, </w:t>
      </w:r>
      <w:r w:rsidRPr="000E4102">
        <w:rPr>
          <w:rFonts w:cs="Arial"/>
        </w:rPr>
        <w:t xml:space="preserve">and the individuals who are permitted to submit queries. </w:t>
      </w:r>
    </w:p>
    <w:p w:rsidR="0099267F" w:rsidRDefault="0099267F" w:rsidP="0099267F">
      <w:r w:rsidRPr="0013219F">
        <w:t xml:space="preserve">This </w:t>
      </w:r>
      <w:r>
        <w:rPr>
          <w:u w:val="single"/>
        </w:rPr>
        <w:t>DataMart Administrators M</w:t>
      </w:r>
      <w:r w:rsidRPr="000165D9">
        <w:rPr>
          <w:u w:val="single"/>
        </w:rPr>
        <w:t>anual</w:t>
      </w:r>
      <w:r w:rsidRPr="0013219F">
        <w:t xml:space="preserve"> describes </w:t>
      </w:r>
      <w:r>
        <w:t>the main features and functions for DataMart Administrators participating in a health data network powered by PopMedNet</w:t>
      </w:r>
      <w:r w:rsidR="008C6CB4">
        <w:t>™</w:t>
      </w:r>
      <w:r>
        <w:t xml:space="preserve"> software.  DataMart Administrators will interact </w:t>
      </w:r>
      <w:r w:rsidR="007A0288">
        <w:t>with the PopMedNet</w:t>
      </w:r>
      <w:r w:rsidR="008C6CB4">
        <w:t>™</w:t>
      </w:r>
      <w:r w:rsidR="007A0288">
        <w:t xml:space="preserve"> network </w:t>
      </w:r>
      <w:r>
        <w:t xml:space="preserve">through a secure web-based </w:t>
      </w:r>
      <w:r w:rsidR="00A34B1B">
        <w:t>Portal</w:t>
      </w:r>
      <w:r>
        <w:t xml:space="preserve"> and through the desktop DataMart Client as described below. T</w:t>
      </w:r>
      <w:r w:rsidRPr="000165D9">
        <w:t xml:space="preserve">his document </w:t>
      </w:r>
      <w:r>
        <w:t>is based</w:t>
      </w:r>
      <w:r w:rsidR="009111CB">
        <w:t xml:space="preserve"> on the</w:t>
      </w:r>
      <w:r>
        <w:t xml:space="preserve"> </w:t>
      </w:r>
      <w:r w:rsidR="007F57B3">
        <w:t>version 3.x</w:t>
      </w:r>
      <w:r w:rsidR="00453484">
        <w:t xml:space="preserve"> </w:t>
      </w:r>
      <w:r w:rsidRPr="000165D9">
        <w:t>implementation of the PopMedNet</w:t>
      </w:r>
      <w:r w:rsidR="008C6CB4">
        <w:t>™</w:t>
      </w:r>
      <w:r w:rsidRPr="000165D9">
        <w:t xml:space="preserve"> system</w:t>
      </w:r>
      <w:r w:rsidR="007F57B3">
        <w:t>.</w:t>
      </w:r>
      <w:r w:rsidR="007D7232">
        <w:t xml:space="preserve"> </w:t>
      </w:r>
      <w:r>
        <w:t xml:space="preserve">Different networks will have different types of queries and capabilities. </w:t>
      </w:r>
      <w:r w:rsidR="00705441">
        <w:t>N</w:t>
      </w:r>
      <w:r w:rsidRPr="000165D9">
        <w:t>etworks powered by PopMedNet</w:t>
      </w:r>
      <w:r w:rsidR="008C6CB4">
        <w:t>™ software</w:t>
      </w:r>
      <w:r w:rsidRPr="000165D9">
        <w:t xml:space="preserve"> can customize and brand the network as desired. </w:t>
      </w:r>
    </w:p>
    <w:p w:rsidR="00EA0BEA" w:rsidRDefault="0099267F" w:rsidP="004906A3">
      <w:r w:rsidRPr="000165D9">
        <w:t>The Department of Population Medicine at the Harvard Pilgrim Health Care Institute (HPHCI) led development of the system in collaboration wi</w:t>
      </w:r>
      <w:r w:rsidR="00D53EEE">
        <w:t xml:space="preserve">th Lincoln Peak Partners (LPP).  </w:t>
      </w:r>
      <w:r w:rsidRPr="000165D9">
        <w:t>Lincoln Peak Partners provides support services and secure hosting for current system users, and leads development of system enhancements.</w:t>
      </w:r>
      <w:r w:rsidRPr="0013219F">
        <w:t xml:space="preserve"> </w:t>
      </w:r>
    </w:p>
    <w:p w:rsidR="00EA0BEA" w:rsidRDefault="00EA0BEA">
      <w:pPr>
        <w:spacing w:after="0" w:line="240" w:lineRule="auto"/>
      </w:pPr>
      <w:r>
        <w:br w:type="page"/>
      </w:r>
    </w:p>
    <w:p w:rsidR="00F56AAE" w:rsidRDefault="00F56AAE" w:rsidP="00861423">
      <w:pPr>
        <w:pStyle w:val="Heading1"/>
      </w:pPr>
      <w:bookmarkStart w:id="2" w:name="_Toc361999462"/>
      <w:r>
        <w:lastRenderedPageBreak/>
        <w:t>System Overview</w:t>
      </w:r>
      <w:bookmarkEnd w:id="2"/>
    </w:p>
    <w:p w:rsidR="00F56AAE" w:rsidRDefault="00895998" w:rsidP="00AF57A2">
      <w:r w:rsidRPr="00895998">
        <w:t xml:space="preserve">The </w:t>
      </w:r>
      <w:r w:rsidR="00705441">
        <w:t xml:space="preserve">Distributed </w:t>
      </w:r>
      <w:r w:rsidRPr="00895998">
        <w:t xml:space="preserve">Query Tool system is comprised of two separate applications, the </w:t>
      </w:r>
      <w:r w:rsidR="00EA1A55">
        <w:t xml:space="preserve">web-based </w:t>
      </w:r>
      <w:r w:rsidRPr="008B5A49">
        <w:rPr>
          <w:b/>
        </w:rPr>
        <w:t>Portal</w:t>
      </w:r>
      <w:r w:rsidRPr="00895998">
        <w:t xml:space="preserve"> and the </w:t>
      </w:r>
      <w:r w:rsidRPr="008B5A49">
        <w:rPr>
          <w:b/>
        </w:rPr>
        <w:t>DataMart Client</w:t>
      </w:r>
      <w:r w:rsidRPr="00895998">
        <w:t xml:space="preserve">. </w:t>
      </w:r>
      <w:r w:rsidR="000B033D" w:rsidRPr="00895998">
        <w:t xml:space="preserve">There is exactly one Portal in the network and </w:t>
      </w:r>
      <w:r w:rsidR="009436D4">
        <w:t>each data partner has one or more</w:t>
      </w:r>
      <w:r w:rsidR="000B033D" w:rsidRPr="00895998">
        <w:t xml:space="preserve"> </w:t>
      </w:r>
      <w:r w:rsidR="009436D4">
        <w:t>“</w:t>
      </w:r>
      <w:r w:rsidR="000B033D" w:rsidRPr="00895998">
        <w:t>DataMarts</w:t>
      </w:r>
      <w:r w:rsidR="009436D4">
        <w:t>”</w:t>
      </w:r>
      <w:r w:rsidR="000B033D" w:rsidRPr="00895998">
        <w:t xml:space="preserve">. </w:t>
      </w:r>
      <w:r w:rsidRPr="00895998">
        <w:t xml:space="preserve">The </w:t>
      </w:r>
      <w:r w:rsidRPr="008B5A49">
        <w:t>Portal</w:t>
      </w:r>
      <w:r w:rsidRPr="00895998">
        <w:t xml:space="preserve"> is the starting point for all information requests and controls all system communications, security, and governance policies. Data </w:t>
      </w:r>
      <w:r w:rsidR="000B033D">
        <w:t>P</w:t>
      </w:r>
      <w:r w:rsidRPr="00895998">
        <w:t>artners</w:t>
      </w:r>
      <w:r w:rsidRPr="00895998">
        <w:rPr>
          <w:b/>
        </w:rPr>
        <w:t xml:space="preserve"> </w:t>
      </w:r>
      <w:r w:rsidRPr="00895998">
        <w:t xml:space="preserve">receive queries, process them, and securely return them to the Portal via their local </w:t>
      </w:r>
      <w:r w:rsidRPr="008B5A49">
        <w:t>DataMart</w:t>
      </w:r>
      <w:r w:rsidR="008B5A49" w:rsidRPr="008B5A49">
        <w:rPr>
          <w:rFonts w:cs="Arial"/>
        </w:rPr>
        <w:t xml:space="preserve"> </w:t>
      </w:r>
      <w:r w:rsidRPr="008B5A49">
        <w:t>Client</w:t>
      </w:r>
      <w:r w:rsidRPr="00895998">
        <w:t xml:space="preserve">. </w:t>
      </w:r>
      <w:r w:rsidR="00EA1A55">
        <w:t xml:space="preserve">Each Data </w:t>
      </w:r>
      <w:r w:rsidR="000B033D">
        <w:t>P</w:t>
      </w:r>
      <w:r w:rsidR="00EA1A55">
        <w:t xml:space="preserve">artner will have at least one DataMart; multiple DataMarts per Data Partner are possible. </w:t>
      </w:r>
      <w:r w:rsidR="00920198">
        <w:t xml:space="preserve"> </w:t>
      </w:r>
      <w:r w:rsidR="00EA1A55">
        <w:t xml:space="preserve">Each DataMart can contain different types of data and DataMarts can have different query processing settings. </w:t>
      </w:r>
      <w:r w:rsidR="00920198">
        <w:t xml:space="preserve"> </w:t>
      </w:r>
      <w:r w:rsidRPr="00895998">
        <w:t xml:space="preserve">All query requests and communications within the network are securely routed from the Portal to the DataMarts and then back to the Portal. </w:t>
      </w:r>
    </w:p>
    <w:p w:rsidR="00D00E2B" w:rsidRDefault="008B5A49" w:rsidP="009436D4">
      <w:r w:rsidRPr="008B5A49">
        <w:rPr>
          <w:b/>
        </w:rPr>
        <w:t>Note:</w:t>
      </w:r>
      <w:r>
        <w:t xml:space="preserve"> </w:t>
      </w:r>
      <w:r w:rsidRPr="008B5A49">
        <w:t xml:space="preserve">The term </w:t>
      </w:r>
      <w:r w:rsidR="0058408A" w:rsidRPr="0058408A">
        <w:rPr>
          <w:b/>
        </w:rPr>
        <w:t>DataMart</w:t>
      </w:r>
      <w:r w:rsidRPr="008B5A49">
        <w:t xml:space="preserve"> is used in an information technology context referring to the place where the data are held for querying. Use of this term does not imply that data partner information is being sold or being made broadly available; </w:t>
      </w:r>
      <w:r w:rsidR="000B033D">
        <w:t>D</w:t>
      </w:r>
      <w:r w:rsidRPr="008B5A49">
        <w:t xml:space="preserve">ata </w:t>
      </w:r>
      <w:r w:rsidR="000B033D">
        <w:t>P</w:t>
      </w:r>
      <w:r w:rsidRPr="008B5A49">
        <w:t>artners maintain control of all their data and all uses.</w:t>
      </w:r>
    </w:p>
    <w:p w:rsidR="009436D4" w:rsidRPr="00D36950" w:rsidRDefault="009436D4" w:rsidP="009436D4">
      <w:pPr>
        <w:rPr>
          <w:rFonts w:cstheme="minorHAnsi"/>
          <w:b/>
          <w:bCs/>
          <w:sz w:val="28"/>
        </w:rPr>
      </w:pPr>
      <w:r w:rsidRPr="00D36950">
        <w:rPr>
          <w:rFonts w:cstheme="minorHAnsi"/>
          <w:b/>
          <w:bCs/>
          <w:sz w:val="28"/>
        </w:rPr>
        <w:t>Browser Requirements</w:t>
      </w:r>
    </w:p>
    <w:p w:rsidR="007C2057" w:rsidRDefault="009436D4" w:rsidP="008B5A49">
      <w:r w:rsidRPr="00197AF8">
        <w:t xml:space="preserve">The </w:t>
      </w:r>
      <w:r>
        <w:t>P</w:t>
      </w:r>
      <w:r w:rsidRPr="00197AF8">
        <w:t xml:space="preserve">ortal is designed to work with Internet Explorer (IE) </w:t>
      </w:r>
      <w:r w:rsidR="00CD6904">
        <w:t>8</w:t>
      </w:r>
      <w:r w:rsidRPr="00197AF8">
        <w:t xml:space="preserve"> or later. Earlier versions of IE may not display the user interface properly. Although IE</w:t>
      </w:r>
      <w:r w:rsidR="00CD6904">
        <w:t>8</w:t>
      </w:r>
      <w:r w:rsidRPr="00197AF8">
        <w:t xml:space="preserve"> is the only officially supported browser, other browsers such as Firefox and Chrome </w:t>
      </w:r>
      <w:r w:rsidR="00CD6904">
        <w:t>will</w:t>
      </w:r>
      <w:r w:rsidRPr="00197AF8">
        <w:t xml:space="preserve"> also work.</w:t>
      </w:r>
      <w:r>
        <w:t xml:space="preserve"> </w:t>
      </w:r>
      <w:r w:rsidR="00D53EEE">
        <w:t xml:space="preserve"> </w:t>
      </w:r>
      <w:r>
        <w:t>Firefox</w:t>
      </w:r>
      <w:r w:rsidR="00CD6904">
        <w:t xml:space="preserve"> and Chrome</w:t>
      </w:r>
      <w:r>
        <w:t xml:space="preserve"> </w:t>
      </w:r>
      <w:r w:rsidR="00CD6904">
        <w:t xml:space="preserve">have </w:t>
      </w:r>
      <w:r>
        <w:t>been used extensively during testing.</w:t>
      </w:r>
    </w:p>
    <w:p w:rsidR="008B5A49" w:rsidRPr="008B5A49" w:rsidRDefault="008B5A49" w:rsidP="008B5A49">
      <w:pPr>
        <w:rPr>
          <w:b/>
          <w:sz w:val="28"/>
          <w:szCs w:val="28"/>
        </w:rPr>
      </w:pPr>
      <w:r w:rsidRPr="008B5A49">
        <w:rPr>
          <w:b/>
          <w:sz w:val="28"/>
          <w:szCs w:val="28"/>
        </w:rPr>
        <w:t>The DataMart Client Application</w:t>
      </w:r>
    </w:p>
    <w:p w:rsidR="00F56AAE" w:rsidRPr="00F56AAE" w:rsidRDefault="00F56AAE" w:rsidP="00F56AAE">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sidR="00A34B1B">
        <w:rPr>
          <w:rFonts w:cs="Arial"/>
        </w:rPr>
        <w:t>Portal</w:t>
      </w:r>
      <w:r w:rsidRPr="00F56AAE">
        <w:rPr>
          <w:rFonts w:cs="Arial"/>
        </w:rPr>
        <w:t xml:space="preserve">. </w:t>
      </w:r>
      <w:r w:rsidR="00920198">
        <w:rPr>
          <w:rFonts w:cs="Arial"/>
        </w:rPr>
        <w:t xml:space="preserve"> </w:t>
      </w:r>
      <w:r w:rsidRPr="00F56AAE">
        <w:rPr>
          <w:rFonts w:cs="Arial"/>
        </w:rPr>
        <w:t xml:space="preserve">The DataMart Client is a .NET/C# Windows desktop application developed by LPP that is installed locally on an Administrator’s desktop.  </w:t>
      </w:r>
      <w:r w:rsidR="00CD6904">
        <w:rPr>
          <w:rFonts w:cs="Arial"/>
        </w:rPr>
        <w:t xml:space="preserve">Note the DataMart Client requires Microsoft .NET 4 to be installed on the user’s desktop. </w:t>
      </w:r>
      <w:r w:rsidR="00AB1E43">
        <w:rPr>
          <w:rFonts w:cs="Arial"/>
        </w:rPr>
        <w:t xml:space="preserve"> </w:t>
      </w:r>
      <w:r w:rsidR="00AB1E43">
        <w:t>The free download for Microsoft .NET4 is</w:t>
      </w:r>
      <w:r w:rsidR="00AB1E43" w:rsidRPr="00472CF0">
        <w:t xml:space="preserve"> available at the following link: </w:t>
      </w:r>
      <w:hyperlink r:id="rId14" w:history="1">
        <w:r w:rsidR="00AB1E43" w:rsidRPr="00472CF0">
          <w:rPr>
            <w:rStyle w:val="Hyperlink"/>
          </w:rPr>
          <w:t>http://www.microsoft.com/enus/download/details.aspx?id=17851</w:t>
        </w:r>
      </w:hyperlink>
      <w:r w:rsidR="00CD6904">
        <w:rPr>
          <w:rFonts w:cs="Arial"/>
        </w:rPr>
        <w:t xml:space="preserve"> </w:t>
      </w:r>
      <w:r w:rsidRPr="00F56AAE">
        <w:rPr>
          <w:rFonts w:cs="Arial"/>
        </w:rPr>
        <w:t>All communications between the DataMart Client application and the Portal use HTTP/</w:t>
      </w:r>
      <w:r w:rsidR="00AE0BCA">
        <w:rPr>
          <w:rFonts w:cs="Arial"/>
        </w:rPr>
        <w:t>SSL/</w:t>
      </w:r>
      <w:r w:rsidR="00CD6904">
        <w:rPr>
          <w:rFonts w:cs="Arial"/>
        </w:rPr>
        <w:t>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71188A" w:rsidRPr="004906A3" w:rsidRDefault="0071188A" w:rsidP="004906A3">
      <w:pPr>
        <w:rPr>
          <w:b/>
          <w:sz w:val="28"/>
          <w:szCs w:val="28"/>
        </w:rPr>
      </w:pPr>
      <w:r w:rsidRPr="004906A3">
        <w:rPr>
          <w:b/>
          <w:sz w:val="28"/>
          <w:szCs w:val="28"/>
        </w:rPr>
        <w:t>Audience</w:t>
      </w:r>
    </w:p>
    <w:p w:rsidR="0071188A" w:rsidRDefault="0071188A" w:rsidP="004906A3">
      <w:r w:rsidRPr="0013219F">
        <w:t xml:space="preserve">This manual is intended for </w:t>
      </w:r>
      <w:r w:rsidR="009436D4">
        <w:t>Distributed Query Tool</w:t>
      </w:r>
      <w:r w:rsidR="002E2FCA">
        <w:t xml:space="preserve"> </w:t>
      </w:r>
      <w:r>
        <w:t>DataMart Administrators</w:t>
      </w:r>
      <w:r w:rsidRPr="0013219F">
        <w:t xml:space="preserve"> who want to</w:t>
      </w:r>
      <w:r>
        <w:t>:</w:t>
      </w:r>
    </w:p>
    <w:p w:rsidR="00196A6F" w:rsidRDefault="00920198">
      <w:pPr>
        <w:numPr>
          <w:ilvl w:val="0"/>
          <w:numId w:val="5"/>
        </w:numPr>
        <w:tabs>
          <w:tab w:val="clear" w:pos="1470"/>
        </w:tabs>
        <w:spacing w:after="0"/>
        <w:ind w:left="720"/>
        <w:rPr>
          <w:rFonts w:cs="Calibri"/>
        </w:rPr>
      </w:pPr>
      <w:r>
        <w:rPr>
          <w:rFonts w:cs="Calibri"/>
        </w:rPr>
        <w:t>I</w:t>
      </w:r>
      <w:r w:rsidR="0071188A" w:rsidRPr="004906A3">
        <w:rPr>
          <w:rFonts w:cs="Calibri"/>
        </w:rPr>
        <w:t>nstall the DataMart Client</w:t>
      </w:r>
    </w:p>
    <w:p w:rsidR="00196A6F" w:rsidRDefault="00920198">
      <w:pPr>
        <w:numPr>
          <w:ilvl w:val="0"/>
          <w:numId w:val="5"/>
        </w:numPr>
        <w:tabs>
          <w:tab w:val="clear" w:pos="1470"/>
        </w:tabs>
        <w:spacing w:after="0"/>
        <w:ind w:left="720"/>
        <w:rPr>
          <w:rFonts w:cs="Calibri"/>
        </w:rPr>
      </w:pPr>
      <w:r>
        <w:rPr>
          <w:rFonts w:cs="Calibri"/>
        </w:rPr>
        <w:t>P</w:t>
      </w:r>
      <w:r w:rsidR="0071188A" w:rsidRPr="004906A3">
        <w:rPr>
          <w:rFonts w:cs="Calibri"/>
        </w:rPr>
        <w:t xml:space="preserve">rocess queries </w:t>
      </w:r>
      <w:r w:rsidR="00F56AAE">
        <w:rPr>
          <w:rFonts w:cs="Calibri"/>
        </w:rPr>
        <w:t xml:space="preserve">distributed </w:t>
      </w:r>
      <w:r w:rsidR="0071188A" w:rsidRPr="004906A3">
        <w:rPr>
          <w:rFonts w:cs="Calibri"/>
        </w:rPr>
        <w:t>to the DataMart</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dminister DataMart settings and accessibility</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dd DataMarts</w:t>
      </w:r>
    </w:p>
    <w:p w:rsidR="00196A6F" w:rsidRDefault="00920198">
      <w:pPr>
        <w:numPr>
          <w:ilvl w:val="0"/>
          <w:numId w:val="5"/>
        </w:numPr>
        <w:tabs>
          <w:tab w:val="clear" w:pos="1470"/>
        </w:tabs>
        <w:spacing w:after="0"/>
        <w:ind w:left="720"/>
        <w:rPr>
          <w:rFonts w:cs="Calibri"/>
        </w:rPr>
      </w:pPr>
      <w:r>
        <w:rPr>
          <w:rFonts w:cs="Calibri"/>
        </w:rPr>
        <w:t>M</w:t>
      </w:r>
      <w:r w:rsidR="00F56AAE">
        <w:rPr>
          <w:rFonts w:cs="Calibri"/>
        </w:rPr>
        <w:t>anage and audit DataMarts</w:t>
      </w:r>
    </w:p>
    <w:p w:rsidR="00B247C9" w:rsidRDefault="00B247C9" w:rsidP="00B247C9">
      <w:pPr>
        <w:spacing w:after="0"/>
        <w:rPr>
          <w:rFonts w:cs="Calibri"/>
        </w:rPr>
      </w:pPr>
    </w:p>
    <w:p w:rsidR="00196A6F" w:rsidRDefault="00112E7E">
      <w:pPr>
        <w:spacing w:after="0"/>
        <w:rPr>
          <w:rFonts w:cs="Calibri"/>
          <w:sz w:val="20"/>
        </w:rPr>
      </w:pPr>
      <w:r w:rsidRPr="004906A3">
        <w:rPr>
          <w:rFonts w:cs="Calibri"/>
          <w:b/>
          <w:bCs/>
          <w:sz w:val="28"/>
        </w:rPr>
        <w:t>Related Documents</w:t>
      </w:r>
    </w:p>
    <w:p w:rsidR="00112E7E" w:rsidRDefault="00112E7E" w:rsidP="004906A3">
      <w:r>
        <w:t>For more information about the</w:t>
      </w:r>
      <w:r w:rsidRPr="005763BA">
        <w:t xml:space="preserve"> </w:t>
      </w:r>
      <w:r w:rsidR="00B0413B">
        <w:t>PopMedNet</w:t>
      </w:r>
      <w:r w:rsidR="008C6CB4">
        <w:t>™</w:t>
      </w:r>
      <w:r w:rsidRPr="0013219F">
        <w:t xml:space="preserve"> </w:t>
      </w:r>
      <w:r w:rsidR="002B613C">
        <w:t>system</w:t>
      </w:r>
      <w:r>
        <w:t>, see one of the following documents:</w:t>
      </w:r>
    </w:p>
    <w:p w:rsidR="009436D4" w:rsidRPr="009F668A" w:rsidRDefault="009436D4" w:rsidP="009436D4">
      <w:pPr>
        <w:rPr>
          <w:b/>
        </w:rPr>
      </w:pPr>
      <w:r>
        <w:rPr>
          <w:b/>
        </w:rPr>
        <w:t xml:space="preserve">Distributed Query Tool </w:t>
      </w:r>
      <w:r w:rsidRPr="009F668A">
        <w:rPr>
          <w:b/>
        </w:rPr>
        <w:t>Investigator Manual</w:t>
      </w:r>
    </w:p>
    <w:p w:rsidR="00112E7E" w:rsidRDefault="00112E7E" w:rsidP="004906A3">
      <w:r>
        <w:t>The</w:t>
      </w:r>
      <w:r w:rsidRPr="0013219F">
        <w:t xml:space="preserve"> </w:t>
      </w:r>
      <w:r w:rsidRPr="002A310C">
        <w:rPr>
          <w:i/>
        </w:rPr>
        <w:t xml:space="preserve">Investigator </w:t>
      </w:r>
      <w:r w:rsidR="009436D4">
        <w:rPr>
          <w:i/>
        </w:rPr>
        <w:t>Manual</w:t>
      </w:r>
      <w:r w:rsidR="009436D4">
        <w:t xml:space="preserve"> </w:t>
      </w:r>
      <w:r w:rsidR="00957E1A">
        <w:t xml:space="preserve">describes the tasks and activities required for </w:t>
      </w:r>
      <w:r w:rsidRPr="0013219F">
        <w:t>Investigators to</w:t>
      </w:r>
      <w:r>
        <w:t>:</w:t>
      </w:r>
    </w:p>
    <w:p w:rsidR="00196A6F" w:rsidRDefault="00957E1A">
      <w:pPr>
        <w:numPr>
          <w:ilvl w:val="0"/>
          <w:numId w:val="5"/>
        </w:numPr>
        <w:tabs>
          <w:tab w:val="clear" w:pos="1470"/>
        </w:tabs>
        <w:spacing w:after="0"/>
        <w:ind w:left="720"/>
        <w:rPr>
          <w:rFonts w:cs="Calibri"/>
        </w:rPr>
      </w:pPr>
      <w:r w:rsidRPr="004906A3">
        <w:rPr>
          <w:rFonts w:cs="Calibri"/>
        </w:rPr>
        <w:t>G</w:t>
      </w:r>
      <w:r w:rsidR="00112E7E" w:rsidRPr="004906A3">
        <w:rPr>
          <w:rFonts w:cs="Calibri"/>
        </w:rPr>
        <w:t xml:space="preserve">et started accessing the </w:t>
      </w:r>
      <w:r w:rsidR="00B0413B">
        <w:rPr>
          <w:rFonts w:cs="Calibri"/>
        </w:rPr>
        <w:t>PopMedNet</w:t>
      </w:r>
      <w:r w:rsidR="008C6CB4">
        <w:rPr>
          <w:rFonts w:cs="Calibri"/>
        </w:rPr>
        <w:t>™</w:t>
      </w:r>
      <w:r w:rsidR="00112E7E" w:rsidRPr="004906A3">
        <w:rPr>
          <w:rFonts w:cs="Calibri"/>
        </w:rPr>
        <w:t xml:space="preserve"> </w:t>
      </w:r>
      <w:r w:rsidR="00D736F9">
        <w:rPr>
          <w:rFonts w:cs="Calibri"/>
        </w:rPr>
        <w:t>P</w:t>
      </w:r>
      <w:r w:rsidRPr="004906A3">
        <w:rPr>
          <w:rFonts w:cs="Calibri"/>
        </w:rPr>
        <w:t>ortal</w:t>
      </w:r>
    </w:p>
    <w:p w:rsidR="00196A6F" w:rsidRDefault="00957E1A">
      <w:pPr>
        <w:numPr>
          <w:ilvl w:val="0"/>
          <w:numId w:val="5"/>
        </w:numPr>
        <w:tabs>
          <w:tab w:val="clear" w:pos="1470"/>
        </w:tabs>
        <w:spacing w:after="0"/>
        <w:ind w:left="720"/>
        <w:rPr>
          <w:rFonts w:cs="Calibri"/>
        </w:rPr>
      </w:pPr>
      <w:r w:rsidRPr="004906A3">
        <w:rPr>
          <w:rFonts w:cs="Calibri"/>
        </w:rPr>
        <w:t>S</w:t>
      </w:r>
      <w:r w:rsidR="00112E7E" w:rsidRPr="004906A3">
        <w:rPr>
          <w:rFonts w:cs="Calibri"/>
        </w:rPr>
        <w:t>ubmit a qu</w:t>
      </w:r>
      <w:r w:rsidRPr="004906A3">
        <w:rPr>
          <w:rFonts w:cs="Calibri"/>
        </w:rPr>
        <w:t>ery to the available DataMarts</w:t>
      </w:r>
    </w:p>
    <w:p w:rsidR="00196A6F" w:rsidRDefault="00957E1A">
      <w:pPr>
        <w:numPr>
          <w:ilvl w:val="0"/>
          <w:numId w:val="5"/>
        </w:numPr>
        <w:tabs>
          <w:tab w:val="clear" w:pos="1470"/>
        </w:tabs>
        <w:spacing w:after="0"/>
        <w:ind w:left="720"/>
        <w:rPr>
          <w:rFonts w:cs="Calibri"/>
        </w:rPr>
      </w:pPr>
      <w:r w:rsidRPr="004906A3">
        <w:rPr>
          <w:rFonts w:cs="Calibri"/>
        </w:rPr>
        <w:t>Monitor status of a query</w:t>
      </w:r>
      <w:r w:rsidR="00112E7E" w:rsidRPr="004906A3">
        <w:rPr>
          <w:rFonts w:cs="Calibri"/>
        </w:rPr>
        <w:t xml:space="preserve"> </w:t>
      </w:r>
    </w:p>
    <w:p w:rsidR="00196A6F" w:rsidRDefault="00957E1A">
      <w:pPr>
        <w:numPr>
          <w:ilvl w:val="0"/>
          <w:numId w:val="5"/>
        </w:numPr>
        <w:tabs>
          <w:tab w:val="clear" w:pos="1470"/>
        </w:tabs>
        <w:spacing w:after="0"/>
        <w:ind w:left="720"/>
        <w:rPr>
          <w:rFonts w:cs="Calibri"/>
        </w:rPr>
      </w:pPr>
      <w:r w:rsidRPr="004906A3">
        <w:rPr>
          <w:rFonts w:cs="Calibri"/>
        </w:rPr>
        <w:t>Review results of a query</w:t>
      </w:r>
    </w:p>
    <w:p w:rsidR="00196A6F" w:rsidRDefault="00957E1A">
      <w:pPr>
        <w:spacing w:after="0"/>
      </w:pPr>
      <w:r>
        <w:t xml:space="preserve">The Investigator </w:t>
      </w:r>
      <w:r w:rsidR="009436D4">
        <w:t xml:space="preserve">Manual </w:t>
      </w:r>
      <w:r>
        <w:t xml:space="preserve">also describes the types of queries and the criteria required for </w:t>
      </w:r>
      <w:r w:rsidR="005F29AD">
        <w:t xml:space="preserve">submission of </w:t>
      </w:r>
      <w:r>
        <w:t>each</w:t>
      </w:r>
      <w:r w:rsidR="005F29AD">
        <w:t xml:space="preserve"> query type</w:t>
      </w:r>
      <w:r>
        <w:t>.</w:t>
      </w:r>
    </w:p>
    <w:p w:rsidR="00A628BC" w:rsidRPr="005C3BE3" w:rsidRDefault="009436D4" w:rsidP="00A628BC">
      <w:pPr>
        <w:rPr>
          <w:rFonts w:ascii="Cambria" w:hAnsi="Cambria"/>
          <w:b/>
          <w:bCs/>
          <w:sz w:val="28"/>
        </w:rPr>
      </w:pPr>
      <w:r>
        <w:rPr>
          <w:rFonts w:cstheme="minorHAnsi"/>
          <w:b/>
        </w:rPr>
        <w:t>Distributed Query Tool</w:t>
      </w:r>
      <w:r w:rsidR="00A628BC" w:rsidRPr="005C3BE3">
        <w:rPr>
          <w:rFonts w:cstheme="minorHAnsi"/>
          <w:b/>
        </w:rPr>
        <w:t xml:space="preserve"> Overview and </w:t>
      </w:r>
      <w:r w:rsidR="00CD6904">
        <w:rPr>
          <w:rFonts w:cstheme="minorHAnsi"/>
          <w:b/>
        </w:rPr>
        <w:t>Administrators Guide</w:t>
      </w:r>
    </w:p>
    <w:p w:rsidR="00A628BC" w:rsidRDefault="00A628BC" w:rsidP="00A628BC">
      <w:pPr>
        <w:rPr>
          <w:rFonts w:cstheme="minorHAnsi"/>
        </w:rPr>
      </w:pPr>
      <w:r>
        <w:rPr>
          <w:rFonts w:cstheme="minorHAnsi"/>
        </w:rPr>
        <w:t xml:space="preserve">The </w:t>
      </w:r>
      <w:r w:rsidR="009436D4">
        <w:rPr>
          <w:rFonts w:cstheme="minorHAnsi"/>
          <w:i/>
        </w:rPr>
        <w:t>Overview</w:t>
      </w:r>
      <w:r w:rsidR="002B613C" w:rsidRPr="002B613C">
        <w:rPr>
          <w:rFonts w:cstheme="minorHAnsi"/>
          <w:i/>
        </w:rPr>
        <w:t xml:space="preserve"> and </w:t>
      </w:r>
      <w:r w:rsidR="003C6214">
        <w:rPr>
          <w:rFonts w:cstheme="minorHAnsi"/>
          <w:i/>
        </w:rPr>
        <w:t>Administrator’s Guide</w:t>
      </w:r>
      <w:r w:rsidR="002B613C" w:rsidRPr="002B613C">
        <w:rPr>
          <w:rFonts w:cstheme="minorHAnsi"/>
          <w:i/>
        </w:rPr>
        <w:t xml:space="preserve"> </w:t>
      </w:r>
      <w:r>
        <w:rPr>
          <w:rFonts w:cstheme="minorHAnsi"/>
        </w:rPr>
        <w:t>describe</w:t>
      </w:r>
      <w:r w:rsidR="003C6214">
        <w:rPr>
          <w:rFonts w:cstheme="minorHAnsi"/>
        </w:rPr>
        <w:t>s</w:t>
      </w:r>
      <w:r>
        <w:rPr>
          <w:rFonts w:cstheme="minorHAnsi"/>
        </w:rPr>
        <w:t xml:space="preserve"> the overall network system architecture, key querying features, and hosting and security details. This includes:</w:t>
      </w:r>
    </w:p>
    <w:p w:rsidR="00A628BC" w:rsidRDefault="00A628BC" w:rsidP="00055F1B">
      <w:pPr>
        <w:pStyle w:val="ListParagraph"/>
        <w:numPr>
          <w:ilvl w:val="0"/>
          <w:numId w:val="14"/>
        </w:numPr>
      </w:pPr>
      <w:r>
        <w:t>System overview and workflow</w:t>
      </w:r>
    </w:p>
    <w:p w:rsidR="00A628BC" w:rsidRDefault="00A628BC" w:rsidP="00055F1B">
      <w:pPr>
        <w:pStyle w:val="ListParagraph"/>
        <w:numPr>
          <w:ilvl w:val="0"/>
          <w:numId w:val="14"/>
        </w:numPr>
      </w:pPr>
      <w:r>
        <w:t>Policies and features</w:t>
      </w:r>
    </w:p>
    <w:p w:rsidR="00B56CB3" w:rsidRPr="00217464" w:rsidRDefault="00B56CB3" w:rsidP="00B56CB3">
      <w:pPr>
        <w:pStyle w:val="ListParagraph"/>
        <w:numPr>
          <w:ilvl w:val="0"/>
          <w:numId w:val="14"/>
        </w:numPr>
      </w:pPr>
      <w:r w:rsidRPr="00217464">
        <w:t>Installing an instance of a Portal and an associated database</w:t>
      </w:r>
    </w:p>
    <w:p w:rsidR="00B56CB3" w:rsidRPr="00217464" w:rsidRDefault="00B56CB3" w:rsidP="00B56CB3">
      <w:pPr>
        <w:pStyle w:val="ListParagraph"/>
        <w:numPr>
          <w:ilvl w:val="0"/>
          <w:numId w:val="14"/>
        </w:numPr>
      </w:pPr>
      <w:r w:rsidRPr="00217464">
        <w:t xml:space="preserve">Performing the initial administrative setup </w:t>
      </w:r>
    </w:p>
    <w:p w:rsidR="00B56CB3" w:rsidRDefault="00B56CB3" w:rsidP="00B56CB3">
      <w:pPr>
        <w:pStyle w:val="ListParagraph"/>
        <w:numPr>
          <w:ilvl w:val="0"/>
          <w:numId w:val="14"/>
        </w:numPr>
      </w:pPr>
      <w:r w:rsidRPr="00217464">
        <w:t>Performing typical System Administrator functions such as adding new users and DataMarts, creating new roles, and deleting users and DataMarts</w:t>
      </w:r>
    </w:p>
    <w:p w:rsidR="00A628BC" w:rsidRDefault="00A628BC" w:rsidP="00B56CB3">
      <w:pPr>
        <w:pStyle w:val="ListParagraph"/>
        <w:numPr>
          <w:ilvl w:val="0"/>
          <w:numId w:val="14"/>
        </w:numPr>
      </w:pPr>
      <w:r>
        <w:t xml:space="preserve">Technical architecture and security </w:t>
      </w:r>
    </w:p>
    <w:p w:rsidR="00B247C9" w:rsidRDefault="00B56CB3" w:rsidP="00B56CB3">
      <w:pPr>
        <w:pStyle w:val="ListParagraph"/>
        <w:numPr>
          <w:ilvl w:val="0"/>
          <w:numId w:val="14"/>
        </w:numPr>
      </w:pPr>
      <w:r>
        <w:t>Hosting Configurations</w:t>
      </w:r>
    </w:p>
    <w:p w:rsidR="00B56CB3" w:rsidRDefault="00B247C9" w:rsidP="00B247C9">
      <w:pPr>
        <w:spacing w:after="0" w:line="240" w:lineRule="auto"/>
      </w:pPr>
      <w:r>
        <w:br w:type="page"/>
      </w:r>
    </w:p>
    <w:p w:rsidR="006F71F0" w:rsidRPr="005D74F7" w:rsidRDefault="006F71F0" w:rsidP="00861423">
      <w:pPr>
        <w:pStyle w:val="Heading1"/>
      </w:pPr>
      <w:bookmarkStart w:id="3" w:name="_Toc361999463"/>
      <w:r w:rsidRPr="005D74F7">
        <w:t>How to Login to the Web Portal</w:t>
      </w:r>
      <w:bookmarkEnd w:id="3"/>
    </w:p>
    <w:p w:rsidR="00E618EE" w:rsidRDefault="000B64B0" w:rsidP="000B64B0">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549275</wp:posOffset>
            </wp:positionV>
            <wp:extent cx="5474970" cy="4025900"/>
            <wp:effectExtent l="19050" t="0" r="0" b="0"/>
            <wp:wrapTopAndBottom/>
            <wp:docPr id="25" name="Picture 25" descr="Screenshot of the PopMedNet Distributed Query Tool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74970" cy="4025900"/>
                    </a:xfrm>
                    <a:prstGeom prst="rect">
                      <a:avLst/>
                    </a:prstGeom>
                  </pic:spPr>
                </pic:pic>
              </a:graphicData>
            </a:graphic>
          </wp:anchor>
        </w:drawing>
      </w:r>
      <w:r w:rsidR="00A628BC" w:rsidRPr="00A628BC">
        <w:t xml:space="preserve">Before you can login to your Website </w:t>
      </w:r>
      <w:r w:rsidR="00A34B1B">
        <w:t>Portal</w:t>
      </w:r>
      <w:r w:rsidR="00A628BC" w:rsidRPr="00A628BC">
        <w:t xml:space="preserve">, you need a username and password assigned by your Network Administrator. </w:t>
      </w:r>
      <w:r w:rsidR="007A0288">
        <w:t xml:space="preserve"> </w:t>
      </w:r>
      <w:r w:rsidR="00A628BC" w:rsidRPr="00A628BC">
        <w:t>Once you have your Login Credentials, follow the steps below.</w:t>
      </w:r>
    </w:p>
    <w:p w:rsidR="00E618EE" w:rsidRDefault="00E618EE" w:rsidP="00E618EE">
      <w:pPr>
        <w:pStyle w:val="Caption"/>
        <w:jc w:val="center"/>
        <w:rPr>
          <w:ins w:id="4" w:author="Alison Leibowitz" w:date="2013-07-17T15:24:00Z"/>
        </w:rPr>
      </w:pPr>
      <w:r>
        <w:t xml:space="preserve">Figure </w:t>
      </w:r>
      <w:fldSimple w:instr=" SEQ Figure \* ARABIC ">
        <w:r w:rsidR="00256273">
          <w:rPr>
            <w:noProof/>
          </w:rPr>
          <w:t>1</w:t>
        </w:r>
      </w:fldSimple>
      <w:r>
        <w:t>: Logon Page</w:t>
      </w:r>
    </w:p>
    <w:p w:rsidR="00A628BC" w:rsidRPr="00217464" w:rsidRDefault="00A628BC" w:rsidP="00B07B8C">
      <w:pPr>
        <w:numPr>
          <w:ilvl w:val="1"/>
          <w:numId w:val="4"/>
        </w:numPr>
        <w:tabs>
          <w:tab w:val="clear" w:pos="1800"/>
        </w:tabs>
        <w:ind w:left="720"/>
        <w:rPr>
          <w:rFonts w:cstheme="minorHAnsi"/>
        </w:rPr>
      </w:pPr>
      <w:r w:rsidRPr="00217464">
        <w:rPr>
          <w:rFonts w:cstheme="minorHAnsi"/>
        </w:rPr>
        <w:t xml:space="preserve">Navigate to the </w:t>
      </w:r>
      <w:r>
        <w:rPr>
          <w:rFonts w:cstheme="minorHAnsi"/>
        </w:rPr>
        <w:t xml:space="preserve">custom </w:t>
      </w:r>
      <w:r w:rsidRPr="00217464">
        <w:rPr>
          <w:rFonts w:cstheme="minorHAnsi"/>
        </w:rPr>
        <w:t>website login page:</w:t>
      </w:r>
      <w:r w:rsidRPr="00217464">
        <w:rPr>
          <w:rFonts w:cstheme="minorHAnsi"/>
        </w:rPr>
        <w:br/>
      </w:r>
      <w:r w:rsidR="00611347">
        <w:rPr>
          <w:rFonts w:cstheme="minorHAnsi"/>
        </w:rPr>
        <w:t>[Secure URL distributed by network coordinating center]</w:t>
      </w:r>
    </w:p>
    <w:p w:rsidR="00A628BC" w:rsidRPr="00217464" w:rsidRDefault="00A628BC" w:rsidP="00B07B8C">
      <w:pPr>
        <w:numPr>
          <w:ilvl w:val="1"/>
          <w:numId w:val="4"/>
        </w:numPr>
        <w:tabs>
          <w:tab w:val="clear" w:pos="1800"/>
        </w:tabs>
        <w:ind w:left="720"/>
        <w:rPr>
          <w:rFonts w:cstheme="minorHAnsi"/>
        </w:rPr>
      </w:pPr>
      <w:r w:rsidRPr="00217464">
        <w:rPr>
          <w:rFonts w:cstheme="minorHAnsi"/>
        </w:rPr>
        <w:t>Enter your username and password in the boxes.</w:t>
      </w:r>
    </w:p>
    <w:p w:rsidR="00A628BC" w:rsidRPr="00217464" w:rsidRDefault="00A628BC" w:rsidP="00B07B8C">
      <w:pPr>
        <w:numPr>
          <w:ilvl w:val="1"/>
          <w:numId w:val="4"/>
        </w:numPr>
        <w:tabs>
          <w:tab w:val="clear" w:pos="1800"/>
        </w:tabs>
        <w:ind w:left="720"/>
        <w:rPr>
          <w:rFonts w:cstheme="minorHAnsi"/>
        </w:rPr>
      </w:pPr>
      <w:r w:rsidRPr="00217464">
        <w:rPr>
          <w:rFonts w:cstheme="minorHAnsi"/>
        </w:rPr>
        <w:t>If this is your first login, you will be prompted to read and acknowledge your agreement to the Terms and Conditions of use.  If you have cookies enabled, you will not be prompted on subsequent logins.</w:t>
      </w:r>
    </w:p>
    <w:p w:rsidR="00EA0BEA" w:rsidRDefault="00AB0D50" w:rsidP="00B07B8C">
      <w:pPr>
        <w:numPr>
          <w:ilvl w:val="1"/>
          <w:numId w:val="4"/>
        </w:numPr>
        <w:tabs>
          <w:tab w:val="clear" w:pos="1800"/>
        </w:tabs>
        <w:ind w:left="720"/>
      </w:pPr>
      <w:r w:rsidRPr="00AB0D50">
        <w:t xml:space="preserve">Click the Login button to enter the website </w:t>
      </w:r>
      <w:r w:rsidR="00A34B1B">
        <w:t>Portal</w:t>
      </w:r>
      <w:r w:rsidRPr="00AB0D50">
        <w:t>.</w:t>
      </w:r>
    </w:p>
    <w:p w:rsidR="00EA0BEA" w:rsidRDefault="00EA0BEA">
      <w:pPr>
        <w:spacing w:after="0" w:line="240" w:lineRule="auto"/>
      </w:pPr>
      <w:r>
        <w:br w:type="page"/>
      </w:r>
    </w:p>
    <w:p w:rsidR="003E7023" w:rsidRPr="00AC2DD2" w:rsidRDefault="00B247C9" w:rsidP="00861423">
      <w:pPr>
        <w:pStyle w:val="Heading1"/>
      </w:pPr>
      <w:bookmarkStart w:id="5" w:name="_Toc361999464"/>
      <w:r>
        <w:rPr>
          <w:rStyle w:val="Heading1Char"/>
        </w:rPr>
        <w:t>Configuring</w:t>
      </w:r>
      <w:r w:rsidR="00324940" w:rsidRPr="00AC2DD2">
        <w:rPr>
          <w:rStyle w:val="Heading1Char"/>
        </w:rPr>
        <w:t xml:space="preserve"> the DataMart Client</w:t>
      </w:r>
      <w:bookmarkEnd w:id="5"/>
      <w:r w:rsidR="00A628BC" w:rsidRPr="00AC2DD2">
        <w:t xml:space="preserve"> </w:t>
      </w:r>
      <w:bookmarkStart w:id="6" w:name="_Toc270947974"/>
    </w:p>
    <w:p w:rsidR="005E6580" w:rsidRDefault="00BF7273" w:rsidP="004906A3">
      <w:r w:rsidRPr="00BF7273">
        <w:t xml:space="preserve">This </w:t>
      </w:r>
      <w:r>
        <w:t>section</w:t>
      </w:r>
      <w:r w:rsidRPr="00BF7273">
        <w:t xml:space="preserve"> describes the </w:t>
      </w:r>
      <w:r w:rsidR="005E6580">
        <w:t xml:space="preserve">installation </w:t>
      </w:r>
      <w:r w:rsidRPr="00BF7273">
        <w:t>setup of the DataMart Client.</w:t>
      </w:r>
      <w:r>
        <w:t xml:space="preserve"> </w:t>
      </w:r>
    </w:p>
    <w:p w:rsidR="005E6580" w:rsidRDefault="005E6580" w:rsidP="004906A3">
      <w:r>
        <w:t>Y</w:t>
      </w:r>
      <w:r w:rsidR="00DF164B" w:rsidRPr="00BF7273">
        <w:t>ou</w:t>
      </w:r>
      <w:r>
        <w:t xml:space="preserve">r </w:t>
      </w:r>
      <w:r w:rsidR="005F29AD">
        <w:t xml:space="preserve">local computer </w:t>
      </w:r>
      <w:r>
        <w:t>user account</w:t>
      </w:r>
      <w:r w:rsidR="00DF164B" w:rsidRPr="00BF7273">
        <w:t xml:space="preserve"> must </w:t>
      </w:r>
      <w:bookmarkStart w:id="7" w:name="_Toc270947975"/>
      <w:bookmarkEnd w:id="6"/>
      <w:r w:rsidR="004540AA">
        <w:t>have administrative</w:t>
      </w:r>
      <w:r>
        <w:t xml:space="preserve"> privileges to install the DataMart Client.</w:t>
      </w:r>
    </w:p>
    <w:p w:rsidR="00BF7273" w:rsidRPr="005E6580" w:rsidRDefault="005E6580" w:rsidP="004906A3">
      <w:r w:rsidRPr="005E6580">
        <w:t xml:space="preserve"> </w:t>
      </w:r>
      <w:r w:rsidRPr="005E6580">
        <w:rPr>
          <w:b/>
        </w:rPr>
        <w:t>Note:</w:t>
      </w:r>
      <w:r w:rsidRPr="005E6580">
        <w:t xml:space="preserve">  You do not need to uninstall a prior version of the DataMart client when installing a new, upgraded version of this software</w:t>
      </w:r>
      <w:r w:rsidR="007F57B3">
        <w:t>, t</w:t>
      </w:r>
      <w:r w:rsidRPr="005E6580">
        <w:t>his happen</w:t>
      </w:r>
      <w:r>
        <w:t>s</w:t>
      </w:r>
      <w:r w:rsidRPr="005E6580">
        <w:t xml:space="preserve"> automatically. </w:t>
      </w:r>
      <w:r>
        <w:t xml:space="preserve"> </w:t>
      </w:r>
      <w:r w:rsidRPr="005E6580">
        <w:t xml:space="preserve">If </w:t>
      </w:r>
      <w:r>
        <w:t>for any</w:t>
      </w:r>
      <w:r w:rsidRPr="005E6580">
        <w:t xml:space="preserve"> reason, you </w:t>
      </w:r>
      <w:r>
        <w:t xml:space="preserve">do need to uninstall the DataMart Client, </w:t>
      </w:r>
      <w:r w:rsidRPr="005E6580">
        <w:t xml:space="preserve">see </w:t>
      </w:r>
      <w:r w:rsidR="0058408A" w:rsidRPr="00F01DBD">
        <w:t xml:space="preserve">Section </w:t>
      </w:r>
      <w:fldSimple w:instr=" REF _Ref277709276 \r \h  \* MERGEFORMAT ">
        <w:r w:rsidR="003D3B6F">
          <w:t>10</w:t>
        </w:r>
      </w:fldSimple>
      <w:r w:rsidR="00F51DD1">
        <w:t>:</w:t>
      </w:r>
      <w:r>
        <w:t xml:space="preserve"> </w:t>
      </w:r>
      <w:r w:rsidRPr="005E6580">
        <w:t>Uninstall</w:t>
      </w:r>
      <w:r>
        <w:t>ing the DataMart Client</w:t>
      </w:r>
      <w:r w:rsidRPr="005E6580">
        <w:t>.</w:t>
      </w:r>
    </w:p>
    <w:p w:rsidR="00BF7273" w:rsidRPr="009C71A4" w:rsidRDefault="00BF7273" w:rsidP="004906A3">
      <w:r w:rsidRPr="009C71A4">
        <w:t xml:space="preserve">There are </w:t>
      </w:r>
      <w:r w:rsidR="009302C5">
        <w:t>three</w:t>
      </w:r>
      <w:r w:rsidR="009302C5" w:rsidRPr="009C71A4">
        <w:t xml:space="preserve"> </w:t>
      </w:r>
      <w:r w:rsidRPr="009C71A4">
        <w:t>basic steps</w:t>
      </w:r>
      <w:r w:rsidR="005E6580" w:rsidRPr="009C71A4">
        <w:t xml:space="preserve"> to setting up the DataMart Client</w:t>
      </w:r>
      <w:r w:rsidR="000475C6" w:rsidRPr="009C71A4">
        <w:t>:</w:t>
      </w:r>
    </w:p>
    <w:p w:rsidR="00196A6F" w:rsidRDefault="005F29AD">
      <w:pPr>
        <w:numPr>
          <w:ilvl w:val="0"/>
          <w:numId w:val="6"/>
        </w:numPr>
        <w:spacing w:after="0"/>
        <w:ind w:left="720"/>
        <w:rPr>
          <w:rFonts w:cs="Calibri"/>
        </w:rPr>
      </w:pPr>
      <w:r>
        <w:rPr>
          <w:rFonts w:cs="Calibri"/>
        </w:rPr>
        <w:t>Download and i</w:t>
      </w:r>
      <w:r w:rsidR="000475C6" w:rsidRPr="004906A3">
        <w:rPr>
          <w:rFonts w:cs="Calibri"/>
        </w:rPr>
        <w:t>nstall the DataMart Client</w:t>
      </w:r>
    </w:p>
    <w:p w:rsidR="00196A6F" w:rsidRDefault="00BF7273">
      <w:pPr>
        <w:numPr>
          <w:ilvl w:val="0"/>
          <w:numId w:val="6"/>
        </w:numPr>
        <w:spacing w:after="0"/>
        <w:ind w:left="720"/>
        <w:rPr>
          <w:rFonts w:cs="Calibri"/>
        </w:rPr>
      </w:pPr>
      <w:r w:rsidRPr="004906A3">
        <w:rPr>
          <w:rFonts w:cs="Calibri"/>
        </w:rPr>
        <w:t xml:space="preserve">Create an ODBC Data Source Name (DSN) for your </w:t>
      </w:r>
      <w:r w:rsidR="00D47EDE" w:rsidRPr="004906A3">
        <w:rPr>
          <w:rFonts w:cs="Calibri"/>
        </w:rPr>
        <w:t xml:space="preserve">DataMart. </w:t>
      </w:r>
      <w:r w:rsidR="00D47EDE" w:rsidRPr="00AF57A2">
        <w:rPr>
          <w:rFonts w:cs="Calibri"/>
          <w:b/>
        </w:rPr>
        <w:t>Note</w:t>
      </w:r>
      <w:r w:rsidRPr="004906A3">
        <w:rPr>
          <w:rFonts w:cs="Calibri"/>
        </w:rPr>
        <w:t>:  This will help link your Dat</w:t>
      </w:r>
      <w:r w:rsidR="00FF68F4" w:rsidRPr="004906A3">
        <w:rPr>
          <w:rFonts w:cs="Calibri"/>
        </w:rPr>
        <w:t>aMart Client with your DataMart.</w:t>
      </w:r>
      <w:r w:rsidR="005F29AD">
        <w:rPr>
          <w:rFonts w:cs="Calibri"/>
        </w:rPr>
        <w:t xml:space="preserve"> The DataMart is created separately.</w:t>
      </w:r>
    </w:p>
    <w:p w:rsidR="00196A6F" w:rsidRDefault="00BF7273">
      <w:pPr>
        <w:numPr>
          <w:ilvl w:val="0"/>
          <w:numId w:val="6"/>
        </w:numPr>
        <w:spacing w:after="0"/>
        <w:ind w:left="720"/>
        <w:rPr>
          <w:rFonts w:cs="Calibri"/>
        </w:rPr>
      </w:pPr>
      <w:r w:rsidRPr="004906A3">
        <w:rPr>
          <w:rFonts w:cs="Calibri"/>
        </w:rPr>
        <w:t xml:space="preserve">Configure the DataMart Client to </w:t>
      </w:r>
      <w:r w:rsidR="00667C14">
        <w:rPr>
          <w:rFonts w:cs="Calibri"/>
        </w:rPr>
        <w:t>p</w:t>
      </w:r>
      <w:r w:rsidRPr="004906A3">
        <w:rPr>
          <w:rFonts w:cs="Calibri"/>
        </w:rPr>
        <w:t>oint to your ODBC DSN (DataMart)</w:t>
      </w:r>
      <w:r w:rsidR="009302C5">
        <w:rPr>
          <w:rFonts w:cs="Calibri"/>
        </w:rPr>
        <w:t>.</w:t>
      </w:r>
    </w:p>
    <w:p w:rsidR="00861423" w:rsidRPr="00861423" w:rsidRDefault="00861423" w:rsidP="00861423">
      <w:pPr>
        <w:pStyle w:val="ListParagraph"/>
        <w:keepNext/>
        <w:numPr>
          <w:ilvl w:val="0"/>
          <w:numId w:val="28"/>
        </w:numPr>
        <w:spacing w:before="240" w:after="0"/>
        <w:contextualSpacing w:val="0"/>
        <w:outlineLvl w:val="1"/>
        <w:rPr>
          <w:rFonts w:eastAsia="Times New Roman"/>
          <w:b/>
          <w:bCs/>
          <w:iCs/>
          <w:vanish/>
          <w:sz w:val="28"/>
          <w:szCs w:val="28"/>
        </w:rPr>
      </w:pPr>
      <w:bookmarkStart w:id="8" w:name="_Toc361999465"/>
      <w:bookmarkEnd w:id="8"/>
    </w:p>
    <w:p w:rsidR="00861423" w:rsidRPr="00861423" w:rsidRDefault="00861423" w:rsidP="00861423">
      <w:pPr>
        <w:pStyle w:val="ListParagraph"/>
        <w:keepNext/>
        <w:numPr>
          <w:ilvl w:val="0"/>
          <w:numId w:val="28"/>
        </w:numPr>
        <w:spacing w:before="240" w:after="0"/>
        <w:contextualSpacing w:val="0"/>
        <w:outlineLvl w:val="1"/>
        <w:rPr>
          <w:rFonts w:eastAsia="Times New Roman"/>
          <w:b/>
          <w:bCs/>
          <w:iCs/>
          <w:vanish/>
          <w:sz w:val="28"/>
          <w:szCs w:val="28"/>
        </w:rPr>
      </w:pPr>
      <w:bookmarkStart w:id="9" w:name="_Toc361999466"/>
      <w:bookmarkEnd w:id="9"/>
    </w:p>
    <w:p w:rsidR="00861423" w:rsidRPr="00861423" w:rsidRDefault="00861423" w:rsidP="00861423">
      <w:pPr>
        <w:pStyle w:val="ListParagraph"/>
        <w:keepNext/>
        <w:numPr>
          <w:ilvl w:val="0"/>
          <w:numId w:val="28"/>
        </w:numPr>
        <w:spacing w:before="240" w:after="0"/>
        <w:contextualSpacing w:val="0"/>
        <w:outlineLvl w:val="1"/>
        <w:rPr>
          <w:rFonts w:eastAsia="Times New Roman"/>
          <w:b/>
          <w:bCs/>
          <w:iCs/>
          <w:vanish/>
          <w:sz w:val="28"/>
          <w:szCs w:val="28"/>
        </w:rPr>
      </w:pPr>
      <w:bookmarkStart w:id="10" w:name="_Toc361999467"/>
      <w:bookmarkEnd w:id="10"/>
    </w:p>
    <w:p w:rsidR="00861423" w:rsidRPr="00861423" w:rsidRDefault="00861423" w:rsidP="00861423">
      <w:pPr>
        <w:pStyle w:val="ListParagraph"/>
        <w:keepNext/>
        <w:numPr>
          <w:ilvl w:val="0"/>
          <w:numId w:val="28"/>
        </w:numPr>
        <w:spacing w:before="240" w:after="0"/>
        <w:contextualSpacing w:val="0"/>
        <w:outlineLvl w:val="1"/>
        <w:rPr>
          <w:rFonts w:eastAsia="Times New Roman"/>
          <w:b/>
          <w:bCs/>
          <w:iCs/>
          <w:vanish/>
          <w:sz w:val="28"/>
          <w:szCs w:val="28"/>
        </w:rPr>
      </w:pPr>
      <w:bookmarkStart w:id="11" w:name="_Toc361999468"/>
      <w:bookmarkEnd w:id="11"/>
    </w:p>
    <w:p w:rsidR="00196A6F" w:rsidRDefault="000475C6" w:rsidP="00861423">
      <w:pPr>
        <w:pStyle w:val="Heading2"/>
      </w:pPr>
      <w:bookmarkStart w:id="12" w:name="_Toc361999469"/>
      <w:r w:rsidRPr="00F51DD1">
        <w:t>Installing the DataMart Client</w:t>
      </w:r>
      <w:bookmarkEnd w:id="12"/>
    </w:p>
    <w:p w:rsidR="004540AA" w:rsidRPr="004540AA" w:rsidRDefault="004540AA" w:rsidP="004906A3">
      <w:r w:rsidRPr="004540AA">
        <w:t>Use these steps to install the DataMart Client:</w:t>
      </w:r>
    </w:p>
    <w:p w:rsidR="00D53EEE" w:rsidRPr="004906A3" w:rsidRDefault="00D0749D" w:rsidP="00767BA3">
      <w:pPr>
        <w:numPr>
          <w:ilvl w:val="0"/>
          <w:numId w:val="2"/>
        </w:numPr>
        <w:spacing w:after="0"/>
        <w:rPr>
          <w:rFonts w:cs="Calibri"/>
        </w:rPr>
      </w:pPr>
      <w:r w:rsidRPr="004906A3">
        <w:rPr>
          <w:rFonts w:cs="Calibri"/>
        </w:rPr>
        <w:t xml:space="preserve">Login to the web </w:t>
      </w:r>
      <w:r w:rsidR="00A34B1B">
        <w:rPr>
          <w:rFonts w:cs="Calibri"/>
        </w:rPr>
        <w:t>Portal</w:t>
      </w:r>
      <w:r w:rsidR="005F29AD">
        <w:rPr>
          <w:rFonts w:cs="Calibri"/>
        </w:rPr>
        <w:t xml:space="preserve"> using your DataMart Administrator login credentials provided by the </w:t>
      </w:r>
      <w:r w:rsidR="00B0413B">
        <w:rPr>
          <w:rFonts w:cs="Calibri"/>
        </w:rPr>
        <w:t>PopMedNet</w:t>
      </w:r>
      <w:r w:rsidR="008C6CB4">
        <w:rPr>
          <w:rFonts w:cs="Calibri"/>
        </w:rPr>
        <w:t>™</w:t>
      </w:r>
      <w:r w:rsidR="005F29AD">
        <w:rPr>
          <w:rFonts w:cs="Calibri"/>
        </w:rPr>
        <w:t xml:space="preserve"> </w:t>
      </w:r>
      <w:r w:rsidR="009302C5">
        <w:rPr>
          <w:rFonts w:cs="Calibri"/>
        </w:rPr>
        <w:t>Support Staff</w:t>
      </w:r>
      <w:r w:rsidRPr="004906A3">
        <w:rPr>
          <w:rFonts w:cs="Calibri"/>
        </w:rPr>
        <w:t>.</w:t>
      </w:r>
    </w:p>
    <w:p w:rsidR="00724682" w:rsidRPr="00724682" w:rsidRDefault="00724682" w:rsidP="00055F1B">
      <w:pPr>
        <w:numPr>
          <w:ilvl w:val="0"/>
          <w:numId w:val="2"/>
        </w:numPr>
        <w:spacing w:after="0"/>
        <w:rPr>
          <w:rFonts w:ascii="Cambria" w:hAnsi="Cambria"/>
          <w:sz w:val="20"/>
          <w:szCs w:val="20"/>
        </w:rPr>
      </w:pPr>
      <w:r>
        <w:rPr>
          <w:rFonts w:cs="Calibri"/>
        </w:rPr>
        <w:t>Navigate to the DataMart list page (Network</w:t>
      </w:r>
      <w:r w:rsidR="007F57B3">
        <w:rPr>
          <w:rFonts w:cs="Calibri"/>
        </w:rPr>
        <w:t>&gt;</w:t>
      </w:r>
      <w:r>
        <w:rPr>
          <w:rFonts w:cs="Calibri"/>
        </w:rPr>
        <w:t xml:space="preserve">DataMarts).  </w:t>
      </w:r>
    </w:p>
    <w:p w:rsidR="00724682" w:rsidRPr="00724682" w:rsidRDefault="00724682" w:rsidP="00724682">
      <w:pPr>
        <w:spacing w:after="0"/>
        <w:ind w:left="720"/>
        <w:rPr>
          <w:rFonts w:ascii="Cambria" w:hAnsi="Cambria"/>
          <w:sz w:val="20"/>
          <w:szCs w:val="20"/>
        </w:rPr>
      </w:pPr>
    </w:p>
    <w:p w:rsidR="00E618EE" w:rsidRDefault="00724682" w:rsidP="00E618EE">
      <w:pPr>
        <w:keepNext/>
        <w:spacing w:after="0"/>
        <w:ind w:left="720"/>
        <w:jc w:val="cente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-540</wp:posOffset>
            </wp:positionV>
            <wp:extent cx="5262634" cy="2511188"/>
            <wp:effectExtent l="19050" t="0" r="0" b="0"/>
            <wp:wrapTopAndBottom/>
            <wp:docPr id="27" name="Picture 27" descr="Screenshot of the list of DataMart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l="962" b="36602"/>
                    <a:stretch>
                      <a:fillRect/>
                    </a:stretch>
                  </pic:blipFill>
                  <pic:spPr>
                    <a:xfrm>
                      <a:off x="0" y="0"/>
                      <a:ext cx="5262634" cy="2511188"/>
                    </a:xfrm>
                    <a:prstGeom prst="rect">
                      <a:avLst/>
                    </a:prstGeom>
                  </pic:spPr>
                </pic:pic>
              </a:graphicData>
            </a:graphic>
          </wp:anchor>
        </w:drawing>
      </w:r>
    </w:p>
    <w:p w:rsidR="00767BA3" w:rsidRDefault="00E618EE" w:rsidP="000B64B0">
      <w:pPr>
        <w:pStyle w:val="Caption"/>
        <w:jc w:val="center"/>
        <w:rPr>
          <w:rFonts w:ascii="Cambria" w:hAnsi="Cambria"/>
          <w:szCs w:val="20"/>
        </w:rPr>
      </w:pPr>
      <w:r>
        <w:t xml:space="preserve">Figure </w:t>
      </w:r>
      <w:fldSimple w:instr=" SEQ Figure \* ARABIC ">
        <w:r w:rsidR="00256273">
          <w:rPr>
            <w:noProof/>
          </w:rPr>
          <w:t>2</w:t>
        </w:r>
      </w:fldSimple>
      <w:r>
        <w:t>: DataMarts Page</w:t>
      </w:r>
    </w:p>
    <w:p w:rsidR="00D53EEE" w:rsidRDefault="00D53EEE" w:rsidP="00724682">
      <w:pPr>
        <w:spacing w:after="0"/>
        <w:ind w:left="720"/>
        <w:rPr>
          <w:rFonts w:ascii="Cambria" w:hAnsi="Cambria"/>
          <w:sz w:val="20"/>
          <w:szCs w:val="20"/>
        </w:rPr>
      </w:pPr>
    </w:p>
    <w:p w:rsidR="00D0234E" w:rsidRDefault="00D0234E" w:rsidP="00724682">
      <w:pPr>
        <w:spacing w:after="0"/>
        <w:ind w:left="720"/>
        <w:rPr>
          <w:rFonts w:ascii="Cambria" w:hAnsi="Cambria"/>
          <w:sz w:val="20"/>
          <w:szCs w:val="20"/>
        </w:rPr>
      </w:pPr>
    </w:p>
    <w:p w:rsidR="00D0234E" w:rsidRDefault="00D0234E" w:rsidP="00724682">
      <w:pPr>
        <w:spacing w:after="0"/>
        <w:ind w:left="720"/>
        <w:rPr>
          <w:rFonts w:ascii="Cambria" w:hAnsi="Cambria"/>
          <w:sz w:val="20"/>
          <w:szCs w:val="20"/>
        </w:rPr>
      </w:pPr>
    </w:p>
    <w:p w:rsidR="00D0234E" w:rsidRDefault="00D0234E" w:rsidP="00724682">
      <w:pPr>
        <w:spacing w:after="0"/>
        <w:ind w:left="720"/>
        <w:rPr>
          <w:rFonts w:ascii="Cambria" w:hAnsi="Cambria"/>
          <w:sz w:val="20"/>
          <w:szCs w:val="20"/>
        </w:rPr>
      </w:pPr>
    </w:p>
    <w:p w:rsidR="00D0234E" w:rsidRDefault="00D0234E" w:rsidP="00724682">
      <w:pPr>
        <w:spacing w:after="0"/>
        <w:ind w:left="720"/>
        <w:rPr>
          <w:rFonts w:ascii="Cambria" w:hAnsi="Cambria"/>
          <w:sz w:val="20"/>
          <w:szCs w:val="20"/>
        </w:rPr>
      </w:pPr>
    </w:p>
    <w:p w:rsidR="00D0234E" w:rsidRDefault="00D0234E" w:rsidP="00724682">
      <w:pPr>
        <w:spacing w:after="0"/>
        <w:ind w:left="720"/>
        <w:rPr>
          <w:rFonts w:ascii="Cambria" w:hAnsi="Cambria"/>
          <w:sz w:val="20"/>
          <w:szCs w:val="20"/>
        </w:rPr>
      </w:pPr>
    </w:p>
    <w:p w:rsidR="00724682" w:rsidRPr="00724682" w:rsidRDefault="00D0749D" w:rsidP="00055F1B">
      <w:pPr>
        <w:numPr>
          <w:ilvl w:val="0"/>
          <w:numId w:val="2"/>
        </w:numPr>
        <w:spacing w:after="0"/>
        <w:rPr>
          <w:rFonts w:ascii="Cambria" w:hAnsi="Cambria"/>
          <w:sz w:val="20"/>
          <w:szCs w:val="20"/>
        </w:rPr>
      </w:pPr>
      <w:r w:rsidRPr="004906A3">
        <w:rPr>
          <w:rFonts w:cs="Calibri"/>
        </w:rPr>
        <w:t xml:space="preserve">Click on </w:t>
      </w:r>
      <w:r w:rsidR="00724682">
        <w:rPr>
          <w:rFonts w:cs="Calibri"/>
        </w:rPr>
        <w:t xml:space="preserve">your </w:t>
      </w:r>
      <w:r w:rsidRPr="004906A3">
        <w:rPr>
          <w:rFonts w:cs="Calibri"/>
        </w:rPr>
        <w:t xml:space="preserve">DataMart </w:t>
      </w:r>
      <w:r w:rsidR="00724682">
        <w:rPr>
          <w:rFonts w:cs="Calibri"/>
        </w:rPr>
        <w:t>entry in the list to display the DataMart profile</w:t>
      </w:r>
      <w:r w:rsidR="00E83086" w:rsidRPr="004906A3">
        <w:rPr>
          <w:rFonts w:cs="Calibri"/>
        </w:rPr>
        <w:t>.</w:t>
      </w:r>
    </w:p>
    <w:p w:rsidR="00E618EE" w:rsidRDefault="00724682" w:rsidP="00E618EE">
      <w:pPr>
        <w:keepNext/>
        <w:spacing w:after="0"/>
        <w:ind w:left="720"/>
        <w:jc w:val="cente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178880</wp:posOffset>
            </wp:positionV>
            <wp:extent cx="5931374" cy="4640239"/>
            <wp:effectExtent l="19050" t="0" r="0" b="0"/>
            <wp:wrapTopAndBottom/>
            <wp:docPr id="1" name="Picture 1" descr="Screenshot of a DataMart profil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l="321"/>
                    <a:stretch>
                      <a:fillRect/>
                    </a:stretch>
                  </pic:blipFill>
                  <pic:spPr>
                    <a:xfrm>
                      <a:off x="0" y="0"/>
                      <a:ext cx="5931374" cy="4640239"/>
                    </a:xfrm>
                    <a:prstGeom prst="rect">
                      <a:avLst/>
                    </a:prstGeom>
                  </pic:spPr>
                </pic:pic>
              </a:graphicData>
            </a:graphic>
          </wp:anchor>
        </w:drawing>
      </w:r>
    </w:p>
    <w:p w:rsidR="00E618EE" w:rsidRDefault="00E618EE" w:rsidP="00E618EE">
      <w:pPr>
        <w:pStyle w:val="Caption"/>
        <w:jc w:val="center"/>
      </w:pPr>
      <w:r>
        <w:t xml:space="preserve">Figure </w:t>
      </w:r>
      <w:fldSimple w:instr=" SEQ Figure \* ARABIC ">
        <w:r w:rsidR="00256273">
          <w:rPr>
            <w:noProof/>
          </w:rPr>
          <w:t>3</w:t>
        </w:r>
      </w:fldSimple>
      <w:r>
        <w:t>: DataMart Profile Page</w:t>
      </w:r>
    </w:p>
    <w:p w:rsidR="007A2BA2" w:rsidRPr="00D53EEE" w:rsidRDefault="007A2BA2" w:rsidP="00D53EEE">
      <w:pPr>
        <w:numPr>
          <w:ilvl w:val="0"/>
          <w:numId w:val="2"/>
        </w:numPr>
        <w:spacing w:after="0"/>
        <w:rPr>
          <w:rFonts w:cs="Calibri"/>
        </w:rPr>
      </w:pPr>
      <w:r w:rsidRPr="004906A3">
        <w:rPr>
          <w:rFonts w:cs="Calibri"/>
        </w:rPr>
        <w:t>Click the Download button at the bottom of the page to do</w:t>
      </w:r>
      <w:r w:rsidR="00724682">
        <w:rPr>
          <w:rFonts w:cs="Calibri"/>
        </w:rPr>
        <w:t>wnload the DataMart Client setup</w:t>
      </w:r>
      <w:r w:rsidRPr="004906A3">
        <w:rPr>
          <w:rFonts w:cs="Calibri"/>
        </w:rPr>
        <w:t>.</w:t>
      </w:r>
      <w:r w:rsidR="00D53EEE">
        <w:rPr>
          <w:rFonts w:cs="Calibri"/>
        </w:rPr>
        <w:t xml:space="preserve">  Note: Install the 32-bit or 64-bit version depending on your operating system.</w:t>
      </w:r>
      <w:r w:rsidR="00E83086" w:rsidRPr="00D53EEE">
        <w:rPr>
          <w:rFonts w:cs="Calibri"/>
        </w:rPr>
        <w:br/>
      </w: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Pr="004906A3" w:rsidRDefault="00D53EEE" w:rsidP="00D53EEE">
      <w:pPr>
        <w:spacing w:after="0"/>
        <w:rPr>
          <w:rFonts w:cs="Calibri"/>
        </w:rPr>
      </w:pPr>
    </w:p>
    <w:p w:rsidR="00E618EE" w:rsidRPr="00E618EE" w:rsidRDefault="00E618EE" w:rsidP="00E618EE">
      <w:pPr>
        <w:numPr>
          <w:ilvl w:val="0"/>
          <w:numId w:val="2"/>
        </w:numPr>
        <w:spacing w:after="0"/>
        <w:rPr>
          <w:rFonts w:ascii="Cambria" w:hAnsi="Cambria"/>
          <w:sz w:val="20"/>
          <w:szCs w:val="20"/>
        </w:rPr>
      </w:pPr>
      <w:r>
        <w:rPr>
          <w:rFonts w:cs="Calibri"/>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268014</wp:posOffset>
            </wp:positionV>
            <wp:extent cx="4011207" cy="3058510"/>
            <wp:effectExtent l="19050" t="0" r="8343" b="0"/>
            <wp:wrapTopAndBottom/>
            <wp:docPr id="29" name="Picture 29"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011207" cy="3058510"/>
                    </a:xfrm>
                    <a:prstGeom prst="rect">
                      <a:avLst/>
                    </a:prstGeom>
                  </pic:spPr>
                </pic:pic>
              </a:graphicData>
            </a:graphic>
          </wp:anchor>
        </w:drawing>
      </w:r>
      <w:r w:rsidR="005E6580" w:rsidRPr="004906A3">
        <w:rPr>
          <w:rFonts w:cs="Calibri"/>
        </w:rPr>
        <w:t>When prompted, click Run:</w:t>
      </w:r>
    </w:p>
    <w:p w:rsidR="005E6580" w:rsidRDefault="00E618EE" w:rsidP="00E618EE">
      <w:pPr>
        <w:pStyle w:val="Caption"/>
        <w:jc w:val="center"/>
      </w:pPr>
      <w:r>
        <w:t xml:space="preserve">Figure </w:t>
      </w:r>
      <w:fldSimple w:instr=" SEQ Figure \* ARABIC ">
        <w:r w:rsidR="00256273">
          <w:rPr>
            <w:noProof/>
          </w:rPr>
          <w:t>4</w:t>
        </w:r>
      </w:fldSimple>
      <w:r>
        <w:t>: DataMart Client Setup Dialogue</w:t>
      </w:r>
    </w:p>
    <w:p w:rsidR="00E618EE" w:rsidRPr="00E618EE" w:rsidRDefault="00E618EE" w:rsidP="00E618EE"/>
    <w:p w:rsidR="00E618EE" w:rsidRDefault="005E6580" w:rsidP="00E618EE">
      <w:pPr>
        <w:keepNext/>
        <w:numPr>
          <w:ilvl w:val="0"/>
          <w:numId w:val="2"/>
        </w:numPr>
        <w:spacing w:after="0"/>
      </w:pPr>
      <w:r w:rsidRPr="00D53EEE">
        <w:rPr>
          <w:rFonts w:cs="Calibri"/>
        </w:rPr>
        <w:t>Click Next to begin the Setup:</w:t>
      </w:r>
      <w:r w:rsidR="00E618EE" w:rsidRPr="00E618EE">
        <w:rPr>
          <w:noProof/>
        </w:rPr>
        <w:t xml:space="preserve"> </w:t>
      </w:r>
      <w:r w:rsidR="00E618EE">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200173</wp:posOffset>
            </wp:positionV>
            <wp:extent cx="4255238" cy="3487479"/>
            <wp:effectExtent l="19050" t="0" r="0" b="0"/>
            <wp:wrapTopAndBottom/>
            <wp:docPr id="17" name="Picture 34"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255238" cy="3487479"/>
                    </a:xfrm>
                    <a:prstGeom prst="rect">
                      <a:avLst/>
                    </a:prstGeom>
                  </pic:spPr>
                </pic:pic>
              </a:graphicData>
            </a:graphic>
          </wp:anchor>
        </w:drawing>
      </w:r>
    </w:p>
    <w:p w:rsidR="005E6580" w:rsidRDefault="00E618EE" w:rsidP="005C3214">
      <w:pPr>
        <w:pStyle w:val="Caption"/>
        <w:jc w:val="center"/>
      </w:pPr>
      <w:r>
        <w:t xml:space="preserve">Figure </w:t>
      </w:r>
      <w:fldSimple w:instr=" SEQ Figure \* ARABIC ">
        <w:r w:rsidR="00256273">
          <w:rPr>
            <w:noProof/>
          </w:rPr>
          <w:t>5</w:t>
        </w:r>
      </w:fldSimple>
      <w:r>
        <w:t>: DataMart Client Setup Dialog</w:t>
      </w:r>
      <w:r w:rsidR="00E83086">
        <w:br/>
      </w:r>
    </w:p>
    <w:p w:rsidR="005C3214" w:rsidRPr="00D0234E" w:rsidRDefault="00D0234E" w:rsidP="00D0234E">
      <w:pPr>
        <w:numPr>
          <w:ilvl w:val="0"/>
          <w:numId w:val="2"/>
        </w:numPr>
        <w:spacing w:after="0"/>
        <w:rPr>
          <w:rFonts w:cs="Calibri"/>
        </w:rPr>
      </w:pPr>
      <w:r>
        <w:rPr>
          <w:rFonts w:cs="Calibri"/>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259080</wp:posOffset>
            </wp:positionV>
            <wp:extent cx="4252595" cy="3480435"/>
            <wp:effectExtent l="19050" t="0" r="0" b="0"/>
            <wp:wrapTopAndBottom/>
            <wp:docPr id="35" name="Picture 35"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252595" cy="3480435"/>
                    </a:xfrm>
                    <a:prstGeom prst="rect">
                      <a:avLst/>
                    </a:prstGeom>
                  </pic:spPr>
                </pic:pic>
              </a:graphicData>
            </a:graphic>
          </wp:anchor>
        </w:drawing>
      </w:r>
      <w:r w:rsidR="005E6580" w:rsidRPr="004906A3">
        <w:rPr>
          <w:rFonts w:cs="Calibri"/>
        </w:rPr>
        <w:t xml:space="preserve">Select the </w:t>
      </w:r>
      <w:r w:rsidR="004540AA" w:rsidRPr="004906A3">
        <w:rPr>
          <w:rFonts w:cs="Calibri"/>
        </w:rPr>
        <w:t>installation folder</w:t>
      </w:r>
      <w:r w:rsidR="005E6580" w:rsidRPr="004906A3">
        <w:rPr>
          <w:rFonts w:cs="Calibri"/>
        </w:rPr>
        <w:t xml:space="preserve"> then click Next:</w:t>
      </w:r>
    </w:p>
    <w:p w:rsidR="005E6580" w:rsidRDefault="005C3214" w:rsidP="005C3214">
      <w:pPr>
        <w:pStyle w:val="Caption"/>
        <w:jc w:val="center"/>
      </w:pPr>
      <w:r>
        <w:t xml:space="preserve">Figure </w:t>
      </w:r>
      <w:fldSimple w:instr=" SEQ Figure \* ARABIC ">
        <w:r w:rsidR="00256273">
          <w:rPr>
            <w:noProof/>
          </w:rPr>
          <w:t>6</w:t>
        </w:r>
      </w:fldSimple>
      <w:r>
        <w:t>: DataMart Client Setup Dialog</w:t>
      </w:r>
    </w:p>
    <w:p w:rsidR="00D53EEE" w:rsidRPr="00D53EEE" w:rsidRDefault="00D0234E" w:rsidP="00D53EEE">
      <w:pPr>
        <w:numPr>
          <w:ilvl w:val="0"/>
          <w:numId w:val="2"/>
        </w:numPr>
        <w:spacing w:after="0"/>
      </w:pPr>
      <w:r>
        <w:rPr>
          <w:rFonts w:cs="Calibri"/>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207010</wp:posOffset>
            </wp:positionV>
            <wp:extent cx="4245610" cy="3480435"/>
            <wp:effectExtent l="19050" t="0" r="2540" b="0"/>
            <wp:wrapTopAndBottom/>
            <wp:docPr id="36" name="Picture 36" descr="Screenshot of the DataMart Client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45610" cy="3480435"/>
                    </a:xfrm>
                    <a:prstGeom prst="rect">
                      <a:avLst/>
                    </a:prstGeom>
                  </pic:spPr>
                </pic:pic>
              </a:graphicData>
            </a:graphic>
          </wp:anchor>
        </w:drawing>
      </w:r>
      <w:r w:rsidR="005E6580" w:rsidRPr="00D53EEE">
        <w:rPr>
          <w:rFonts w:cs="Calibri"/>
        </w:rPr>
        <w:t>Click Next to confirm the installation:</w:t>
      </w:r>
    </w:p>
    <w:p w:rsidR="00BF7273" w:rsidRDefault="005C3214" w:rsidP="00D0234E">
      <w:pPr>
        <w:pStyle w:val="Caption"/>
        <w:jc w:val="center"/>
      </w:pPr>
      <w:r>
        <w:t xml:space="preserve">Figure </w:t>
      </w:r>
      <w:fldSimple w:instr=" SEQ Figure \* ARABIC ">
        <w:r w:rsidR="00256273">
          <w:rPr>
            <w:noProof/>
          </w:rPr>
          <w:t>7</w:t>
        </w:r>
      </w:fldSimple>
      <w:r>
        <w:t>: DataMart Client Setup Dialog</w:t>
      </w:r>
    </w:p>
    <w:p w:rsidR="00FF68F4" w:rsidRPr="00F51DD1" w:rsidRDefault="00FF68F4" w:rsidP="008C61E4">
      <w:pPr>
        <w:pStyle w:val="Heading2"/>
      </w:pPr>
      <w:bookmarkStart w:id="13" w:name="_Ref275521409"/>
      <w:bookmarkStart w:id="14" w:name="_Toc361999470"/>
      <w:r w:rsidRPr="00F51DD1">
        <w:t>Installing the Database (DataMart)</w:t>
      </w:r>
      <w:bookmarkEnd w:id="13"/>
      <w:bookmarkEnd w:id="14"/>
    </w:p>
    <w:p w:rsidR="009302C5" w:rsidRDefault="009302C5" w:rsidP="009302C5">
      <w:r w:rsidRPr="00A83876">
        <w:t xml:space="preserve">To </w:t>
      </w:r>
      <w:r>
        <w:t>connect a DataMart database to the DataMart Client</w:t>
      </w:r>
      <w:r w:rsidRPr="00A83876">
        <w:t xml:space="preserve">, save </w:t>
      </w:r>
      <w:r>
        <w:t xml:space="preserve">the </w:t>
      </w:r>
      <w:r w:rsidRPr="00A83876">
        <w:t xml:space="preserve">DataMart to the desired </w:t>
      </w:r>
      <w:r>
        <w:t xml:space="preserve">folder </w:t>
      </w:r>
      <w:r w:rsidRPr="00A83876">
        <w:t>on your local computer</w:t>
      </w:r>
      <w:r>
        <w:t xml:space="preserve"> or network</w:t>
      </w:r>
      <w:r w:rsidRPr="00A83876">
        <w:t xml:space="preserve">. The DataMart database is </w:t>
      </w:r>
      <w:r>
        <w:t>usually</w:t>
      </w:r>
      <w:r w:rsidRPr="00A83876">
        <w:t xml:space="preserve"> a Microsoft Access database file that has an .</w:t>
      </w:r>
      <w:proofErr w:type="spellStart"/>
      <w:r w:rsidRPr="00A83876">
        <w:t>mdb</w:t>
      </w:r>
      <w:proofErr w:type="spellEnd"/>
      <w:r w:rsidR="00EF4339">
        <w:t xml:space="preserve"> or .</w:t>
      </w:r>
      <w:proofErr w:type="spellStart"/>
      <w:r w:rsidR="00DB639F">
        <w:t>a</w:t>
      </w:r>
      <w:r w:rsidR="00EF4339">
        <w:t>ccdb</w:t>
      </w:r>
      <w:proofErr w:type="spellEnd"/>
      <w:r w:rsidRPr="00A83876">
        <w:t xml:space="preserve"> file extension.</w:t>
      </w:r>
      <w:r>
        <w:t xml:space="preserve"> Other database types</w:t>
      </w:r>
      <w:r w:rsidR="0064494C">
        <w:t xml:space="preserve"> </w:t>
      </w:r>
      <w:r>
        <w:t xml:space="preserve">for example, </w:t>
      </w:r>
      <w:proofErr w:type="spellStart"/>
      <w:r>
        <w:t>MySQL</w:t>
      </w:r>
      <w:proofErr w:type="spellEnd"/>
      <w:r w:rsidR="00EF4339">
        <w:t xml:space="preserve"> </w:t>
      </w:r>
      <w:r>
        <w:t xml:space="preserve">are supported. All DataMarts within your network are created separately under guidance of </w:t>
      </w:r>
      <w:r w:rsidRPr="005D74F7">
        <w:t>your Network Administrator</w:t>
      </w:r>
      <w:r>
        <w:t xml:space="preserve">. </w:t>
      </w:r>
    </w:p>
    <w:p w:rsidR="00E83086" w:rsidRDefault="009302C5" w:rsidP="00460C8C">
      <w:r>
        <w:t>Note: It is important to remember the folder (i.e., location) and file name of your saved database, as this will be required information when you establish your open database connectivity</w:t>
      </w:r>
      <w:r w:rsidR="00DB639F">
        <w:t xml:space="preserve"> (ODBC)</w:t>
      </w:r>
      <w:r>
        <w:t xml:space="preserve"> connection (i.e., connect your DataMart Client to your database location)</w:t>
      </w:r>
      <w:r w:rsidR="00B247C9">
        <w:t xml:space="preserve"> – see the next section</w:t>
      </w:r>
      <w:r>
        <w:t>.</w:t>
      </w:r>
    </w:p>
    <w:p w:rsidR="00EF4339" w:rsidRPr="00A83876" w:rsidRDefault="00EF4339" w:rsidP="00460C8C">
      <w:pPr>
        <w:rPr>
          <w:rFonts w:ascii="Cambria" w:hAnsi="Cambria"/>
          <w:sz w:val="20"/>
          <w:szCs w:val="20"/>
        </w:rPr>
      </w:pPr>
      <w:r>
        <w:t xml:space="preserve">Also, for testing purposes, there is a sample summary table database </w:t>
      </w:r>
      <w:r w:rsidR="00B247C9">
        <w:t xml:space="preserve">(Demonstration Query Tool.mdb) </w:t>
      </w:r>
      <w:r>
        <w:t>available on the DataMart profile page. To download the sample database, click the download button at the bottom of the page.  After you click the download button you will be prompted to save this file. The default name may be changed upon saving the file.</w:t>
      </w:r>
    </w:p>
    <w:p w:rsidR="00460C8C" w:rsidRPr="00F51DD1" w:rsidRDefault="00A83876" w:rsidP="008C61E4">
      <w:pPr>
        <w:pStyle w:val="Heading2"/>
      </w:pPr>
      <w:bookmarkStart w:id="15" w:name="_Ref277593004"/>
      <w:bookmarkStart w:id="16" w:name="_Ref277593012"/>
      <w:bookmarkStart w:id="17" w:name="_Ref277593031"/>
      <w:bookmarkStart w:id="18" w:name="_Toc361999471"/>
      <w:r w:rsidRPr="00F51DD1">
        <w:t>Creating an ODBC Connection</w:t>
      </w:r>
      <w:bookmarkEnd w:id="15"/>
      <w:bookmarkEnd w:id="16"/>
      <w:bookmarkEnd w:id="17"/>
      <w:bookmarkEnd w:id="18"/>
    </w:p>
    <w:bookmarkEnd w:id="7"/>
    <w:p w:rsidR="000375CF" w:rsidRPr="005F5A32" w:rsidRDefault="000375CF" w:rsidP="004906A3">
      <w:pPr>
        <w:rPr>
          <w:rFonts w:cs="Calibri"/>
        </w:rPr>
      </w:pPr>
      <w:r w:rsidRPr="005F5A32">
        <w:rPr>
          <w:rFonts w:cs="Calibri"/>
        </w:rPr>
        <w:t>Once you have installed the DataMa</w:t>
      </w:r>
      <w:r w:rsidR="00611347">
        <w:rPr>
          <w:rFonts w:cs="Calibri"/>
        </w:rPr>
        <w:t>rt C</w:t>
      </w:r>
      <w:r w:rsidRPr="005F5A32">
        <w:rPr>
          <w:rFonts w:cs="Calibri"/>
        </w:rPr>
        <w:t xml:space="preserve">lient and your database, you must create an Open Database </w:t>
      </w:r>
      <w:r w:rsidRPr="00161D0D">
        <w:rPr>
          <w:rFonts w:cs="Calibri"/>
        </w:rPr>
        <w:t>Connectivity</w:t>
      </w:r>
      <w:r w:rsidR="00895998" w:rsidRPr="00895998">
        <w:rPr>
          <w:rFonts w:cs="Calibri"/>
        </w:rPr>
        <w:t xml:space="preserve"> (ODBC) </w:t>
      </w:r>
      <w:r w:rsidRPr="00161D0D">
        <w:rPr>
          <w:rFonts w:cs="Calibri"/>
        </w:rPr>
        <w:t>connection to your data source.</w:t>
      </w:r>
    </w:p>
    <w:p w:rsidR="00940EB0" w:rsidRPr="00940EB0" w:rsidRDefault="00D0234E" w:rsidP="004906A3">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531495</wp:posOffset>
            </wp:positionV>
            <wp:extent cx="3774440" cy="2893060"/>
            <wp:effectExtent l="19050" t="0" r="0" b="0"/>
            <wp:wrapTopAndBottom/>
            <wp:docPr id="9" name="Picture 7" descr="Screenshot of the ODBC Data Source Administra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774440" cy="2893060"/>
                    </a:xfrm>
                    <a:prstGeom prst="rect">
                      <a:avLst/>
                    </a:prstGeom>
                    <a:noFill/>
                    <a:ln w="9525">
                      <a:noFill/>
                      <a:miter lim="800000"/>
                      <a:headEnd/>
                      <a:tailEnd/>
                    </a:ln>
                  </pic:spPr>
                </pic:pic>
              </a:graphicData>
            </a:graphic>
          </wp:anchor>
        </w:drawing>
      </w:r>
      <w:r w:rsidR="00940EB0" w:rsidRPr="00940EB0">
        <w:t>Use these steps to create an ODBC connection:</w:t>
      </w:r>
    </w:p>
    <w:p w:rsidR="005C3214" w:rsidRPr="00D0234E" w:rsidRDefault="00A83876" w:rsidP="00D0234E">
      <w:pPr>
        <w:numPr>
          <w:ilvl w:val="0"/>
          <w:numId w:val="3"/>
        </w:numPr>
        <w:spacing w:after="0"/>
        <w:rPr>
          <w:rFonts w:cs="Calibri"/>
        </w:rPr>
      </w:pPr>
      <w:r w:rsidRPr="004906A3">
        <w:rPr>
          <w:rFonts w:cs="Calibri"/>
        </w:rPr>
        <w:t xml:space="preserve">Go to </w:t>
      </w:r>
      <w:r w:rsidR="009302C5">
        <w:rPr>
          <w:rFonts w:cs="Calibri"/>
        </w:rPr>
        <w:t>Settings&gt;</w:t>
      </w:r>
      <w:r w:rsidRPr="004906A3">
        <w:rPr>
          <w:rFonts w:cs="Calibri"/>
        </w:rPr>
        <w:t>Control Panel &gt; Administrative Tools &gt; Data Sources (ODBC):</w:t>
      </w:r>
      <w:r w:rsidR="00BA235A" w:rsidRPr="004906A3">
        <w:rPr>
          <w:rFonts w:cs="Calibri"/>
        </w:rPr>
        <w:br/>
      </w:r>
    </w:p>
    <w:p w:rsidR="00A83876" w:rsidRDefault="005C3214" w:rsidP="005C3214">
      <w:pPr>
        <w:pStyle w:val="Caption"/>
        <w:jc w:val="center"/>
        <w:rPr>
          <w:rFonts w:ascii="Cambria" w:hAnsi="Cambria"/>
          <w:szCs w:val="20"/>
        </w:rPr>
      </w:pPr>
      <w:r>
        <w:t xml:space="preserve">Figure </w:t>
      </w:r>
      <w:fldSimple w:instr=" SEQ Figure \* ARABIC ">
        <w:r w:rsidR="00256273">
          <w:rPr>
            <w:noProof/>
          </w:rPr>
          <w:t>8</w:t>
        </w:r>
      </w:fldSimple>
      <w:r>
        <w:t>: ODBC Data Source Administrator Dialog</w:t>
      </w:r>
    </w:p>
    <w:p w:rsidR="00035272" w:rsidRPr="00940EB0" w:rsidRDefault="00035272" w:rsidP="00EA4A55">
      <w:pPr>
        <w:rPr>
          <w:rFonts w:ascii="Cambria" w:hAnsi="Cambria"/>
          <w:sz w:val="20"/>
          <w:szCs w:val="20"/>
        </w:rPr>
      </w:pPr>
    </w:p>
    <w:p w:rsidR="00A83876" w:rsidRPr="004906A3" w:rsidRDefault="000375CF" w:rsidP="00055F1B">
      <w:pPr>
        <w:numPr>
          <w:ilvl w:val="0"/>
          <w:numId w:val="3"/>
        </w:numPr>
        <w:spacing w:after="0"/>
        <w:rPr>
          <w:rFonts w:cs="Calibri"/>
        </w:rPr>
      </w:pPr>
      <w:r w:rsidRPr="004906A3">
        <w:rPr>
          <w:rFonts w:cs="Calibri"/>
        </w:rPr>
        <w:t>Click on the System DSN tab</w:t>
      </w:r>
      <w:r w:rsidR="00BA235A" w:rsidRPr="004906A3">
        <w:rPr>
          <w:rFonts w:cs="Calibri"/>
        </w:rPr>
        <w:t xml:space="preserve"> and click the Add button.</w:t>
      </w:r>
      <w:r w:rsidR="00BA235A" w:rsidRPr="004906A3">
        <w:rPr>
          <w:rFonts w:cs="Calibri"/>
        </w:rPr>
        <w:br/>
      </w:r>
    </w:p>
    <w:p w:rsidR="005C3214" w:rsidRDefault="007B6941" w:rsidP="005C3214">
      <w:pPr>
        <w:keepNext/>
        <w:ind w:left="720"/>
        <w:jc w:val="center"/>
      </w:pPr>
      <w:r>
        <w:rPr>
          <w:rFonts w:ascii="Cambria" w:hAnsi="Cambria"/>
          <w:noProof/>
          <w:sz w:val="20"/>
          <w:szCs w:val="20"/>
        </w:rPr>
        <w:drawing>
          <wp:anchor distT="0" distB="0" distL="114300" distR="114300" simplePos="0" relativeHeight="251671552" behindDoc="0" locked="0" layoutInCell="1" allowOverlap="1">
            <wp:simplePos x="0" y="0"/>
            <wp:positionH relativeFrom="column">
              <wp:posOffset>1315587</wp:posOffset>
            </wp:positionH>
            <wp:positionV relativeFrom="paragraph">
              <wp:posOffset>4113</wp:posOffset>
            </wp:positionV>
            <wp:extent cx="3775028" cy="2893326"/>
            <wp:effectExtent l="19050" t="0" r="0" b="0"/>
            <wp:wrapTopAndBottom/>
            <wp:docPr id="10" name="Picture 8" descr="Screenshot of the ODBC Data Source Administra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775028" cy="2893326"/>
                    </a:xfrm>
                    <a:prstGeom prst="rect">
                      <a:avLst/>
                    </a:prstGeom>
                    <a:noFill/>
                    <a:ln w="9525">
                      <a:noFill/>
                      <a:miter lim="800000"/>
                      <a:headEnd/>
                      <a:tailEnd/>
                    </a:ln>
                  </pic:spPr>
                </pic:pic>
              </a:graphicData>
            </a:graphic>
          </wp:anchor>
        </w:drawing>
      </w:r>
    </w:p>
    <w:p w:rsidR="005C3214" w:rsidRDefault="005C3214" w:rsidP="005C3214">
      <w:pPr>
        <w:pStyle w:val="Caption"/>
        <w:jc w:val="center"/>
      </w:pPr>
      <w:r>
        <w:t xml:space="preserve">Figure </w:t>
      </w:r>
      <w:fldSimple w:instr=" SEQ Figure \* ARABIC ">
        <w:r w:rsidR="00256273">
          <w:rPr>
            <w:noProof/>
          </w:rPr>
          <w:t>9</w:t>
        </w:r>
      </w:fldSimple>
      <w:r>
        <w:t>: ODBC Data Source Administrator Dialog</w:t>
      </w:r>
    </w:p>
    <w:p w:rsidR="00A83876" w:rsidRPr="005F5A32" w:rsidRDefault="00EA4A55" w:rsidP="00055F1B">
      <w:pPr>
        <w:numPr>
          <w:ilvl w:val="0"/>
          <w:numId w:val="3"/>
        </w:numPr>
        <w:spacing w:after="0"/>
        <w:rPr>
          <w:rFonts w:cs="Calibri"/>
        </w:rPr>
      </w:pPr>
      <w:r>
        <w:rPr>
          <w:rFonts w:cs="Calibri"/>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217805</wp:posOffset>
            </wp:positionV>
            <wp:extent cx="3910965" cy="2715895"/>
            <wp:effectExtent l="19050" t="0" r="0" b="0"/>
            <wp:wrapTopAndBottom/>
            <wp:docPr id="11" name="Picture 9" descr="Screenshot of the ODBC create new data sour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910965" cy="2715895"/>
                    </a:xfrm>
                    <a:prstGeom prst="rect">
                      <a:avLst/>
                    </a:prstGeom>
                    <a:noFill/>
                    <a:ln w="9525">
                      <a:noFill/>
                      <a:miter lim="800000"/>
                      <a:headEnd/>
                      <a:tailEnd/>
                    </a:ln>
                  </pic:spPr>
                </pic:pic>
              </a:graphicData>
            </a:graphic>
          </wp:anchor>
        </w:drawing>
      </w:r>
      <w:r w:rsidR="00BA235A" w:rsidRPr="005F5A32">
        <w:rPr>
          <w:rFonts w:cs="Calibri"/>
        </w:rPr>
        <w:t>In the Create New Data Source window, c</w:t>
      </w:r>
      <w:r w:rsidR="00A83876" w:rsidRPr="005F5A32">
        <w:rPr>
          <w:rFonts w:cs="Calibri"/>
        </w:rPr>
        <w:t>hoose Microsoft Access Driver (*.mdb)</w:t>
      </w:r>
      <w:r w:rsidR="00981DE5" w:rsidRPr="005F5A32">
        <w:rPr>
          <w:rFonts w:cs="Calibri"/>
        </w:rPr>
        <w:t xml:space="preserve"> </w:t>
      </w:r>
      <w:r w:rsidR="00A83876" w:rsidRPr="005F5A32">
        <w:rPr>
          <w:rFonts w:cs="Calibri"/>
        </w:rPr>
        <w:t>and click Finish:</w:t>
      </w:r>
    </w:p>
    <w:p w:rsidR="005C3214" w:rsidRDefault="005C3214" w:rsidP="00EA4A55">
      <w:pPr>
        <w:keepNext/>
      </w:pPr>
    </w:p>
    <w:p w:rsidR="00035272" w:rsidRDefault="005C3214" w:rsidP="00EA4A55">
      <w:pPr>
        <w:pStyle w:val="Caption"/>
        <w:jc w:val="center"/>
        <w:rPr>
          <w:rFonts w:ascii="Cambria" w:hAnsi="Cambria"/>
          <w:szCs w:val="20"/>
        </w:rPr>
      </w:pPr>
      <w:r>
        <w:t xml:space="preserve">Figure </w:t>
      </w:r>
      <w:fldSimple w:instr=" SEQ Figure \* ARABIC ">
        <w:r w:rsidR="00256273">
          <w:rPr>
            <w:noProof/>
          </w:rPr>
          <w:t>10</w:t>
        </w:r>
      </w:fldSimple>
      <w:r>
        <w:t>: Create New Data Source Dialog</w:t>
      </w:r>
    </w:p>
    <w:p w:rsidR="00035272" w:rsidRPr="00940EB0" w:rsidRDefault="00035272" w:rsidP="002D5329">
      <w:pPr>
        <w:ind w:left="720"/>
        <w:rPr>
          <w:rFonts w:ascii="Cambria" w:hAnsi="Cambria"/>
          <w:sz w:val="20"/>
          <w:szCs w:val="20"/>
        </w:rPr>
      </w:pPr>
    </w:p>
    <w:p w:rsidR="00A83876" w:rsidRPr="00EA4A55" w:rsidRDefault="002D5329" w:rsidP="00EA4A55">
      <w:pPr>
        <w:pStyle w:val="ListParagraph"/>
        <w:numPr>
          <w:ilvl w:val="0"/>
          <w:numId w:val="3"/>
        </w:numPr>
      </w:pPr>
      <w:bookmarkStart w:id="19" w:name="_Ref277593109"/>
      <w:r w:rsidRPr="0046568C">
        <w:t>Enter the Data Source Name and locate the database</w:t>
      </w:r>
      <w:proofErr w:type="gramStart"/>
      <w:r w:rsidRPr="0046568C">
        <w:t>:</w:t>
      </w:r>
      <w:bookmarkEnd w:id="19"/>
      <w:proofErr w:type="gramEnd"/>
      <w:r w:rsidRPr="00EA4A55">
        <w:rPr>
          <w:rFonts w:cs="Calibri"/>
        </w:rPr>
        <w:br/>
      </w:r>
      <w:r w:rsidR="00A83876" w:rsidRPr="00EA4A55">
        <w:rPr>
          <w:rFonts w:cs="Calibri"/>
        </w:rPr>
        <w:t>a) Under Data Source Name, type</w:t>
      </w:r>
      <w:r w:rsidR="00051F58" w:rsidRPr="00EA4A55">
        <w:rPr>
          <w:rFonts w:cs="Calibri"/>
        </w:rPr>
        <w:t xml:space="preserve"> the name of your data source, for example</w:t>
      </w:r>
      <w:r w:rsidR="00A83876" w:rsidRPr="00EA4A55">
        <w:rPr>
          <w:rFonts w:cs="Calibri"/>
        </w:rPr>
        <w:t xml:space="preserve">: </w:t>
      </w:r>
      <w:r w:rsidR="00E64257" w:rsidRPr="00EA4A55">
        <w:rPr>
          <w:rFonts w:cs="Calibri"/>
          <w:b/>
        </w:rPr>
        <w:t>[Network Name</w:t>
      </w:r>
      <w:r w:rsidR="00035272" w:rsidRPr="00EA4A55">
        <w:rPr>
          <w:rFonts w:cs="Calibri"/>
          <w:b/>
        </w:rPr>
        <w:t>] _</w:t>
      </w:r>
      <w:proofErr w:type="spellStart"/>
      <w:r w:rsidR="00AA3608" w:rsidRPr="00EA4A55">
        <w:rPr>
          <w:rFonts w:cs="Calibri"/>
          <w:b/>
        </w:rPr>
        <w:t>SummaryTables</w:t>
      </w:r>
      <w:proofErr w:type="spellEnd"/>
      <w:r w:rsidR="00A83876" w:rsidRPr="00EA4A55">
        <w:rPr>
          <w:rFonts w:cs="Calibri"/>
          <w:b/>
        </w:rPr>
        <w:t>.</w:t>
      </w:r>
      <w:r w:rsidR="00A83876" w:rsidRPr="00EA4A55">
        <w:rPr>
          <w:rFonts w:cs="Calibri"/>
        </w:rPr>
        <w:t xml:space="preserve"> </w:t>
      </w:r>
    </w:p>
    <w:p w:rsidR="005C3214" w:rsidRDefault="00AA3608" w:rsidP="00EA4A55">
      <w:pPr>
        <w:keepNext/>
      </w:pPr>
      <w:r>
        <w:rPr>
          <w:rFonts w:ascii="Cambria" w:hAnsi="Cambria"/>
          <w:noProof/>
          <w:sz w:val="20"/>
          <w:szCs w:val="20"/>
        </w:rPr>
        <w:drawing>
          <wp:anchor distT="0" distB="0" distL="114300" distR="114300" simplePos="0" relativeHeight="251653119" behindDoc="0" locked="0" layoutInCell="1" allowOverlap="1">
            <wp:simplePos x="0" y="0"/>
            <wp:positionH relativeFrom="margin">
              <wp:align>center</wp:align>
            </wp:positionH>
            <wp:positionV relativeFrom="paragraph">
              <wp:posOffset>3810</wp:posOffset>
            </wp:positionV>
            <wp:extent cx="3955621" cy="2466753"/>
            <wp:effectExtent l="19050" t="0" r="6779" b="0"/>
            <wp:wrapTopAndBottom/>
            <wp:docPr id="20" name="Picture 1" descr="Screenshot of the ODBC create new data sour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955621" cy="2466753"/>
                    </a:xfrm>
                    <a:prstGeom prst="rect">
                      <a:avLst/>
                    </a:prstGeom>
                    <a:noFill/>
                    <a:ln w="9525">
                      <a:noFill/>
                      <a:miter lim="800000"/>
                      <a:headEnd/>
                      <a:tailEnd/>
                    </a:ln>
                  </pic:spPr>
                </pic:pic>
              </a:graphicData>
            </a:graphic>
          </wp:anchor>
        </w:drawing>
      </w:r>
    </w:p>
    <w:p w:rsidR="005C3214" w:rsidRDefault="005C3214" w:rsidP="005C3214">
      <w:pPr>
        <w:pStyle w:val="Caption"/>
        <w:jc w:val="center"/>
      </w:pPr>
      <w:r>
        <w:t xml:space="preserve">Figure </w:t>
      </w:r>
      <w:fldSimple w:instr=" SEQ Figure \* ARABIC ">
        <w:r w:rsidR="00256273">
          <w:rPr>
            <w:noProof/>
          </w:rPr>
          <w:t>11</w:t>
        </w:r>
      </w:fldSimple>
      <w:r>
        <w:t>: ODBC Microsoft Access Setup Dialog</w:t>
      </w:r>
    </w:p>
    <w:p w:rsidR="00A83876" w:rsidRPr="00940EB0" w:rsidRDefault="0046568C" w:rsidP="00E43007">
      <w:pPr>
        <w:ind w:left="720"/>
        <w:jc w:val="center"/>
        <w:rPr>
          <w:rFonts w:ascii="Cambria" w:hAnsi="Cambria"/>
          <w:sz w:val="20"/>
          <w:szCs w:val="20"/>
        </w:rPr>
      </w:pPr>
      <w:r>
        <w:rPr>
          <w:rFonts w:ascii="Cambria" w:hAnsi="Cambria"/>
          <w:sz w:val="20"/>
          <w:szCs w:val="20"/>
        </w:rPr>
        <w:br/>
      </w:r>
      <w:r>
        <w:rPr>
          <w:rFonts w:ascii="Cambria" w:hAnsi="Cambria"/>
          <w:sz w:val="20"/>
          <w:szCs w:val="20"/>
        </w:rPr>
        <w:br/>
      </w:r>
      <w:r>
        <w:rPr>
          <w:rFonts w:ascii="Cambria" w:hAnsi="Cambria"/>
          <w:sz w:val="20"/>
          <w:szCs w:val="20"/>
        </w:rPr>
        <w:br/>
      </w:r>
      <w:r w:rsidR="00A83876" w:rsidRPr="000B1678">
        <w:rPr>
          <w:rFonts w:cstheme="minorHAnsi"/>
        </w:rPr>
        <w:t>b)</w:t>
      </w:r>
      <w:r w:rsidR="00A83876" w:rsidRPr="005F5A32">
        <w:rPr>
          <w:rFonts w:cs="Calibri"/>
        </w:rPr>
        <w:t xml:space="preserve"> Click the “Select” button to locate your database. </w:t>
      </w:r>
      <w:r w:rsidR="002D5329" w:rsidRPr="005F5A32">
        <w:rPr>
          <w:rFonts w:cs="Calibri"/>
        </w:rPr>
        <w:t>M</w:t>
      </w:r>
      <w:r w:rsidR="00A83876" w:rsidRPr="005F5A32">
        <w:rPr>
          <w:rFonts w:cs="Calibri"/>
        </w:rPr>
        <w:t xml:space="preserve">ake sure to select your database from the folder </w:t>
      </w:r>
      <w:r w:rsidR="002D5329" w:rsidRPr="005F5A32">
        <w:rPr>
          <w:rFonts w:cs="Calibri"/>
        </w:rPr>
        <w:t xml:space="preserve">that you saved it to in section </w:t>
      </w:r>
      <w:r w:rsidR="00A65707">
        <w:fldChar w:fldCharType="begin"/>
      </w:r>
      <w:r w:rsidR="00E672E7">
        <w:instrText xml:space="preserve"> REF _Ref275521409 \r \h  \* MERGEFORMAT </w:instrText>
      </w:r>
      <w:r w:rsidR="00A65707">
        <w:fldChar w:fldCharType="separate"/>
      </w:r>
      <w:proofErr w:type="gramStart"/>
      <w:r w:rsidR="003D3B6F" w:rsidRPr="003D3B6F">
        <w:rPr>
          <w:rFonts w:cs="Calibri"/>
        </w:rPr>
        <w:t xml:space="preserve">4.2  </w:t>
      </w:r>
      <w:proofErr w:type="gramEnd"/>
      <w:r w:rsidR="00A65707">
        <w:fldChar w:fldCharType="end"/>
      </w:r>
      <w:r w:rsidR="002D5329" w:rsidRPr="005F5A32">
        <w:rPr>
          <w:rFonts w:cs="Calibri"/>
        </w:rPr>
        <w:t>above.  Click OK</w:t>
      </w:r>
      <w:r w:rsidR="00A83876" w:rsidRPr="005F5A32">
        <w:rPr>
          <w:rFonts w:cs="Calibri"/>
        </w:rPr>
        <w:t xml:space="preserve"> and</w:t>
      </w:r>
      <w:r w:rsidR="002D5329" w:rsidRPr="005F5A32">
        <w:rPr>
          <w:rFonts w:cs="Calibri"/>
        </w:rPr>
        <w:t xml:space="preserve"> then</w:t>
      </w:r>
      <w:r w:rsidR="00A83876" w:rsidRPr="005F5A32">
        <w:rPr>
          <w:rFonts w:cs="Calibri"/>
        </w:rPr>
        <w:t xml:space="preserve"> click OK again to save:</w:t>
      </w:r>
    </w:p>
    <w:p w:rsidR="0046568C" w:rsidRPr="00EA4A55" w:rsidRDefault="007B6941" w:rsidP="00EA4A55">
      <w:pPr>
        <w:keepNext/>
        <w:ind w:left="720"/>
        <w:jc w:val="center"/>
        <w:rPr>
          <w:rFonts w:ascii="Cambria" w:hAnsi="Cambria"/>
          <w:b/>
          <w:sz w:val="20"/>
          <w:szCs w:val="20"/>
        </w:rPr>
      </w:pPr>
      <w:r w:rsidRPr="00EA4A55">
        <w:rPr>
          <w:rFonts w:ascii="Cambria" w:hAnsi="Cambria"/>
          <w:b/>
          <w:noProof/>
          <w:sz w:val="20"/>
          <w:szCs w:val="20"/>
        </w:rPr>
        <w:drawing>
          <wp:anchor distT="0" distB="0" distL="114300" distR="114300" simplePos="0" relativeHeight="251652094" behindDoc="0" locked="0" layoutInCell="1" allowOverlap="1">
            <wp:simplePos x="0" y="0"/>
            <wp:positionH relativeFrom="margin">
              <wp:posOffset>1227455</wp:posOffset>
            </wp:positionH>
            <wp:positionV relativeFrom="paragraph">
              <wp:posOffset>1270</wp:posOffset>
            </wp:positionV>
            <wp:extent cx="3489325" cy="2169160"/>
            <wp:effectExtent l="19050" t="0" r="0" b="0"/>
            <wp:wrapTopAndBottom/>
            <wp:docPr id="13" name="Picture 11" descr="Screenshot of the ODBC create new data sourc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489325" cy="2169160"/>
                    </a:xfrm>
                    <a:prstGeom prst="rect">
                      <a:avLst/>
                    </a:prstGeom>
                    <a:noFill/>
                    <a:ln w="9525">
                      <a:noFill/>
                      <a:miter lim="800000"/>
                      <a:headEnd/>
                      <a:tailEnd/>
                    </a:ln>
                  </pic:spPr>
                </pic:pic>
              </a:graphicData>
            </a:graphic>
          </wp:anchor>
        </w:drawing>
      </w:r>
      <w:r w:rsidR="005C3214" w:rsidRPr="00EA4A55">
        <w:rPr>
          <w:b/>
        </w:rPr>
        <w:t xml:space="preserve">Figure </w:t>
      </w:r>
      <w:r w:rsidR="00A65707" w:rsidRPr="00EA4A55">
        <w:rPr>
          <w:b/>
        </w:rPr>
        <w:fldChar w:fldCharType="begin"/>
      </w:r>
      <w:r w:rsidR="00FC7E2D" w:rsidRPr="00EA4A55">
        <w:rPr>
          <w:b/>
        </w:rPr>
        <w:instrText xml:space="preserve"> SEQ Figure \* ARABIC </w:instrText>
      </w:r>
      <w:r w:rsidR="00A65707" w:rsidRPr="00EA4A55">
        <w:rPr>
          <w:b/>
        </w:rPr>
        <w:fldChar w:fldCharType="separate"/>
      </w:r>
      <w:r w:rsidR="00256273">
        <w:rPr>
          <w:b/>
          <w:noProof/>
        </w:rPr>
        <w:t>12</w:t>
      </w:r>
      <w:r w:rsidR="00A65707" w:rsidRPr="00EA4A55">
        <w:rPr>
          <w:b/>
        </w:rPr>
        <w:fldChar w:fldCharType="end"/>
      </w:r>
      <w:r w:rsidR="005C3214" w:rsidRPr="00EA4A55">
        <w:rPr>
          <w:b/>
        </w:rPr>
        <w:t>: ODBC Microsoft Access Setup Dialog</w:t>
      </w:r>
    </w:p>
    <w:p w:rsidR="00796E1A" w:rsidRDefault="00796E1A">
      <w:pPr>
        <w:spacing w:after="0"/>
        <w:rPr>
          <w:rFonts w:ascii="Cambria" w:hAnsi="Cambria"/>
          <w:sz w:val="20"/>
          <w:szCs w:val="20"/>
        </w:rPr>
      </w:pPr>
    </w:p>
    <w:p w:rsidR="002D3D04" w:rsidRDefault="002D3D04" w:rsidP="008C61E4">
      <w:pPr>
        <w:pStyle w:val="Heading2"/>
      </w:pPr>
      <w:bookmarkStart w:id="20" w:name="_Toc361999472"/>
      <w:r>
        <w:t>Configuring your DataMart Client Network Connection</w:t>
      </w:r>
      <w:bookmarkEnd w:id="20"/>
    </w:p>
    <w:p w:rsidR="002D3D04" w:rsidRDefault="002D3D04" w:rsidP="002D3D04">
      <w:r>
        <w:t xml:space="preserve">The first time you launch the DataMart Client application you need to configure it to connect to the </w:t>
      </w:r>
      <w:r w:rsidR="00E971B3">
        <w:t xml:space="preserve">network </w:t>
      </w:r>
      <w:r w:rsidR="00A34B1B">
        <w:t>Portal</w:t>
      </w:r>
      <w:r w:rsidR="00E971B3">
        <w:t>.  The following form is displayed:</w:t>
      </w:r>
    </w:p>
    <w:p w:rsidR="00E971B3" w:rsidRPr="00EA4A55" w:rsidRDefault="00E971B3" w:rsidP="00EA4A55">
      <w:pPr>
        <w:keepNext/>
        <w:jc w:val="center"/>
        <w:rPr>
          <w:b/>
        </w:rPr>
      </w:pPr>
      <w:r w:rsidRPr="00EA4A55">
        <w:rPr>
          <w:b/>
          <w:noProof/>
        </w:rPr>
        <w:drawing>
          <wp:anchor distT="0" distB="0" distL="114300" distR="114300" simplePos="0" relativeHeight="251673600" behindDoc="0" locked="0" layoutInCell="1" allowOverlap="1">
            <wp:simplePos x="0" y="0"/>
            <wp:positionH relativeFrom="column">
              <wp:posOffset>-635</wp:posOffset>
            </wp:positionH>
            <wp:positionV relativeFrom="paragraph">
              <wp:posOffset>3175</wp:posOffset>
            </wp:positionV>
            <wp:extent cx="5945505" cy="3221990"/>
            <wp:effectExtent l="19050" t="0" r="0" b="0"/>
            <wp:wrapTopAndBottom/>
            <wp:docPr id="38" name="Picture 38" descr="Screenshot of the DataMart client laun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5505" cy="3221990"/>
                    </a:xfrm>
                    <a:prstGeom prst="rect">
                      <a:avLst/>
                    </a:prstGeom>
                  </pic:spPr>
                </pic:pic>
              </a:graphicData>
            </a:graphic>
          </wp:anchor>
        </w:drawing>
      </w:r>
      <w:r w:rsidR="005C3214" w:rsidRPr="00EA4A55">
        <w:rPr>
          <w:b/>
        </w:rPr>
        <w:t xml:space="preserve">Figure </w:t>
      </w:r>
      <w:r w:rsidR="00A65707" w:rsidRPr="00EA4A55">
        <w:rPr>
          <w:b/>
        </w:rPr>
        <w:fldChar w:fldCharType="begin"/>
      </w:r>
      <w:r w:rsidR="00FC7E2D" w:rsidRPr="00EA4A55">
        <w:rPr>
          <w:b/>
        </w:rPr>
        <w:instrText xml:space="preserve"> SEQ Figure \* ARABIC </w:instrText>
      </w:r>
      <w:r w:rsidR="00A65707" w:rsidRPr="00EA4A55">
        <w:rPr>
          <w:b/>
        </w:rPr>
        <w:fldChar w:fldCharType="separate"/>
      </w:r>
      <w:r w:rsidR="00256273">
        <w:rPr>
          <w:b/>
          <w:noProof/>
        </w:rPr>
        <w:t>13</w:t>
      </w:r>
      <w:r w:rsidR="00A65707" w:rsidRPr="00EA4A55">
        <w:rPr>
          <w:b/>
        </w:rPr>
        <w:fldChar w:fldCharType="end"/>
      </w:r>
      <w:r w:rsidR="005C3214" w:rsidRPr="00EA4A55">
        <w:rPr>
          <w:b/>
        </w:rPr>
        <w:t>: DataMart Client Launch Screen</w:t>
      </w:r>
    </w:p>
    <w:p w:rsidR="00E971B3" w:rsidRDefault="00E971B3" w:rsidP="002D3D04"/>
    <w:p w:rsidR="00E971B3" w:rsidRDefault="00E971B3" w:rsidP="00055F1B">
      <w:pPr>
        <w:pStyle w:val="ListParagraph"/>
        <w:numPr>
          <w:ilvl w:val="0"/>
          <w:numId w:val="19"/>
        </w:numPr>
      </w:pPr>
      <w:r>
        <w:t>Click the “Open Settings” link to display the Network List form</w:t>
      </w:r>
      <w:r w:rsidR="004E64D5">
        <w:t>. Note, if this is not your first DataMart Client launch, select the Settings button.</w:t>
      </w:r>
    </w:p>
    <w:p w:rsidR="00EA4A55" w:rsidRDefault="00E971B3" w:rsidP="00EA4A55">
      <w:pPr>
        <w:spacing w:after="0" w:line="240" w:lineRule="auto"/>
        <w:jc w:val="center"/>
        <w:rPr>
          <w:b/>
        </w:rPr>
      </w:pPr>
      <w:r w:rsidRPr="00EA4A55">
        <w:rPr>
          <w:b/>
          <w:noProof/>
        </w:rPr>
        <w:drawing>
          <wp:anchor distT="0" distB="0" distL="114300" distR="114300" simplePos="0" relativeHeight="251674624" behindDoc="0" locked="0" layoutInCell="1" allowOverlap="1">
            <wp:simplePos x="0" y="0"/>
            <wp:positionH relativeFrom="column">
              <wp:posOffset>1024890</wp:posOffset>
            </wp:positionH>
            <wp:positionV relativeFrom="paragraph">
              <wp:posOffset>1270</wp:posOffset>
            </wp:positionV>
            <wp:extent cx="3893820" cy="2626360"/>
            <wp:effectExtent l="19050" t="0" r="0" b="0"/>
            <wp:wrapTopAndBottom/>
            <wp:docPr id="39" name="Picture 39" descr="Screenshot of the DataMart Client Network Lis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893820" cy="2626360"/>
                    </a:xfrm>
                    <a:prstGeom prst="rect">
                      <a:avLst/>
                    </a:prstGeom>
                  </pic:spPr>
                </pic:pic>
              </a:graphicData>
            </a:graphic>
          </wp:anchor>
        </w:drawing>
      </w:r>
      <w:r w:rsidR="005C3214" w:rsidRPr="00EA4A55">
        <w:rPr>
          <w:b/>
        </w:rPr>
        <w:t xml:space="preserve">Figure </w:t>
      </w:r>
      <w:r w:rsidR="00A65707" w:rsidRPr="00EA4A55">
        <w:rPr>
          <w:b/>
        </w:rPr>
        <w:fldChar w:fldCharType="begin"/>
      </w:r>
      <w:r w:rsidR="00FC7E2D" w:rsidRPr="00EA4A55">
        <w:rPr>
          <w:b/>
        </w:rPr>
        <w:instrText xml:space="preserve"> SEQ Figure \* ARABIC </w:instrText>
      </w:r>
      <w:r w:rsidR="00A65707" w:rsidRPr="00EA4A55">
        <w:rPr>
          <w:b/>
        </w:rPr>
        <w:fldChar w:fldCharType="separate"/>
      </w:r>
      <w:r w:rsidR="00256273">
        <w:rPr>
          <w:b/>
          <w:noProof/>
        </w:rPr>
        <w:t>14</w:t>
      </w:r>
      <w:r w:rsidR="00A65707" w:rsidRPr="00EA4A55">
        <w:rPr>
          <w:b/>
        </w:rPr>
        <w:fldChar w:fldCharType="end"/>
      </w:r>
      <w:r w:rsidR="005C3214" w:rsidRPr="00EA4A55">
        <w:rPr>
          <w:b/>
        </w:rPr>
        <w:t>: DataMart Client Network List Dialog</w:t>
      </w:r>
      <w:r w:rsidR="00EA4A55">
        <w:rPr>
          <w:b/>
        </w:rPr>
        <w:br w:type="page"/>
      </w:r>
    </w:p>
    <w:p w:rsidR="00E971B3" w:rsidRDefault="00E971B3" w:rsidP="00055F1B">
      <w:pPr>
        <w:pStyle w:val="ListParagraph"/>
        <w:numPr>
          <w:ilvl w:val="0"/>
          <w:numId w:val="19"/>
        </w:numPr>
      </w:pPr>
      <w:r>
        <w:t>Click the “Add” button to enter the network connection settings:</w:t>
      </w:r>
    </w:p>
    <w:p w:rsidR="00C47F42" w:rsidRDefault="00E971B3" w:rsidP="00C47F42">
      <w:pPr>
        <w:keepNext/>
        <w:jc w:val="center"/>
      </w:pPr>
      <w:r>
        <w:rPr>
          <w:noProof/>
        </w:rPr>
        <w:drawing>
          <wp:inline distT="0" distB="0" distL="0" distR="0">
            <wp:extent cx="3604976" cy="4136065"/>
            <wp:effectExtent l="19050" t="0" r="0" b="0"/>
            <wp:docPr id="40" name="Picture 40" descr="Screenshot of the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611254" cy="4135272"/>
                    </a:xfrm>
                    <a:prstGeom prst="rect">
                      <a:avLst/>
                    </a:prstGeom>
                  </pic:spPr>
                </pic:pic>
              </a:graphicData>
            </a:graphic>
          </wp:inline>
        </w:drawing>
      </w:r>
    </w:p>
    <w:p w:rsidR="00E971B3" w:rsidRDefault="00C47F42" w:rsidP="00C47F42">
      <w:pPr>
        <w:pStyle w:val="Caption"/>
        <w:jc w:val="center"/>
      </w:pPr>
      <w:r>
        <w:t xml:space="preserve">Figure </w:t>
      </w:r>
      <w:fldSimple w:instr=" SEQ Figure \* ARABIC ">
        <w:r w:rsidR="00256273">
          <w:rPr>
            <w:noProof/>
          </w:rPr>
          <w:t>15</w:t>
        </w:r>
      </w:fldSimple>
      <w:r>
        <w:t>: DataMart Client Network Settings Dialog</w:t>
      </w:r>
    </w:p>
    <w:p w:rsidR="00E971B3" w:rsidRDefault="00E971B3" w:rsidP="00055F1B">
      <w:pPr>
        <w:pStyle w:val="ListParagraph"/>
        <w:numPr>
          <w:ilvl w:val="0"/>
          <w:numId w:val="19"/>
        </w:numPr>
      </w:pPr>
      <w:r>
        <w:t xml:space="preserve">Enter a friendly network name and the network </w:t>
      </w:r>
      <w:r w:rsidR="00A34B1B">
        <w:t>Portal</w:t>
      </w:r>
      <w:r>
        <w:t xml:space="preserve"> web service URL in “Service URL” edit control that follows the following pattern:</w:t>
      </w:r>
    </w:p>
    <w:p w:rsidR="00E971B3" w:rsidRDefault="00A65707" w:rsidP="00E971B3">
      <w:pPr>
        <w:jc w:val="center"/>
      </w:pPr>
      <w:hyperlink w:history="1">
        <w:r w:rsidR="00E971B3" w:rsidRPr="009663E8">
          <w:rPr>
            <w:rStyle w:val="Hyperlink"/>
            <w:rFonts w:asciiTheme="minorHAnsi" w:hAnsiTheme="minorHAnsi"/>
          </w:rPr>
          <w:t>https://</w:t>
        </w:r>
        <w:r w:rsidR="00E971B3" w:rsidRPr="00035272">
          <w:rPr>
            <w:rStyle w:val="Hyperlink"/>
            <w:rFonts w:asciiTheme="minorHAnsi" w:hAnsiTheme="minorHAnsi"/>
            <w:color w:val="FF0000"/>
          </w:rPr>
          <w:t>{</w:t>
        </w:r>
        <w:r w:rsidR="00E971B3" w:rsidRPr="00035272">
          <w:rPr>
            <w:rStyle w:val="Hyperlink"/>
            <w:rFonts w:asciiTheme="minorHAnsi" w:hAnsiTheme="minorHAnsi"/>
            <w:i/>
            <w:color w:val="FF0000"/>
          </w:rPr>
          <w:t>YourNetworkDomainName</w:t>
        </w:r>
        <w:r w:rsidR="00E971B3" w:rsidRPr="00035272">
          <w:rPr>
            <w:rStyle w:val="Hyperlink"/>
            <w:rFonts w:asciiTheme="minorHAnsi" w:hAnsiTheme="minorHAnsi"/>
            <w:color w:val="FF0000"/>
          </w:rPr>
          <w:t>}</w:t>
        </w:r>
        <w:r w:rsidR="00E971B3" w:rsidRPr="009663E8">
          <w:rPr>
            <w:rStyle w:val="Hyperlink"/>
            <w:rFonts w:asciiTheme="minorHAnsi" w:hAnsiTheme="minorHAnsi"/>
          </w:rPr>
          <w:t>/api/soap/dmclient</w:t>
        </w:r>
      </w:hyperlink>
      <w:r w:rsidR="00E971B3">
        <w:t xml:space="preserve"> </w:t>
      </w:r>
    </w:p>
    <w:p w:rsidR="00E971B3" w:rsidRDefault="00E971B3" w:rsidP="00035272">
      <w:pPr>
        <w:ind w:left="720"/>
      </w:pPr>
      <w:r>
        <w:t xml:space="preserve"> “</w:t>
      </w:r>
      <w:proofErr w:type="spellStart"/>
      <w:r w:rsidRPr="00E971B3">
        <w:rPr>
          <w:i/>
        </w:rPr>
        <w:t>YourNetworkDomainName</w:t>
      </w:r>
      <w:proofErr w:type="spellEnd"/>
      <w:r>
        <w:t xml:space="preserve">” is the same value you use when you log into the network </w:t>
      </w:r>
      <w:r w:rsidR="00A34B1B">
        <w:t>Portal</w:t>
      </w:r>
      <w:r>
        <w:t>.</w:t>
      </w:r>
    </w:p>
    <w:p w:rsidR="00E971B3" w:rsidRDefault="00E971B3" w:rsidP="00055F1B">
      <w:pPr>
        <w:pStyle w:val="ListParagraph"/>
        <w:numPr>
          <w:ilvl w:val="0"/>
          <w:numId w:val="19"/>
        </w:numPr>
      </w:pPr>
      <w:r>
        <w:t>Next enter your username and password into the edit controls.  If you’re using X.509 certificates to authenticate to the network, scroll through the list and choose the certificate you installed to access the PopMedNet network.</w:t>
      </w:r>
    </w:p>
    <w:p w:rsidR="00EA4A55" w:rsidRDefault="00EA4A55">
      <w:pPr>
        <w:spacing w:after="0" w:line="240" w:lineRule="auto"/>
      </w:pPr>
      <w:r>
        <w:br w:type="page"/>
      </w:r>
    </w:p>
    <w:p w:rsidR="00E971B3" w:rsidRDefault="00E971B3" w:rsidP="00055F1B">
      <w:pPr>
        <w:pStyle w:val="ListParagraph"/>
        <w:numPr>
          <w:ilvl w:val="0"/>
          <w:numId w:val="19"/>
        </w:numPr>
      </w:pPr>
      <w:r>
        <w:t>Now press “Test” button to test your connection information.  You should see “Connection Successful” message box as follows:</w:t>
      </w:r>
    </w:p>
    <w:p w:rsidR="00C47F42" w:rsidRDefault="00E971B3" w:rsidP="00C47F42">
      <w:pPr>
        <w:keepNext/>
        <w:jc w:val="center"/>
      </w:pPr>
      <w:r>
        <w:rPr>
          <w:noProof/>
        </w:rPr>
        <w:drawing>
          <wp:inline distT="0" distB="0" distL="0" distR="0">
            <wp:extent cx="4269740" cy="4917440"/>
            <wp:effectExtent l="19050" t="0" r="0" b="0"/>
            <wp:docPr id="44" name="Picture 44" descr="Screenshot of a &quot;connection successful&quot; message on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9740" cy="4917440"/>
                    </a:xfrm>
                    <a:prstGeom prst="rect">
                      <a:avLst/>
                    </a:prstGeom>
                    <a:noFill/>
                    <a:ln>
                      <a:noFill/>
                    </a:ln>
                  </pic:spPr>
                </pic:pic>
              </a:graphicData>
            </a:graphic>
          </wp:inline>
        </w:drawing>
      </w:r>
    </w:p>
    <w:p w:rsidR="00E971B3" w:rsidRDefault="00C47F42" w:rsidP="00C47F42">
      <w:pPr>
        <w:pStyle w:val="Caption"/>
        <w:jc w:val="center"/>
      </w:pPr>
      <w:r>
        <w:t xml:space="preserve">Figure </w:t>
      </w:r>
      <w:fldSimple w:instr=" SEQ Figure \* ARABIC ">
        <w:r w:rsidR="00256273">
          <w:rPr>
            <w:noProof/>
          </w:rPr>
          <w:t>16</w:t>
        </w:r>
      </w:fldSimple>
      <w:r>
        <w:t>: DataMart Client Network Settings - Connection Successful Message</w:t>
      </w:r>
    </w:p>
    <w:p w:rsidR="00A359B5" w:rsidRDefault="00035272">
      <w:pPr>
        <w:spacing w:after="0" w:line="240" w:lineRule="auto"/>
      </w:pPr>
      <w:r>
        <w:t>*</w:t>
      </w:r>
      <w:r w:rsidR="00E971B3">
        <w:t xml:space="preserve">If the connection fails, see your </w:t>
      </w:r>
      <w:r w:rsidR="004E64D5">
        <w:t xml:space="preserve">Network </w:t>
      </w:r>
      <w:r w:rsidR="00E971B3">
        <w:t>Administrator for support.</w:t>
      </w:r>
      <w:r w:rsidR="00A359B5">
        <w:br w:type="page"/>
      </w:r>
    </w:p>
    <w:p w:rsidR="00E971B3" w:rsidRDefault="00E971B3" w:rsidP="00035272">
      <w:pPr>
        <w:ind w:firstLine="720"/>
      </w:pPr>
    </w:p>
    <w:p w:rsidR="00E971B3" w:rsidRDefault="00E971B3" w:rsidP="00055F1B">
      <w:pPr>
        <w:pStyle w:val="ListParagraph"/>
        <w:numPr>
          <w:ilvl w:val="0"/>
          <w:numId w:val="19"/>
        </w:numPr>
      </w:pPr>
      <w:r>
        <w:t>Click the “</w:t>
      </w:r>
      <w:r w:rsidR="00A34B1B">
        <w:t>OK</w:t>
      </w:r>
      <w:r>
        <w:t xml:space="preserve">” button on the message box to return to the </w:t>
      </w:r>
      <w:r w:rsidR="00E15424">
        <w:t>Network Settings dialog box that will display the list of DataMarts you have rights to administer.</w:t>
      </w:r>
    </w:p>
    <w:p w:rsidR="00C47F42" w:rsidRDefault="00E15424" w:rsidP="00C47F42">
      <w:pPr>
        <w:keepNext/>
        <w:jc w:val="center"/>
      </w:pPr>
      <w:r>
        <w:rPr>
          <w:noProof/>
        </w:rPr>
        <w:drawing>
          <wp:inline distT="0" distB="0" distL="0" distR="0">
            <wp:extent cx="4267200" cy="4895850"/>
            <wp:effectExtent l="19050" t="0" r="0" b="0"/>
            <wp:docPr id="58" name="Picture 58" descr="Screenshot of a list of DataMarts in DataMart Client Network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67200" cy="4895850"/>
                    </a:xfrm>
                    <a:prstGeom prst="rect">
                      <a:avLst/>
                    </a:prstGeom>
                  </pic:spPr>
                </pic:pic>
              </a:graphicData>
            </a:graphic>
          </wp:inline>
        </w:drawing>
      </w:r>
    </w:p>
    <w:p w:rsidR="00E15424" w:rsidRDefault="00C47F42" w:rsidP="00C47F42">
      <w:pPr>
        <w:pStyle w:val="Caption"/>
        <w:jc w:val="center"/>
      </w:pPr>
      <w:r>
        <w:t xml:space="preserve">Figure </w:t>
      </w:r>
      <w:fldSimple w:instr=" SEQ Figure \* ARABIC ">
        <w:r w:rsidR="00256273">
          <w:rPr>
            <w:noProof/>
          </w:rPr>
          <w:t>17</w:t>
        </w:r>
      </w:fldSimple>
      <w:r>
        <w:t>: DataMart Client Network Settings - DataMarts Panel Dialog</w:t>
      </w:r>
    </w:p>
    <w:p w:rsidR="00E971B3" w:rsidRDefault="00E15424" w:rsidP="00035272">
      <w:pPr>
        <w:pStyle w:val="ListParagraph"/>
        <w:numPr>
          <w:ilvl w:val="0"/>
          <w:numId w:val="19"/>
        </w:numPr>
      </w:pPr>
      <w:r>
        <w:t>Click the “Apply” button to save your connection sett</w:t>
      </w:r>
      <w:r w:rsidR="00035272">
        <w:t xml:space="preserve">ings and proceed to section 4.5 to configure your </w:t>
      </w:r>
      <w:r w:rsidR="004E64D5">
        <w:t>DataMart</w:t>
      </w:r>
      <w:r w:rsidR="00035272">
        <w:t>.</w:t>
      </w:r>
    </w:p>
    <w:p w:rsidR="00A359B5" w:rsidRDefault="00A359B5">
      <w:pPr>
        <w:spacing w:after="0" w:line="240" w:lineRule="auto"/>
        <w:rPr>
          <w:rFonts w:eastAsia="Times New Roman"/>
          <w:b/>
          <w:bCs/>
          <w:iCs/>
          <w:sz w:val="28"/>
          <w:szCs w:val="32"/>
        </w:rPr>
      </w:pPr>
      <w:r>
        <w:br w:type="page"/>
      </w:r>
    </w:p>
    <w:p w:rsidR="00DF7EF9" w:rsidRDefault="00DF7EF9" w:rsidP="008C61E4">
      <w:pPr>
        <w:pStyle w:val="Heading2"/>
      </w:pPr>
      <w:bookmarkStart w:id="21" w:name="_Toc361999473"/>
      <w:r>
        <w:t>Configure Your DataMarts</w:t>
      </w:r>
      <w:bookmarkEnd w:id="21"/>
    </w:p>
    <w:p w:rsidR="00DF7EF9" w:rsidRDefault="00DF7EF9" w:rsidP="00DF7EF9">
      <w:r>
        <w:t>Now that you are connected to the network, you need to configure the settings for each of the DataMarts you’ve been granted privileges to administer.  For each DataMart in the list, perform the following steps:</w:t>
      </w:r>
    </w:p>
    <w:p w:rsidR="00DF7EF9" w:rsidRDefault="00DF7EF9" w:rsidP="00E330A0">
      <w:pPr>
        <w:pStyle w:val="ListParagraph"/>
        <w:numPr>
          <w:ilvl w:val="0"/>
          <w:numId w:val="23"/>
        </w:numPr>
      </w:pPr>
      <w:r>
        <w:t>Double click the DataMart item in the list of DataMarts or select it and press “Edit”.</w:t>
      </w:r>
    </w:p>
    <w:p w:rsidR="00DF7EF9" w:rsidRDefault="00DF7EF9" w:rsidP="00E330A0">
      <w:pPr>
        <w:ind w:left="90" w:firstLine="720"/>
      </w:pPr>
      <w:r>
        <w:t>This action will display the DataMart Settings dialog as follows:</w:t>
      </w:r>
    </w:p>
    <w:p w:rsidR="00C47F42" w:rsidRDefault="00DF7EF9" w:rsidP="00C47F42">
      <w:pPr>
        <w:keepNext/>
        <w:jc w:val="center"/>
      </w:pPr>
      <w:r>
        <w:rPr>
          <w:noProof/>
        </w:rPr>
        <w:drawing>
          <wp:inline distT="0" distB="0" distL="0" distR="0">
            <wp:extent cx="3743325" cy="4495800"/>
            <wp:effectExtent l="19050" t="0" r="9525" b="0"/>
            <wp:docPr id="59" name="Picture 59" descr="Screenshot of the DataMart Client DataMart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743325" cy="4495800"/>
                    </a:xfrm>
                    <a:prstGeom prst="rect">
                      <a:avLst/>
                    </a:prstGeom>
                  </pic:spPr>
                </pic:pic>
              </a:graphicData>
            </a:graphic>
          </wp:inline>
        </w:drawing>
      </w:r>
    </w:p>
    <w:p w:rsidR="00DF7EF9" w:rsidRDefault="00C47F42" w:rsidP="00C47F42">
      <w:pPr>
        <w:pStyle w:val="Caption"/>
        <w:jc w:val="center"/>
      </w:pPr>
      <w:r>
        <w:t xml:space="preserve">Figure </w:t>
      </w:r>
      <w:fldSimple w:instr=" SEQ Figure \* ARABIC ">
        <w:r w:rsidR="00256273">
          <w:rPr>
            <w:noProof/>
          </w:rPr>
          <w:t>18</w:t>
        </w:r>
      </w:fldSimple>
      <w:r>
        <w:t>: DataMart Client DataMart Settings Dialog</w:t>
      </w:r>
    </w:p>
    <w:p w:rsidR="00E43007" w:rsidRDefault="00DF7EF9" w:rsidP="00E330A0">
      <w:pPr>
        <w:ind w:left="720"/>
      </w:pPr>
      <w:r>
        <w:t xml:space="preserve">There are two sections that need to be configured.  First, there is a list of “Models” that represent the various request model processors that are used to process queries issued to your DataMart.  </w:t>
      </w:r>
    </w:p>
    <w:p w:rsidR="00196A6F" w:rsidRDefault="00E43007">
      <w:pPr>
        <w:ind w:left="720"/>
      </w:pPr>
      <w:r>
        <w:t xml:space="preserve">For each item in the list, double click it or select it and press </w:t>
      </w:r>
      <w:r w:rsidR="00EA14F8">
        <w:t xml:space="preserve">Edit </w:t>
      </w:r>
      <w:r>
        <w:t>and proceed to step 2 below.</w:t>
      </w:r>
    </w:p>
    <w:p w:rsidR="00E43007" w:rsidRDefault="00E43007" w:rsidP="00E330A0">
      <w:pPr>
        <w:pStyle w:val="ListParagraph"/>
        <w:numPr>
          <w:ilvl w:val="0"/>
          <w:numId w:val="23"/>
        </w:numPr>
      </w:pPr>
      <w:r>
        <w:t>Edit each Model Processor and configure settings</w:t>
      </w:r>
    </w:p>
    <w:p w:rsidR="00DF7EF9" w:rsidRDefault="00DF7EF9" w:rsidP="00E330A0">
      <w:pPr>
        <w:ind w:left="720"/>
      </w:pPr>
      <w:r>
        <w:t xml:space="preserve">Each processor may have different properties that need to be set.  The </w:t>
      </w:r>
      <w:r w:rsidR="00E43007">
        <w:t>following sections</w:t>
      </w:r>
      <w:r>
        <w:t xml:space="preserve"> describe these properties</w:t>
      </w:r>
      <w:r w:rsidR="00E43007">
        <w:t>.  Once this is don</w:t>
      </w:r>
      <w:r w:rsidR="00E330A0">
        <w:t xml:space="preserve">e for all your model processors, </w:t>
      </w:r>
      <w:r w:rsidR="00E43007">
        <w:t>proceed to section 4.6 Configure DataMart Unattended Operation.</w:t>
      </w:r>
    </w:p>
    <w:p w:rsidR="00E43007" w:rsidRDefault="00E43007" w:rsidP="008C61E4">
      <w:pPr>
        <w:pStyle w:val="Heading3"/>
      </w:pPr>
      <w:bookmarkStart w:id="22" w:name="_Toc361999474"/>
      <w:r>
        <w:t>Summary Query Model Processor Settings</w:t>
      </w:r>
      <w:bookmarkEnd w:id="22"/>
    </w:p>
    <w:p w:rsidR="00E43007" w:rsidRPr="00E43007" w:rsidRDefault="00E43007" w:rsidP="00E43007">
      <w:r>
        <w:t>For Summary Query model processors</w:t>
      </w:r>
      <w:r w:rsidR="0091295E">
        <w:t xml:space="preserve"> (Summary: Prevalence Queries, Summary: Incidence Queries, and Summary: Most Frequently Used Queries)</w:t>
      </w:r>
      <w:r>
        <w:t>, the following dialog will be displayed:</w:t>
      </w:r>
    </w:p>
    <w:p w:rsidR="00DF7EF9" w:rsidRDefault="00DF7EF9" w:rsidP="00DF7EF9"/>
    <w:p w:rsidR="00C47F42" w:rsidRDefault="00DF7EF9" w:rsidP="00C47F42">
      <w:pPr>
        <w:keepNext/>
        <w:jc w:val="center"/>
      </w:pPr>
      <w:r>
        <w:rPr>
          <w:noProof/>
        </w:rPr>
        <w:drawing>
          <wp:inline distT="0" distB="0" distL="0" distR="0">
            <wp:extent cx="3743325" cy="4733925"/>
            <wp:effectExtent l="19050" t="0" r="9525" b="0"/>
            <wp:docPr id="60" name="Picture 60" descr="Screenshot of the Summary Table model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743325" cy="4733925"/>
                    </a:xfrm>
                    <a:prstGeom prst="rect">
                      <a:avLst/>
                    </a:prstGeom>
                  </pic:spPr>
                </pic:pic>
              </a:graphicData>
            </a:graphic>
          </wp:inline>
        </w:drawing>
      </w:r>
    </w:p>
    <w:p w:rsidR="00DF7EF9" w:rsidRDefault="00C47F42" w:rsidP="00C47F42">
      <w:pPr>
        <w:pStyle w:val="Caption"/>
        <w:jc w:val="center"/>
      </w:pPr>
      <w:r>
        <w:t xml:space="preserve">Figure </w:t>
      </w:r>
      <w:fldSimple w:instr=" SEQ Figure \* ARABIC ">
        <w:r w:rsidR="00256273">
          <w:rPr>
            <w:noProof/>
          </w:rPr>
          <w:t>19</w:t>
        </w:r>
      </w:fldSimple>
      <w:r>
        <w:t>: Summary Table Model Settings Dialog</w:t>
      </w:r>
    </w:p>
    <w:p w:rsidR="002B51EC" w:rsidRDefault="00E43007" w:rsidP="002B51EC">
      <w:r w:rsidRPr="000E557F">
        <w:t>Use the Data Source dropdown menu to select th</w:t>
      </w:r>
      <w:r>
        <w:t xml:space="preserve">e DataMart name you created in </w:t>
      </w:r>
      <w:r w:rsidR="008878BB" w:rsidRPr="00EB4954">
        <w:rPr>
          <w:highlight w:val="yellow"/>
        </w:rPr>
        <w:t xml:space="preserve">Section </w:t>
      </w:r>
      <w:fldSimple w:instr=" REF _Ref277593004 \r \h  \* MERGEFORMAT ">
        <w:r w:rsidR="003D3B6F">
          <w:rPr>
            <w:highlight w:val="yellow"/>
          </w:rPr>
          <w:t xml:space="preserve">4.3  </w:t>
        </w:r>
      </w:fldSimple>
      <w:fldSimple w:instr=" REF _Ref277593004 \h  \* MERGEFORMAT ">
        <w:r w:rsidR="00055A12" w:rsidRPr="00055A12">
          <w:rPr>
            <w:highlight w:val="yellow"/>
          </w:rPr>
          <w:t>Creating an ODBC Connection</w:t>
        </w:r>
      </w:fldSimple>
      <w:r w:rsidRPr="000E557F">
        <w:t xml:space="preserve"> (</w:t>
      </w:r>
      <w:r>
        <w:t>for example,</w:t>
      </w:r>
      <w:r w:rsidRPr="000E557F">
        <w:t xml:space="preserve"> </w:t>
      </w:r>
      <w:r>
        <w:t>[Network Name]_</w:t>
      </w:r>
      <w:r w:rsidRPr="000E557F">
        <w:t>Summary</w:t>
      </w:r>
      <w:r>
        <w:t xml:space="preserve"> </w:t>
      </w:r>
      <w:r w:rsidRPr="000E557F">
        <w:t xml:space="preserve">Tables). This is the DataMart that will be used when queries are sent to the DataMart. </w:t>
      </w:r>
      <w:r>
        <w:t xml:space="preserve">Any number of additional DataMarts can be created to direct queries to other data resources.  </w:t>
      </w:r>
    </w:p>
    <w:p w:rsidR="002B51EC" w:rsidRPr="00812427" w:rsidRDefault="002B51EC" w:rsidP="002B51EC">
      <w:r w:rsidRPr="00812427">
        <w:t xml:space="preserve">The low cell count setting </w:t>
      </w:r>
      <w:r>
        <w:t xml:space="preserve">allows you to specify a cell count limit for results.  This setting </w:t>
      </w:r>
      <w:r w:rsidRPr="00812427">
        <w:t>scan</w:t>
      </w:r>
      <w:r>
        <w:t>s</w:t>
      </w:r>
      <w:r w:rsidRPr="00812427">
        <w:t xml:space="preserve"> </w:t>
      </w:r>
      <w:r>
        <w:t xml:space="preserve">the query </w:t>
      </w:r>
      <w:r w:rsidRPr="00812427">
        <w:t xml:space="preserve">results for any individual cell that is less than the specified limit and highlights that row in yellow. </w:t>
      </w:r>
      <w:r>
        <w:t>You</w:t>
      </w:r>
      <w:r w:rsidRPr="00812427">
        <w:t xml:space="preserve"> can then choose to upload the results without changing the low cells or click “Change Count” to change the relevant cells to </w:t>
      </w:r>
      <w:r>
        <w:t>zero</w:t>
      </w:r>
      <w:r w:rsidRPr="00812427">
        <w:t xml:space="preserve"> before uploading. </w:t>
      </w:r>
      <w:r w:rsidR="00EA14F8">
        <w:t>See the screenshot below for an example.</w:t>
      </w:r>
    </w:p>
    <w:p w:rsidR="002B51EC" w:rsidRPr="00812427" w:rsidRDefault="002B51EC" w:rsidP="002B51EC">
      <w:r w:rsidRPr="00AF57A2">
        <w:rPr>
          <w:b/>
        </w:rPr>
        <w:t>Note</w:t>
      </w:r>
      <w:r w:rsidRPr="00812427">
        <w:t xml:space="preserve">: </w:t>
      </w:r>
      <w:r w:rsidRPr="0058408A">
        <w:rPr>
          <w:b/>
        </w:rPr>
        <w:t>If you select “Process new queries automatically and upload results” in the Unattended Operation settings, results will be uploaded regardless of the low cell count setting.</w:t>
      </w:r>
    </w:p>
    <w:p w:rsidR="00C47F42" w:rsidRDefault="002B51EC" w:rsidP="00C47F42">
      <w:pPr>
        <w:keepNext/>
      </w:pPr>
      <w:r>
        <w:rPr>
          <w:noProof/>
        </w:rPr>
        <w:drawing>
          <wp:inline distT="0" distB="0" distL="0" distR="0">
            <wp:extent cx="5076142" cy="2934108"/>
            <wp:effectExtent l="19050" t="19050" r="10208" b="18642"/>
            <wp:docPr id="66" name="Picture 4" descr="Screenshot of a request response form in the DataMart Client with low cell counts highlighted and low cell count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075168" cy="2933545"/>
                    </a:xfrm>
                    <a:prstGeom prst="rect">
                      <a:avLst/>
                    </a:prstGeom>
                    <a:noFill/>
                    <a:ln w="3175" cap="rnd" cmpd="dbl">
                      <a:solidFill>
                        <a:schemeClr val="tx1"/>
                      </a:solidFill>
                      <a:miter lim="800000"/>
                      <a:headEnd/>
                      <a:tailEnd/>
                    </a:ln>
                  </pic:spPr>
                </pic:pic>
              </a:graphicData>
            </a:graphic>
          </wp:inline>
        </w:drawing>
      </w:r>
    </w:p>
    <w:p w:rsidR="002B51EC" w:rsidRDefault="00C47F42" w:rsidP="00C47F42">
      <w:pPr>
        <w:pStyle w:val="Caption"/>
      </w:pPr>
      <w:r>
        <w:t xml:space="preserve">Figure </w:t>
      </w:r>
      <w:fldSimple w:instr=" SEQ Figure \* ARABIC ">
        <w:r w:rsidR="00256273">
          <w:rPr>
            <w:noProof/>
          </w:rPr>
          <w:t>20</w:t>
        </w:r>
      </w:fldSimple>
      <w:r>
        <w:t>: Request Response Low Cell Count Message</w:t>
      </w:r>
    </w:p>
    <w:p w:rsidR="00E330A0" w:rsidRDefault="00E43007" w:rsidP="00E43007">
      <w:pPr>
        <w:ind w:left="360"/>
      </w:pPr>
      <w:r>
        <w:t xml:space="preserve">Press </w:t>
      </w:r>
      <w:r w:rsidR="00A34B1B">
        <w:t>OK</w:t>
      </w:r>
      <w:r>
        <w:t xml:space="preserve"> once you’ve entered the ODBC connection name and entered a value for the Low Cell Count threshold.</w:t>
      </w:r>
    </w:p>
    <w:p w:rsidR="00E43007" w:rsidRDefault="00E43007" w:rsidP="008C61E4">
      <w:pPr>
        <w:pStyle w:val="Heading3"/>
      </w:pPr>
      <w:bookmarkStart w:id="23" w:name="_Toc361999475"/>
      <w:r>
        <w:t>File Distribution Model Processor</w:t>
      </w:r>
      <w:bookmarkEnd w:id="23"/>
    </w:p>
    <w:p w:rsidR="00E43007" w:rsidRDefault="00E43007" w:rsidP="003F0878">
      <w:r>
        <w:t>Currently there is no setting for the File Distribution request’s model processor.</w:t>
      </w:r>
    </w:p>
    <w:p w:rsidR="00A359B5" w:rsidRDefault="00A359B5">
      <w:pPr>
        <w:spacing w:after="0" w:line="240" w:lineRule="auto"/>
        <w:rPr>
          <w:rFonts w:eastAsia="Times New Roman"/>
          <w:b/>
          <w:bCs/>
          <w:sz w:val="26"/>
          <w:szCs w:val="26"/>
        </w:rPr>
      </w:pPr>
      <w:r>
        <w:br w:type="page"/>
      </w:r>
    </w:p>
    <w:p w:rsidR="00E43007" w:rsidRDefault="00E43007" w:rsidP="008C61E4">
      <w:pPr>
        <w:pStyle w:val="Heading3"/>
      </w:pPr>
      <w:bookmarkStart w:id="24" w:name="_Toc361999476"/>
      <w:r>
        <w:t xml:space="preserve">ESP </w:t>
      </w:r>
      <w:proofErr w:type="spellStart"/>
      <w:r>
        <w:t>QueryBuilder</w:t>
      </w:r>
      <w:proofErr w:type="spellEnd"/>
      <w:r>
        <w:t xml:space="preserve"> </w:t>
      </w:r>
      <w:r w:rsidR="00667342">
        <w:t xml:space="preserve">and SQL Distribution </w:t>
      </w:r>
      <w:r>
        <w:t>Model Processor</w:t>
      </w:r>
      <w:r w:rsidR="00667342">
        <w:t>s</w:t>
      </w:r>
      <w:bookmarkEnd w:id="24"/>
    </w:p>
    <w:p w:rsidR="00682A89" w:rsidRDefault="00682A89" w:rsidP="00682A89">
      <w:r>
        <w:t>For the E</w:t>
      </w:r>
      <w:r w:rsidR="00E330A0">
        <w:t xml:space="preserve">SP </w:t>
      </w:r>
      <w:proofErr w:type="spellStart"/>
      <w:r w:rsidR="00E330A0">
        <w:t>QueryBuilder</w:t>
      </w:r>
      <w:proofErr w:type="spellEnd"/>
      <w:r w:rsidR="00E330A0">
        <w:t xml:space="preserve"> </w:t>
      </w:r>
      <w:r w:rsidR="00667342">
        <w:t xml:space="preserve">and SQL Distribution </w:t>
      </w:r>
      <w:r w:rsidR="00E330A0">
        <w:t>model processor</w:t>
      </w:r>
      <w:r w:rsidR="00667342">
        <w:t>s</w:t>
      </w:r>
      <w:r>
        <w:t xml:space="preserve"> shown below, you need to enter your connection string information to access </w:t>
      </w:r>
      <w:r w:rsidR="00E13C96">
        <w:t xml:space="preserve">the </w:t>
      </w:r>
      <w:r>
        <w:t xml:space="preserve">ESP database.  See your local </w:t>
      </w:r>
      <w:r w:rsidR="004E64D5">
        <w:t xml:space="preserve">Network </w:t>
      </w:r>
      <w:r>
        <w:t xml:space="preserve">Administrator for guidance on entering these settings.  Once you’ve entered your settings, click the “Test” button to ensure you can connect successfully to the database.  If this fails, see your local </w:t>
      </w:r>
      <w:r w:rsidR="003D4C7B">
        <w:t xml:space="preserve">Network </w:t>
      </w:r>
      <w:r>
        <w:t>Administrator to resolve the problem.</w:t>
      </w:r>
    </w:p>
    <w:p w:rsidR="00682A89" w:rsidRDefault="00682A89" w:rsidP="00682A89"/>
    <w:p w:rsidR="00C47F42" w:rsidRDefault="00682A89" w:rsidP="00C47F42">
      <w:pPr>
        <w:keepNext/>
        <w:jc w:val="center"/>
      </w:pPr>
      <w:r>
        <w:rPr>
          <w:noProof/>
        </w:rPr>
        <w:drawing>
          <wp:inline distT="0" distB="0" distL="0" distR="0">
            <wp:extent cx="4286250" cy="4902200"/>
            <wp:effectExtent l="19050" t="0" r="0" b="0"/>
            <wp:docPr id="63" name="Picture 63" descr="Screenshot of the ESP model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4902200"/>
                    </a:xfrm>
                    <a:prstGeom prst="rect">
                      <a:avLst/>
                    </a:prstGeom>
                    <a:noFill/>
                    <a:ln>
                      <a:noFill/>
                    </a:ln>
                  </pic:spPr>
                </pic:pic>
              </a:graphicData>
            </a:graphic>
          </wp:inline>
        </w:drawing>
      </w:r>
    </w:p>
    <w:p w:rsidR="00682A89" w:rsidRPr="00682A89" w:rsidRDefault="00C47F42" w:rsidP="00C47F42">
      <w:pPr>
        <w:pStyle w:val="Caption"/>
        <w:jc w:val="center"/>
      </w:pPr>
      <w:r>
        <w:t xml:space="preserve">Figure </w:t>
      </w:r>
      <w:fldSimple w:instr=" SEQ Figure \* ARABIC ">
        <w:r w:rsidR="00256273">
          <w:rPr>
            <w:noProof/>
          </w:rPr>
          <w:t>21</w:t>
        </w:r>
      </w:fldSimple>
      <w:r>
        <w:t>: ESP Model Settings Dialog – Connection Successful</w:t>
      </w:r>
    </w:p>
    <w:p w:rsidR="00A359B5" w:rsidRDefault="00A359B5">
      <w:pPr>
        <w:spacing w:after="0" w:line="240" w:lineRule="auto"/>
        <w:rPr>
          <w:rFonts w:eastAsia="Times New Roman"/>
          <w:b/>
          <w:bCs/>
          <w:iCs/>
          <w:sz w:val="28"/>
          <w:szCs w:val="32"/>
        </w:rPr>
      </w:pPr>
      <w:r>
        <w:br w:type="page"/>
      </w:r>
    </w:p>
    <w:p w:rsidR="000B1678" w:rsidRDefault="00D47EDE" w:rsidP="008C61E4">
      <w:pPr>
        <w:pStyle w:val="Heading2"/>
      </w:pPr>
      <w:bookmarkStart w:id="25" w:name="_Toc361999477"/>
      <w:r w:rsidRPr="000E557F">
        <w:t xml:space="preserve">Configuring </w:t>
      </w:r>
      <w:r w:rsidR="00682A89">
        <w:t>y</w:t>
      </w:r>
      <w:r w:rsidRPr="000E557F">
        <w:t>our</w:t>
      </w:r>
      <w:r w:rsidR="000C137C" w:rsidRPr="000E557F">
        <w:t xml:space="preserve"> </w:t>
      </w:r>
      <w:r w:rsidR="001835D5" w:rsidRPr="000E557F">
        <w:t>DataMart</w:t>
      </w:r>
      <w:r w:rsidR="00682A89">
        <w:t xml:space="preserve"> Unattended Operations</w:t>
      </w:r>
      <w:bookmarkEnd w:id="25"/>
    </w:p>
    <w:p w:rsidR="00682A89" w:rsidRDefault="00682A89" w:rsidP="00682A89">
      <w:pPr>
        <w:autoSpaceDE w:val="0"/>
        <w:autoSpaceDN w:val="0"/>
        <w:adjustRightInd w:val="0"/>
        <w:spacing w:after="0"/>
      </w:pPr>
      <w:r>
        <w:t xml:space="preserve">Now that the model processors have been configured, you need to configure your DataMart’s Unattended Operation settings.   </w:t>
      </w:r>
      <w:r w:rsidR="002F1459">
        <w:t>Once you have modified your settings, click OK to save</w:t>
      </w:r>
      <w:r>
        <w:t xml:space="preserve"> </w:t>
      </w:r>
      <w:r w:rsidR="002F1459">
        <w:t xml:space="preserve">and </w:t>
      </w:r>
      <w:r>
        <w:t>return the DataMart settings form:</w:t>
      </w:r>
    </w:p>
    <w:p w:rsidR="00806EBE" w:rsidRDefault="00806EBE" w:rsidP="00682A89">
      <w:pPr>
        <w:autoSpaceDE w:val="0"/>
        <w:autoSpaceDN w:val="0"/>
        <w:adjustRightInd w:val="0"/>
        <w:spacing w:after="0"/>
      </w:pPr>
    </w:p>
    <w:p w:rsidR="00C47F42" w:rsidRDefault="00682A89" w:rsidP="00C47F42">
      <w:pPr>
        <w:keepNext/>
        <w:autoSpaceDE w:val="0"/>
        <w:autoSpaceDN w:val="0"/>
        <w:adjustRightInd w:val="0"/>
        <w:spacing w:after="0"/>
        <w:jc w:val="center"/>
      </w:pPr>
      <w:r>
        <w:rPr>
          <w:noProof/>
        </w:rPr>
        <w:drawing>
          <wp:inline distT="0" distB="0" distL="0" distR="0">
            <wp:extent cx="3743325" cy="4495800"/>
            <wp:effectExtent l="19050" t="0" r="9525" b="0"/>
            <wp:docPr id="65" name="Picture 65" descr="Screenshot of the unattended operation panel in DataMart Client DataMar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743325" cy="4495800"/>
                    </a:xfrm>
                    <a:prstGeom prst="rect">
                      <a:avLst/>
                    </a:prstGeom>
                  </pic:spPr>
                </pic:pic>
              </a:graphicData>
            </a:graphic>
          </wp:inline>
        </w:drawing>
      </w:r>
    </w:p>
    <w:p w:rsidR="00682A89" w:rsidRDefault="00C47F42" w:rsidP="00C47F42">
      <w:pPr>
        <w:pStyle w:val="Caption"/>
        <w:jc w:val="center"/>
      </w:pPr>
      <w:r>
        <w:t xml:space="preserve">Figure </w:t>
      </w:r>
      <w:fldSimple w:instr=" SEQ Figure \* ARABIC ">
        <w:r w:rsidR="00256273">
          <w:rPr>
            <w:noProof/>
          </w:rPr>
          <w:t>22</w:t>
        </w:r>
      </w:fldSimple>
      <w:r>
        <w:t>: Unattended Operation Settings Dialog</w:t>
      </w:r>
    </w:p>
    <w:p w:rsidR="00682A89" w:rsidRDefault="00682A89" w:rsidP="00682A89">
      <w:pPr>
        <w:autoSpaceDE w:val="0"/>
        <w:autoSpaceDN w:val="0"/>
        <w:adjustRightInd w:val="0"/>
        <w:spacing w:after="0"/>
      </w:pPr>
    </w:p>
    <w:p w:rsidR="00682A89" w:rsidRDefault="00682A89" w:rsidP="00682A89">
      <w:pPr>
        <w:autoSpaceDE w:val="0"/>
        <w:autoSpaceDN w:val="0"/>
        <w:adjustRightInd w:val="0"/>
        <w:spacing w:after="0"/>
        <w:rPr>
          <w:rFonts w:cs="Calibri"/>
          <w:color w:val="004080"/>
        </w:rPr>
      </w:pPr>
      <w:r w:rsidRPr="00F177D4">
        <w:t>The</w:t>
      </w:r>
      <w:r>
        <w:t xml:space="preserve"> Unattended Operation</w:t>
      </w:r>
      <w:r w:rsidRPr="00F177D4">
        <w:t xml:space="preserve"> settings </w:t>
      </w:r>
      <w:r w:rsidR="005030E4">
        <w:t xml:space="preserve">allow the application to operate in a </w:t>
      </w:r>
      <w:r w:rsidRPr="00F177D4">
        <w:t xml:space="preserve">fully manual, semi-automated or fully automated query processing. If </w:t>
      </w:r>
      <w:r>
        <w:t>you select “Allow unattended operation”,</w:t>
      </w:r>
      <w:r w:rsidRPr="00F177D4">
        <w:t xml:space="preserve"> unattended operation check</w:t>
      </w:r>
      <w:r>
        <w:t>s</w:t>
      </w:r>
      <w:r w:rsidRPr="00F177D4">
        <w:t xml:space="preserve"> for new queries, and process</w:t>
      </w:r>
      <w:r>
        <w:t>es</w:t>
      </w:r>
      <w:r w:rsidRPr="00F177D4">
        <w:t xml:space="preserve"> the queries a</w:t>
      </w:r>
      <w:r>
        <w:t>ccordi</w:t>
      </w:r>
      <w:r w:rsidR="009107C7">
        <w:t xml:space="preserve">ng to the options you select.  </w:t>
      </w:r>
      <w:r w:rsidRPr="00E75EDD">
        <w:rPr>
          <w:rFonts w:cs="Calibri"/>
        </w:rPr>
        <w:t>Users should minimize the application instead of logging out of the application so that automatic query processing takes place in the back ground - click ‘Close’ or minimize the Client from the Query List page.</w:t>
      </w:r>
    </w:p>
    <w:p w:rsidR="00A359B5" w:rsidRDefault="00A359B5">
      <w:pPr>
        <w:spacing w:after="0" w:line="240" w:lineRule="auto"/>
        <w:rPr>
          <w:b/>
        </w:rPr>
      </w:pPr>
      <w:r>
        <w:rPr>
          <w:bCs/>
        </w:rPr>
        <w:br w:type="page"/>
      </w:r>
    </w:p>
    <w:p w:rsidR="00A50E94" w:rsidRDefault="00A50E94" w:rsidP="00A50E94">
      <w:pPr>
        <w:pStyle w:val="Caption"/>
        <w:keepNext/>
      </w:pPr>
      <w:r>
        <w:t xml:space="preserve">Table </w:t>
      </w:r>
      <w:fldSimple w:instr=" SEQ Table \* ARABIC ">
        <w:r w:rsidR="008C1664">
          <w:rPr>
            <w:noProof/>
          </w:rPr>
          <w:t>1</w:t>
        </w:r>
      </w:fldSimple>
      <w:r>
        <w:t>: Unattended Operation Settings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3528"/>
        <w:gridCol w:w="6048"/>
      </w:tblGrid>
      <w:tr w:rsidR="00682A89" w:rsidRPr="00F177D4" w:rsidTr="00A50E94">
        <w:trPr>
          <w:cantSplit/>
          <w:tblHeader/>
        </w:trPr>
        <w:tc>
          <w:tcPr>
            <w:tcW w:w="3528" w:type="dxa"/>
            <w:shd w:val="clear" w:color="auto" w:fill="BFBFBF" w:themeFill="background1" w:themeFillShade="BF"/>
          </w:tcPr>
          <w:p w:rsidR="00682A89" w:rsidRPr="0058686D" w:rsidRDefault="00682A89" w:rsidP="008C61E4">
            <w:pPr>
              <w:rPr>
                <w:b/>
              </w:rPr>
            </w:pPr>
            <w:r w:rsidRPr="0058686D">
              <w:rPr>
                <w:b/>
              </w:rPr>
              <w:t>Option</w:t>
            </w:r>
          </w:p>
        </w:tc>
        <w:tc>
          <w:tcPr>
            <w:tcW w:w="6048" w:type="dxa"/>
            <w:shd w:val="clear" w:color="auto" w:fill="BFBFBF" w:themeFill="background1" w:themeFillShade="BF"/>
          </w:tcPr>
          <w:p w:rsidR="00682A89" w:rsidRPr="0058686D" w:rsidRDefault="00682A89" w:rsidP="008C61E4">
            <w:pPr>
              <w:rPr>
                <w:b/>
              </w:rPr>
            </w:pPr>
            <w:r w:rsidRPr="0058686D">
              <w:rPr>
                <w:b/>
              </w:rPr>
              <w:t>Description</w:t>
            </w:r>
          </w:p>
        </w:tc>
      </w:tr>
      <w:tr w:rsidR="00682A89" w:rsidRPr="00F177D4" w:rsidTr="00C47F42">
        <w:trPr>
          <w:cantSplit/>
          <w:tblHeader/>
        </w:trPr>
        <w:tc>
          <w:tcPr>
            <w:tcW w:w="3528" w:type="dxa"/>
          </w:tcPr>
          <w:p w:rsidR="00682A89" w:rsidRPr="00F177D4" w:rsidRDefault="00682A89" w:rsidP="008C61E4">
            <w:r>
              <w:t>Notify me of new queries, but do not process them automatically</w:t>
            </w:r>
          </w:p>
        </w:tc>
        <w:tc>
          <w:tcPr>
            <w:tcW w:w="6048" w:type="dxa"/>
          </w:tcPr>
          <w:p w:rsidR="00682A89" w:rsidRPr="00F177D4" w:rsidRDefault="00682A89" w:rsidP="0061788E">
            <w:r>
              <w:t xml:space="preserve">The DataMart Client </w:t>
            </w:r>
            <w:r w:rsidRPr="00F177D4">
              <w:t>check</w:t>
            </w:r>
            <w:r>
              <w:t>s</w:t>
            </w:r>
            <w:r w:rsidRPr="00F177D4">
              <w:t xml:space="preserve"> for queries and notif</w:t>
            </w:r>
            <w:r>
              <w:t>ies</w:t>
            </w:r>
            <w:r w:rsidRPr="00F177D4">
              <w:t xml:space="preserve"> the DataMart Administrator via a pop-up notification in the System Tray above the DataMart Client icon.</w:t>
            </w:r>
          </w:p>
        </w:tc>
      </w:tr>
      <w:tr w:rsidR="00682A89" w:rsidRPr="00F177D4" w:rsidTr="00C47F42">
        <w:trPr>
          <w:cantSplit/>
          <w:tblHeader/>
        </w:trPr>
        <w:tc>
          <w:tcPr>
            <w:tcW w:w="3528" w:type="dxa"/>
          </w:tcPr>
          <w:p w:rsidR="00682A89" w:rsidRPr="00F177D4" w:rsidRDefault="00682A89" w:rsidP="008C61E4">
            <w:r>
              <w:t xml:space="preserve">Process new queries automatically but do not upload results </w:t>
            </w:r>
          </w:p>
        </w:tc>
        <w:tc>
          <w:tcPr>
            <w:tcW w:w="6048" w:type="dxa"/>
          </w:tcPr>
          <w:p w:rsidR="00682A89" w:rsidRPr="00F177D4" w:rsidRDefault="00682A89" w:rsidP="0061788E">
            <w:r w:rsidRPr="00F177D4">
              <w:t xml:space="preserve">The </w:t>
            </w:r>
            <w:r>
              <w:t>DataMart Client</w:t>
            </w:r>
            <w:r w:rsidRPr="00F177D4">
              <w:t xml:space="preserve"> check</w:t>
            </w:r>
            <w:r>
              <w:t>s</w:t>
            </w:r>
            <w:r w:rsidRPr="00F177D4">
              <w:t xml:space="preserve"> for queries and process</w:t>
            </w:r>
            <w:r>
              <w:t>es</w:t>
            </w:r>
            <w:r w:rsidRPr="00F177D4">
              <w:t xml:space="preserve"> the query automatically</w:t>
            </w:r>
            <w:r>
              <w:t xml:space="preserve">, </w:t>
            </w:r>
            <w:r w:rsidRPr="00F177D4">
              <w:t xml:space="preserve">but </w:t>
            </w:r>
            <w:r>
              <w:t>the DataMart Administrator must upload and review the query results manually.</w:t>
            </w:r>
            <w:r w:rsidRPr="00F177D4">
              <w:t xml:space="preserve"> </w:t>
            </w:r>
          </w:p>
        </w:tc>
      </w:tr>
      <w:tr w:rsidR="00682A89" w:rsidRPr="00F177D4" w:rsidTr="00C47F42">
        <w:trPr>
          <w:cantSplit/>
          <w:tblHeader/>
        </w:trPr>
        <w:tc>
          <w:tcPr>
            <w:tcW w:w="3528" w:type="dxa"/>
          </w:tcPr>
          <w:p w:rsidR="00682A89" w:rsidRPr="00F177D4" w:rsidRDefault="00682A89" w:rsidP="008C61E4">
            <w:r>
              <w:t>Process new queries automatically and upload results</w:t>
            </w:r>
            <w:r w:rsidDel="00466E31">
              <w:t xml:space="preserve"> </w:t>
            </w:r>
          </w:p>
        </w:tc>
        <w:tc>
          <w:tcPr>
            <w:tcW w:w="6048" w:type="dxa"/>
          </w:tcPr>
          <w:p w:rsidR="00682A89" w:rsidRPr="00F177D4" w:rsidRDefault="00682A89" w:rsidP="0061788E">
            <w:r w:rsidRPr="00F177D4">
              <w:t xml:space="preserve">The </w:t>
            </w:r>
            <w:r>
              <w:t xml:space="preserve">DataMart Client </w:t>
            </w:r>
            <w:r w:rsidRPr="00F177D4">
              <w:t>chec</w:t>
            </w:r>
            <w:r>
              <w:t>ks</w:t>
            </w:r>
            <w:r w:rsidRPr="00F177D4">
              <w:t xml:space="preserve"> for queries, process</w:t>
            </w:r>
            <w:r>
              <w:t>es</w:t>
            </w:r>
            <w:r w:rsidRPr="00F177D4">
              <w:t xml:space="preserve"> the query automatically and upload</w:t>
            </w:r>
            <w:r>
              <w:t>s</w:t>
            </w:r>
            <w:r w:rsidRPr="00F177D4">
              <w:t xml:space="preserve"> the results</w:t>
            </w:r>
            <w:r>
              <w:t xml:space="preserve">. </w:t>
            </w:r>
            <w:r w:rsidRPr="00F177D4">
              <w:t xml:space="preserve"> </w:t>
            </w:r>
            <w:r>
              <w:t>T</w:t>
            </w:r>
            <w:r w:rsidRPr="00F177D4">
              <w:t>his option does not require any DataMart Administrator intervention in the process.</w:t>
            </w:r>
          </w:p>
        </w:tc>
      </w:tr>
    </w:tbl>
    <w:p w:rsidR="00EA0BEA" w:rsidRDefault="00EA0BEA" w:rsidP="009107C7"/>
    <w:p w:rsidR="00EA0BEA" w:rsidRDefault="00EA0BEA">
      <w:pPr>
        <w:spacing w:after="0" w:line="240" w:lineRule="auto"/>
      </w:pPr>
      <w:r>
        <w:br w:type="page"/>
      </w:r>
    </w:p>
    <w:p w:rsidR="00D8179B" w:rsidRPr="00F51DD1" w:rsidRDefault="00D8179B" w:rsidP="00861423">
      <w:pPr>
        <w:pStyle w:val="Heading1"/>
      </w:pPr>
      <w:bookmarkStart w:id="26" w:name="_Toc361999478"/>
      <w:r w:rsidRPr="00F51DD1">
        <w:t>Processing Queries</w:t>
      </w:r>
      <w:bookmarkEnd w:id="26"/>
    </w:p>
    <w:p w:rsidR="00267224" w:rsidRDefault="00267224" w:rsidP="005F5A32">
      <w:r w:rsidRPr="00267224">
        <w:t>Once you have configured the</w:t>
      </w:r>
      <w:r w:rsidR="00D8179B" w:rsidRPr="00267224">
        <w:t xml:space="preserve"> </w:t>
      </w:r>
      <w:r w:rsidR="001835D5" w:rsidRPr="00267224">
        <w:t>DataMart</w:t>
      </w:r>
      <w:r w:rsidR="00D8179B" w:rsidRPr="00267224">
        <w:t xml:space="preserve"> </w:t>
      </w:r>
      <w:r w:rsidR="00CE398F">
        <w:t>C</w:t>
      </w:r>
      <w:r w:rsidR="00D8179B" w:rsidRPr="00267224">
        <w:t>lient</w:t>
      </w:r>
      <w:r w:rsidRPr="00267224">
        <w:t xml:space="preserve">, you </w:t>
      </w:r>
      <w:r w:rsidR="00C46D10">
        <w:t>are now ready to process all q</w:t>
      </w:r>
      <w:r w:rsidR="00D8179B" w:rsidRPr="00267224">
        <w:t xml:space="preserve">ueries </w:t>
      </w:r>
      <w:r w:rsidR="0077448C">
        <w:t xml:space="preserve">distributed </w:t>
      </w:r>
      <w:r w:rsidR="00D8179B" w:rsidRPr="00267224">
        <w:t xml:space="preserve">to your </w:t>
      </w:r>
      <w:r w:rsidR="001835D5" w:rsidRPr="00267224">
        <w:t>DataMart</w:t>
      </w:r>
      <w:r w:rsidR="00D8179B" w:rsidRPr="00267224">
        <w:t xml:space="preserve">.  </w:t>
      </w:r>
      <w:r>
        <w:t>As DataMart Administrator, you have the rights to</w:t>
      </w:r>
      <w:r w:rsidR="00BD1DD2">
        <w:t xml:space="preserve"> perform the following operations on a query</w:t>
      </w:r>
      <w:r>
        <w:t>:</w:t>
      </w:r>
    </w:p>
    <w:p w:rsidR="0077448C" w:rsidRDefault="0077448C" w:rsidP="005F5A32">
      <w:pPr>
        <w:pStyle w:val="ListBullet"/>
        <w:tabs>
          <w:tab w:val="clear" w:pos="360"/>
          <w:tab w:val="num" w:pos="1080"/>
        </w:tabs>
        <w:spacing w:after="120"/>
        <w:ind w:left="1080"/>
        <w:rPr>
          <w:rFonts w:cs="Calibri"/>
        </w:rPr>
      </w:pPr>
      <w:r>
        <w:rPr>
          <w:rFonts w:cs="Calibri"/>
        </w:rPr>
        <w:t>Execute and review results</w:t>
      </w:r>
    </w:p>
    <w:p w:rsidR="00BD1DD2" w:rsidRPr="005F5A32" w:rsidRDefault="00BD1DD2" w:rsidP="005F5A32">
      <w:pPr>
        <w:pStyle w:val="ListBullet"/>
        <w:tabs>
          <w:tab w:val="clear" w:pos="360"/>
          <w:tab w:val="num" w:pos="1080"/>
        </w:tabs>
        <w:spacing w:after="120"/>
        <w:ind w:left="1080"/>
        <w:rPr>
          <w:rFonts w:cs="Calibri"/>
        </w:rPr>
      </w:pPr>
      <w:r w:rsidRPr="005F5A32">
        <w:rPr>
          <w:rFonts w:cs="Calibri"/>
        </w:rPr>
        <w:t>Hold</w:t>
      </w:r>
      <w:r w:rsidR="00466E31">
        <w:rPr>
          <w:rFonts w:cs="Calibri"/>
        </w:rPr>
        <w:t xml:space="preserve"> a query</w:t>
      </w:r>
    </w:p>
    <w:p w:rsidR="00BD1DD2" w:rsidRDefault="00BD1DD2" w:rsidP="005F5A32">
      <w:pPr>
        <w:pStyle w:val="ListBullet"/>
        <w:tabs>
          <w:tab w:val="clear" w:pos="360"/>
          <w:tab w:val="num" w:pos="1080"/>
        </w:tabs>
        <w:spacing w:after="120"/>
        <w:ind w:left="1080"/>
        <w:rPr>
          <w:rFonts w:cs="Calibri"/>
        </w:rPr>
      </w:pPr>
      <w:r w:rsidRPr="005F5A32">
        <w:rPr>
          <w:rFonts w:cs="Calibri"/>
        </w:rPr>
        <w:t>Reject</w:t>
      </w:r>
      <w:r w:rsidR="00466E31">
        <w:rPr>
          <w:rFonts w:cs="Calibri"/>
        </w:rPr>
        <w:t xml:space="preserve"> a query</w:t>
      </w:r>
    </w:p>
    <w:p w:rsidR="00A01652" w:rsidRPr="005F5A32" w:rsidRDefault="00A01652" w:rsidP="005F5A32">
      <w:pPr>
        <w:pStyle w:val="ListBullet"/>
        <w:tabs>
          <w:tab w:val="clear" w:pos="360"/>
          <w:tab w:val="num" w:pos="1080"/>
        </w:tabs>
        <w:spacing w:after="120"/>
        <w:ind w:left="1080"/>
        <w:rPr>
          <w:rFonts w:cs="Calibri"/>
        </w:rPr>
      </w:pPr>
      <w:r>
        <w:rPr>
          <w:rFonts w:cs="Calibri"/>
        </w:rPr>
        <w:t>Change Cell Counts</w:t>
      </w:r>
    </w:p>
    <w:p w:rsidR="00871139" w:rsidRPr="00871139" w:rsidRDefault="00BD1DD2" w:rsidP="00871139">
      <w:pPr>
        <w:pStyle w:val="ListBullet"/>
        <w:tabs>
          <w:tab w:val="clear" w:pos="360"/>
          <w:tab w:val="num" w:pos="1080"/>
        </w:tabs>
        <w:spacing w:after="120"/>
        <w:ind w:left="1080"/>
        <w:rPr>
          <w:rFonts w:cs="Calibri"/>
        </w:rPr>
      </w:pPr>
      <w:r w:rsidRPr="005F5A32">
        <w:rPr>
          <w:rFonts w:cs="Calibri"/>
        </w:rPr>
        <w:t>Upload Results</w:t>
      </w:r>
    </w:p>
    <w:p w:rsidR="00861423" w:rsidRPr="00861423" w:rsidRDefault="00861423" w:rsidP="00861423">
      <w:pPr>
        <w:pStyle w:val="ListParagraph"/>
        <w:keepNext/>
        <w:numPr>
          <w:ilvl w:val="0"/>
          <w:numId w:val="28"/>
        </w:numPr>
        <w:spacing w:before="240" w:after="60"/>
        <w:contextualSpacing w:val="0"/>
        <w:outlineLvl w:val="1"/>
        <w:rPr>
          <w:rFonts w:eastAsia="Times New Roman"/>
          <w:b/>
          <w:bCs/>
          <w:iCs/>
          <w:vanish/>
          <w:sz w:val="28"/>
          <w:szCs w:val="28"/>
        </w:rPr>
      </w:pPr>
      <w:bookmarkStart w:id="27" w:name="_Toc361999479"/>
      <w:bookmarkEnd w:id="27"/>
    </w:p>
    <w:p w:rsidR="007558CA" w:rsidRPr="00753BFC" w:rsidRDefault="00753BFC" w:rsidP="00861423">
      <w:pPr>
        <w:pStyle w:val="Heading2"/>
      </w:pPr>
      <w:bookmarkStart w:id="28" w:name="_Toc361999480"/>
      <w:r w:rsidRPr="00753BFC">
        <w:t xml:space="preserve">Displaying the </w:t>
      </w:r>
      <w:r w:rsidR="001F2ED7">
        <w:t>Request</w:t>
      </w:r>
      <w:r w:rsidRPr="00753BFC">
        <w:t xml:space="preserve"> List</w:t>
      </w:r>
      <w:bookmarkEnd w:id="28"/>
    </w:p>
    <w:p w:rsidR="002503ED" w:rsidRDefault="000B692E" w:rsidP="005F5A32">
      <w:r>
        <w:t>Once you</w:t>
      </w:r>
      <w:r w:rsidR="0061788E">
        <w:t xml:space="preserve"> a</w:t>
      </w:r>
      <w:r>
        <w:t>re connected to the network, you</w:t>
      </w:r>
      <w:r w:rsidR="0061788E">
        <w:t xml:space="preserve"> wi</w:t>
      </w:r>
      <w:r>
        <w:t>ll see the list of requests that have been routed to your DataMart(s).  The following figure shows the main request list view:</w:t>
      </w:r>
    </w:p>
    <w:p w:rsidR="00A50E94" w:rsidRDefault="000B692E" w:rsidP="00A50E94">
      <w:pPr>
        <w:keepNext/>
        <w:jc w:val="center"/>
      </w:pPr>
      <w:r>
        <w:rPr>
          <w:noProof/>
        </w:rPr>
        <w:drawing>
          <wp:anchor distT="0" distB="0" distL="114300" distR="114300" simplePos="0" relativeHeight="251675648" behindDoc="0" locked="0" layoutInCell="1" allowOverlap="1">
            <wp:simplePos x="0" y="0"/>
            <wp:positionH relativeFrom="column">
              <wp:posOffset>-635</wp:posOffset>
            </wp:positionH>
            <wp:positionV relativeFrom="paragraph">
              <wp:posOffset>635</wp:posOffset>
            </wp:positionV>
            <wp:extent cx="5944870" cy="3220720"/>
            <wp:effectExtent l="19050" t="0" r="0" b="0"/>
            <wp:wrapTopAndBottom/>
            <wp:docPr id="67" name="Picture 67" descr="Screenshot of the DataMart client request lis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4870" cy="3220720"/>
                    </a:xfrm>
                    <a:prstGeom prst="rect">
                      <a:avLst/>
                    </a:prstGeom>
                  </pic:spPr>
                </pic:pic>
              </a:graphicData>
            </a:graphic>
          </wp:anchor>
        </w:drawing>
      </w:r>
    </w:p>
    <w:p w:rsidR="000B692E" w:rsidRDefault="00A50E94" w:rsidP="00A50E94">
      <w:pPr>
        <w:pStyle w:val="Caption"/>
        <w:jc w:val="center"/>
      </w:pPr>
      <w:r>
        <w:t xml:space="preserve">Figure </w:t>
      </w:r>
      <w:fldSimple w:instr=" SEQ Figure \* ARABIC ">
        <w:r w:rsidR="00256273">
          <w:rPr>
            <w:noProof/>
          </w:rPr>
          <w:t>23</w:t>
        </w:r>
      </w:fldSimple>
      <w:r>
        <w:t>: DataMart Client Requests List Window</w:t>
      </w:r>
    </w:p>
    <w:p w:rsidR="007957A3" w:rsidRDefault="00C46D10" w:rsidP="000B692E">
      <w:r>
        <w:t xml:space="preserve">The </w:t>
      </w:r>
      <w:r w:rsidR="004E64D5">
        <w:t>r</w:t>
      </w:r>
      <w:r w:rsidR="00B82482">
        <w:t>equest</w:t>
      </w:r>
      <w:r>
        <w:t xml:space="preserve"> </w:t>
      </w:r>
      <w:r w:rsidR="004E64D5">
        <w:t>l</w:t>
      </w:r>
      <w:r>
        <w:t>ist</w:t>
      </w:r>
      <w:r w:rsidR="007D1DDB" w:rsidRPr="007D1DDB">
        <w:t xml:space="preserve"> </w:t>
      </w:r>
      <w:r w:rsidR="007D1DDB">
        <w:t>displays</w:t>
      </w:r>
      <w:r w:rsidR="007D1DDB" w:rsidRPr="007D1DDB">
        <w:t xml:space="preserve"> the status of all queries across all Networks and DataMarts for which </w:t>
      </w:r>
      <w:r w:rsidR="007D1DDB">
        <w:t>you</w:t>
      </w:r>
      <w:r w:rsidR="007D1DDB" w:rsidRPr="007D1DDB">
        <w:t xml:space="preserve"> </w:t>
      </w:r>
      <w:r w:rsidR="00071F22">
        <w:t xml:space="preserve">are </w:t>
      </w:r>
      <w:r w:rsidR="007D1DDB">
        <w:t>a DataMart</w:t>
      </w:r>
      <w:r w:rsidR="007D1DDB" w:rsidRPr="007D1DDB">
        <w:t xml:space="preserve"> </w:t>
      </w:r>
      <w:r w:rsidR="00CE398F">
        <w:t>A</w:t>
      </w:r>
      <w:r w:rsidR="007D1DDB" w:rsidRPr="007D1DDB">
        <w:t xml:space="preserve">dministrator.  </w:t>
      </w:r>
      <w:r w:rsidR="000B692E">
        <w:t>If you are connected to multiple PopMedNet network</w:t>
      </w:r>
      <w:r w:rsidR="00AD7AE8">
        <w:t>s</w:t>
      </w:r>
      <w:r w:rsidR="000B692E">
        <w:t>, there will be multiple tabs at the top of the application allowing you to navigate each network to see its requests.</w:t>
      </w:r>
      <w:r w:rsidR="00B82482">
        <w:t xml:space="preserve"> </w:t>
      </w:r>
    </w:p>
    <w:p w:rsidR="00B82482" w:rsidRDefault="00B82482" w:rsidP="000B692E">
      <w:r>
        <w:t>The request list may be refreshed automatically based on a timer by checking the “Automatic Refresh” control</w:t>
      </w:r>
      <w:r w:rsidR="0061788E">
        <w:t xml:space="preserve"> at the bottom of the window</w:t>
      </w:r>
      <w:r>
        <w:t>.  Users can update on demand by clicking the “Refresh” button.</w:t>
      </w:r>
    </w:p>
    <w:p w:rsidR="00B82482" w:rsidRDefault="00B82482" w:rsidP="000B692E">
      <w:r>
        <w:t>The user can adjust the number of requests displayed on a page via the “Page size” control in the lower left.  On the lower right, there is a pages control to advance to the first, last, next, and previous pages.</w:t>
      </w:r>
    </w:p>
    <w:p w:rsidR="00753BFC" w:rsidRDefault="007D1DDB" w:rsidP="000B692E">
      <w:r>
        <w:t xml:space="preserve">You can filter the display </w:t>
      </w:r>
      <w:r w:rsidR="0077448C">
        <w:t xml:space="preserve">by Network, DataMarts, and Query Status </w:t>
      </w:r>
      <w:r>
        <w:t xml:space="preserve">to show a </w:t>
      </w:r>
      <w:r w:rsidRPr="007D1DDB">
        <w:t xml:space="preserve">subset </w:t>
      </w:r>
      <w:r>
        <w:t xml:space="preserve">of the queries submitted to </w:t>
      </w:r>
      <w:r w:rsidR="0077448C">
        <w:t xml:space="preserve">your </w:t>
      </w:r>
      <w:r w:rsidRPr="007D1DDB">
        <w:t>DataMarts</w:t>
      </w:r>
      <w:r>
        <w:t>.</w:t>
      </w:r>
      <w:r w:rsidRPr="007D1DDB">
        <w:t xml:space="preserve"> </w:t>
      </w:r>
      <w:r>
        <w:t xml:space="preserve">When you select a filtering option from the drop-down list, the </w:t>
      </w:r>
      <w:r w:rsidR="00B82482">
        <w:t>Request</w:t>
      </w:r>
      <w:r>
        <w:t xml:space="preserve"> </w:t>
      </w:r>
      <w:r w:rsidR="00CE398F">
        <w:t>L</w:t>
      </w:r>
      <w:r>
        <w:t>ist is refreshed automatically.</w:t>
      </w:r>
    </w:p>
    <w:p w:rsidR="00B82482" w:rsidRDefault="00B82482" w:rsidP="000B692E">
      <w:r>
        <w:t>The “Settings” button will display the Network Settings dialog allowing the user to modify their network or DataMart settings.</w:t>
      </w:r>
    </w:p>
    <w:p w:rsidR="00B82482" w:rsidRDefault="00B82482" w:rsidP="000B692E">
      <w:r>
        <w:t xml:space="preserve">The DataMart Client application can be started </w:t>
      </w:r>
      <w:r w:rsidR="009107C7">
        <w:t>at Windows startup</w:t>
      </w:r>
      <w:r>
        <w:t xml:space="preserve"> by checking the “Start with Windows” control.</w:t>
      </w:r>
    </w:p>
    <w:p w:rsidR="007957A3" w:rsidRDefault="007957A3" w:rsidP="000B692E">
      <w:r>
        <w:t xml:space="preserve">There is a status panel along the bottom of the application that displays connection and status information for the application. </w:t>
      </w:r>
    </w:p>
    <w:p w:rsidR="00B82482" w:rsidRDefault="00B82482" w:rsidP="000B692E">
      <w:r>
        <w:t xml:space="preserve">The user may completely exit and unload the program by clicking the “Exit” button.  </w:t>
      </w:r>
      <w:r w:rsidR="001858FE">
        <w:t>Clicking t</w:t>
      </w:r>
      <w:r>
        <w:t xml:space="preserve">he </w:t>
      </w:r>
      <w:r w:rsidR="001858FE">
        <w:t>“</w:t>
      </w:r>
      <w:r>
        <w:t>Close</w:t>
      </w:r>
      <w:r w:rsidR="001858FE">
        <w:t>”</w:t>
      </w:r>
      <w:r>
        <w:t xml:space="preserve"> button</w:t>
      </w:r>
      <w:r w:rsidR="001858FE">
        <w:t xml:space="preserve"> will cause the program to minimize itself </w:t>
      </w:r>
      <w:r w:rsidR="004E64D5">
        <w:t xml:space="preserve">and </w:t>
      </w:r>
      <w:r w:rsidR="001858FE">
        <w:t>stay running.  Launching the program again will restore the main request view.  Additionally, clicking the DataMart Client icon in the system tray control will also restore the window.</w:t>
      </w:r>
    </w:p>
    <w:p w:rsidR="00A50E94" w:rsidRDefault="00A359B5" w:rsidP="00A359B5">
      <w:r>
        <w:rPr>
          <w:noProof/>
        </w:rPr>
        <w:drawing>
          <wp:anchor distT="0" distB="0" distL="114300" distR="114300" simplePos="0" relativeHeight="251676672" behindDoc="0" locked="0" layoutInCell="1" allowOverlap="1">
            <wp:simplePos x="0" y="0"/>
            <wp:positionH relativeFrom="column">
              <wp:posOffset>-8255</wp:posOffset>
            </wp:positionH>
            <wp:positionV relativeFrom="paragraph">
              <wp:posOffset>607695</wp:posOffset>
            </wp:positionV>
            <wp:extent cx="5944870" cy="3220720"/>
            <wp:effectExtent l="19050" t="0" r="0" b="0"/>
            <wp:wrapTopAndBottom/>
            <wp:docPr id="4" name="Picture 4" descr="Screenshot of the DataMart Client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870" cy="3220720"/>
                    </a:xfrm>
                    <a:prstGeom prst="rect">
                      <a:avLst/>
                    </a:prstGeom>
                    <a:noFill/>
                    <a:ln>
                      <a:noFill/>
                    </a:ln>
                  </pic:spPr>
                </pic:pic>
              </a:graphicData>
            </a:graphic>
          </wp:anchor>
        </w:drawing>
      </w:r>
      <w:r w:rsidR="001858FE">
        <w:t>Lastly, clicking the information control</w:t>
      </w:r>
      <w:r w:rsidR="001613F5">
        <w:t xml:space="preserve"> icon</w:t>
      </w:r>
      <w:r w:rsidR="001858FE">
        <w:t xml:space="preserve">  </w:t>
      </w:r>
      <w:r w:rsidR="001858FE">
        <w:rPr>
          <w:noProof/>
        </w:rPr>
        <w:drawing>
          <wp:inline distT="0" distB="0" distL="0" distR="0">
            <wp:extent cx="213510" cy="203640"/>
            <wp:effectExtent l="19050" t="0" r="0" b="0"/>
            <wp:docPr id="5" name="Picture 5" descr="Image of the information icon from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361" cy="209221"/>
                    </a:xfrm>
                    <a:prstGeom prst="rect">
                      <a:avLst/>
                    </a:prstGeom>
                    <a:noFill/>
                    <a:ln>
                      <a:noFill/>
                    </a:ln>
                  </pic:spPr>
                </pic:pic>
              </a:graphicData>
            </a:graphic>
          </wp:inline>
        </w:drawing>
      </w:r>
      <w:r w:rsidR="001858FE">
        <w:t xml:space="preserve">  will display the application “About” popup dialog that displays the version number that is installed and running.</w:t>
      </w:r>
    </w:p>
    <w:p w:rsidR="001858FE" w:rsidRDefault="00A50E94" w:rsidP="00A359B5">
      <w:pPr>
        <w:pStyle w:val="Caption"/>
        <w:jc w:val="center"/>
        <w:rPr>
          <w:rFonts w:ascii="Cambria" w:hAnsi="Cambria"/>
          <w:szCs w:val="20"/>
        </w:rPr>
      </w:pPr>
      <w:r>
        <w:t xml:space="preserve">Figure </w:t>
      </w:r>
      <w:fldSimple w:instr=" SEQ Figure \* ARABIC ">
        <w:r w:rsidR="00256273">
          <w:rPr>
            <w:noProof/>
          </w:rPr>
          <w:t>24</w:t>
        </w:r>
      </w:fldSimple>
      <w:r>
        <w:t>: DataMart Client Information Message</w:t>
      </w:r>
    </w:p>
    <w:p w:rsidR="00090245" w:rsidRPr="005F5A32" w:rsidRDefault="00DF3BEA" w:rsidP="008C61E4">
      <w:pPr>
        <w:pStyle w:val="Heading3"/>
      </w:pPr>
      <w:bookmarkStart w:id="29" w:name="_Toc361999481"/>
      <w:r w:rsidRPr="005F5A32">
        <w:t>Filtering Options</w:t>
      </w:r>
      <w:bookmarkEnd w:id="29"/>
    </w:p>
    <w:p w:rsidR="008A2387" w:rsidRDefault="008A2387" w:rsidP="005F5A32">
      <w:r>
        <w:t xml:space="preserve">Use the drop-down controls at the top of the screen or you may click on any column title to sort your list of queries (e.g., DataMart Name, Created By, Request Time, Status and Response Time). </w:t>
      </w:r>
      <w:r w:rsidR="00090245">
        <w:t>You can filter by the following:</w:t>
      </w:r>
    </w:p>
    <w:p w:rsidR="00A50E94" w:rsidRDefault="00A50E94" w:rsidP="00A50E94">
      <w:pPr>
        <w:pStyle w:val="Caption"/>
        <w:keepNext/>
      </w:pPr>
      <w:r>
        <w:t xml:space="preserve">Table </w:t>
      </w:r>
      <w:fldSimple w:instr=" SEQ Table \* ARABIC ">
        <w:r w:rsidR="008C1664">
          <w:rPr>
            <w:noProof/>
          </w:rPr>
          <w:t>2</w:t>
        </w:r>
      </w:fldSimple>
      <w:r>
        <w:t>: DataMart Client Filtering Options</w:t>
      </w:r>
    </w:p>
    <w:tbl>
      <w:tblPr>
        <w:tblW w:w="921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2268"/>
        <w:gridCol w:w="6948"/>
      </w:tblGrid>
      <w:tr w:rsidR="007F74EF" w:rsidRPr="00671638" w:rsidTr="00A50E94">
        <w:trPr>
          <w:cantSplit/>
          <w:trHeight w:val="359"/>
          <w:tblHeader/>
        </w:trPr>
        <w:tc>
          <w:tcPr>
            <w:tcW w:w="226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Option</w:t>
            </w:r>
          </w:p>
        </w:tc>
        <w:tc>
          <w:tcPr>
            <w:tcW w:w="694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Description</w:t>
            </w:r>
          </w:p>
        </w:tc>
      </w:tr>
      <w:tr w:rsidR="00DF3BEA" w:rsidRPr="00671638" w:rsidTr="000B692E">
        <w:tc>
          <w:tcPr>
            <w:tcW w:w="2268" w:type="dxa"/>
          </w:tcPr>
          <w:p w:rsidR="000B1678" w:rsidRPr="00671638" w:rsidRDefault="00DF3BEA" w:rsidP="00671638">
            <w:r w:rsidRPr="00671638">
              <w:t>DataMarts</w:t>
            </w:r>
          </w:p>
        </w:tc>
        <w:tc>
          <w:tcPr>
            <w:tcW w:w="6948" w:type="dxa"/>
          </w:tcPr>
          <w:p w:rsidR="000B1678" w:rsidRPr="00671638" w:rsidRDefault="00DF3BEA" w:rsidP="00671638">
            <w:r w:rsidRPr="00671638">
              <w:t>The DataMarts drop-down list displays the DataMarts that you are configured to administer within the selected Network(s) in addition to an “All” selection.</w:t>
            </w:r>
            <w:r w:rsidR="0077448C" w:rsidRPr="00671638">
              <w:t xml:space="preserve"> Each network will have at least one DataMart.</w:t>
            </w:r>
          </w:p>
        </w:tc>
      </w:tr>
      <w:tr w:rsidR="00DF3BEA" w:rsidRPr="00671638" w:rsidTr="000B692E">
        <w:tc>
          <w:tcPr>
            <w:tcW w:w="2268" w:type="dxa"/>
          </w:tcPr>
          <w:p w:rsidR="000B1678" w:rsidRPr="00671638" w:rsidRDefault="00DF3BEA" w:rsidP="00671638">
            <w:r w:rsidRPr="00671638">
              <w:t>Status</w:t>
            </w:r>
          </w:p>
        </w:tc>
        <w:tc>
          <w:tcPr>
            <w:tcW w:w="6948" w:type="dxa"/>
          </w:tcPr>
          <w:p w:rsidR="000B1678" w:rsidRPr="00671638" w:rsidRDefault="00DF3BEA" w:rsidP="00671638">
            <w:r w:rsidRPr="00671638">
              <w:t xml:space="preserve">The Status drop-down list  allows you to view queries by status: Pending, Submitted, Completed, Awaiting Approval, </w:t>
            </w:r>
            <w:r w:rsidR="004F129E">
              <w:t>Rejected, Cancelled</w:t>
            </w:r>
            <w:r w:rsidR="006178C7">
              <w:t>, Pending Group DataMart</w:t>
            </w:r>
            <w:r w:rsidR="00090245" w:rsidRPr="00671638">
              <w:t xml:space="preserve"> Admin</w:t>
            </w:r>
            <w:r w:rsidR="006178C7">
              <w:t>istrator</w:t>
            </w:r>
            <w:r w:rsidR="00090245" w:rsidRPr="00671638">
              <w:t xml:space="preserve"> Approval, In Progress, or Failed in addition to an “All” selection.</w:t>
            </w:r>
          </w:p>
        </w:tc>
      </w:tr>
      <w:tr w:rsidR="008A2387" w:rsidRPr="00671638" w:rsidTr="000B692E">
        <w:tc>
          <w:tcPr>
            <w:tcW w:w="2268" w:type="dxa"/>
          </w:tcPr>
          <w:p w:rsidR="008A2387" w:rsidRPr="00671638" w:rsidRDefault="008A2387" w:rsidP="00671638">
            <w:r>
              <w:t>Date</w:t>
            </w:r>
          </w:p>
        </w:tc>
        <w:tc>
          <w:tcPr>
            <w:tcW w:w="6948" w:type="dxa"/>
          </w:tcPr>
          <w:p w:rsidR="008A2387" w:rsidRPr="00671638" w:rsidRDefault="008A2387" w:rsidP="00671638">
            <w:r>
              <w:t>Go to File &gt; Filter (or Ctrl + F).  You can choose to filter the query list by preset time periods or by custom dates.</w:t>
            </w:r>
          </w:p>
        </w:tc>
      </w:tr>
    </w:tbl>
    <w:p w:rsidR="00196A6F" w:rsidRDefault="009A5EC3">
      <w:pPr>
        <w:pStyle w:val="Heading4"/>
      </w:pPr>
      <w:r w:rsidRPr="009A5EC3">
        <w:t>Query Status</w:t>
      </w:r>
    </w:p>
    <w:p w:rsidR="003D4C7B" w:rsidRDefault="00840CAA" w:rsidP="009A5EC3">
      <w:r>
        <w:t>When viewing queries by status, you can sort on the following options</w:t>
      </w:r>
      <w:r w:rsidR="00DF0E95">
        <w:t xml:space="preserve">. </w:t>
      </w:r>
    </w:p>
    <w:p w:rsidR="009A5EC3" w:rsidRPr="009A5EC3" w:rsidRDefault="00DF0E95" w:rsidP="009A5EC3">
      <w:r>
        <w:rPr>
          <w:b/>
        </w:rPr>
        <w:t>Note</w:t>
      </w:r>
      <w:r>
        <w:t>: Running a query does not change the query’s status.</w:t>
      </w:r>
    </w:p>
    <w:p w:rsidR="00A50E94" w:rsidRDefault="00A50E94" w:rsidP="00A50E94">
      <w:pPr>
        <w:pStyle w:val="Caption"/>
        <w:keepNext/>
      </w:pPr>
      <w:r>
        <w:t xml:space="preserve">Table </w:t>
      </w:r>
      <w:fldSimple w:instr=" SEQ Table \* ARABIC ">
        <w:r w:rsidR="008C1664">
          <w:rPr>
            <w:noProof/>
          </w:rPr>
          <w:t>3</w:t>
        </w:r>
      </w:fldSimple>
      <w:r>
        <w:t>: DataMart Client Query Statuses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2178"/>
        <w:gridCol w:w="7398"/>
      </w:tblGrid>
      <w:tr w:rsidR="009A5EC3" w:rsidTr="00A50E94">
        <w:trPr>
          <w:cantSplit/>
          <w:tblHeader/>
        </w:trPr>
        <w:tc>
          <w:tcPr>
            <w:tcW w:w="2178" w:type="dxa"/>
            <w:shd w:val="clear" w:color="auto" w:fill="BFBFBF" w:themeFill="background1" w:themeFillShade="BF"/>
          </w:tcPr>
          <w:p w:rsidR="009A5EC3" w:rsidRPr="009A5EC3" w:rsidRDefault="009A5EC3" w:rsidP="005F5A32">
            <w:pPr>
              <w:rPr>
                <w:b/>
              </w:rPr>
            </w:pPr>
            <w:r w:rsidRPr="009A5EC3">
              <w:rPr>
                <w:b/>
              </w:rPr>
              <w:t>Status</w:t>
            </w:r>
          </w:p>
        </w:tc>
        <w:tc>
          <w:tcPr>
            <w:tcW w:w="7398" w:type="dxa"/>
            <w:shd w:val="clear" w:color="auto" w:fill="BFBFBF" w:themeFill="background1" w:themeFillShade="BF"/>
          </w:tcPr>
          <w:p w:rsidR="009A5EC3" w:rsidRPr="009A5EC3" w:rsidRDefault="009A5EC3" w:rsidP="005F5A32">
            <w:pPr>
              <w:rPr>
                <w:b/>
              </w:rPr>
            </w:pPr>
            <w:r w:rsidRPr="009A5EC3">
              <w:rPr>
                <w:b/>
              </w:rPr>
              <w:t>Description</w:t>
            </w:r>
          </w:p>
        </w:tc>
      </w:tr>
      <w:tr w:rsidR="00AE01E9" w:rsidTr="00A50E94">
        <w:trPr>
          <w:cantSplit/>
        </w:trPr>
        <w:tc>
          <w:tcPr>
            <w:tcW w:w="2178" w:type="dxa"/>
          </w:tcPr>
          <w:p w:rsidR="00AE01E9" w:rsidRPr="0051110B" w:rsidRDefault="00AE01E9" w:rsidP="005F5A32">
            <w:r w:rsidRPr="0051110B">
              <w:t>All</w:t>
            </w:r>
          </w:p>
        </w:tc>
        <w:tc>
          <w:tcPr>
            <w:tcW w:w="7398" w:type="dxa"/>
          </w:tcPr>
          <w:p w:rsidR="003C5E23" w:rsidRPr="0051110B" w:rsidRDefault="003C5E23" w:rsidP="003C5E23">
            <w:r>
              <w:t>D</w:t>
            </w:r>
            <w:r w:rsidR="00AE01E9" w:rsidRPr="0051110B">
              <w:t>isplay</w:t>
            </w:r>
            <w:r>
              <w:t>s</w:t>
            </w:r>
            <w:r w:rsidR="00AE01E9" w:rsidRPr="0051110B">
              <w:t xml:space="preserve"> all queries</w:t>
            </w:r>
            <w:r>
              <w:t>.  Does not filter by status.</w:t>
            </w:r>
          </w:p>
        </w:tc>
      </w:tr>
      <w:tr w:rsidR="00AE01E9" w:rsidTr="00A50E94">
        <w:trPr>
          <w:cantSplit/>
        </w:trPr>
        <w:tc>
          <w:tcPr>
            <w:tcW w:w="2178" w:type="dxa"/>
          </w:tcPr>
          <w:p w:rsidR="00AE01E9" w:rsidRDefault="00AE01E9" w:rsidP="005F5A32">
            <w:r w:rsidRPr="0051110B">
              <w:t>Pending</w:t>
            </w:r>
          </w:p>
        </w:tc>
        <w:tc>
          <w:tcPr>
            <w:tcW w:w="7398" w:type="dxa"/>
          </w:tcPr>
          <w:p w:rsidR="00AE01E9" w:rsidRDefault="00840CAA" w:rsidP="002F0F86">
            <w:r>
              <w:t>The query has been submitted to the DataMart, but not yet processed by the background service</w:t>
            </w:r>
            <w:r w:rsidR="002F0F86">
              <w:t xml:space="preserve"> (</w:t>
            </w:r>
            <w:proofErr w:type="spellStart"/>
            <w:r w:rsidR="00296BF4" w:rsidRPr="0051110B">
              <w:t>HubBackgroundService</w:t>
            </w:r>
            <w:proofErr w:type="spellEnd"/>
            <w:r w:rsidR="00296BF4">
              <w:t>)</w:t>
            </w:r>
            <w:r>
              <w:t xml:space="preserve">. </w:t>
            </w:r>
            <w:r w:rsidR="002F0F86">
              <w:t xml:space="preserve"> Pending is an intermediate state, usually very short. Once the background service has processed the query, it changes the status to Submitted. </w:t>
            </w:r>
          </w:p>
        </w:tc>
      </w:tr>
      <w:tr w:rsidR="00AE01E9" w:rsidTr="00A50E94">
        <w:trPr>
          <w:cantSplit/>
        </w:trPr>
        <w:tc>
          <w:tcPr>
            <w:tcW w:w="2178" w:type="dxa"/>
          </w:tcPr>
          <w:p w:rsidR="00AE01E9" w:rsidRDefault="00AE01E9" w:rsidP="005F5A32">
            <w:r w:rsidRPr="0051110B">
              <w:t>Submitted</w:t>
            </w:r>
          </w:p>
        </w:tc>
        <w:tc>
          <w:tcPr>
            <w:tcW w:w="7398" w:type="dxa"/>
          </w:tcPr>
          <w:p w:rsidR="00AE01E9" w:rsidRDefault="002F0F86" w:rsidP="00296BF4">
            <w:r>
              <w:t xml:space="preserve">The query has been submitted to the DataMart and processed by the background service.  </w:t>
            </w:r>
            <w:r w:rsidRPr="0051110B">
              <w:t xml:space="preserve">Submitted </w:t>
            </w:r>
            <w:r>
              <w:t>and Pending</w:t>
            </w:r>
            <w:r w:rsidR="00AE01E9" w:rsidRPr="0051110B">
              <w:t xml:space="preserve"> </w:t>
            </w:r>
            <w:r w:rsidR="00296BF4">
              <w:t xml:space="preserve">both mean that an Investigator has submitted a query. The only difference is </w:t>
            </w:r>
            <w:r w:rsidR="00AE01E9" w:rsidRPr="0051110B">
              <w:t xml:space="preserve">that the </w:t>
            </w:r>
            <w:r w:rsidR="00296BF4">
              <w:t>intermediate state of Pending</w:t>
            </w:r>
            <w:r w:rsidR="00AE01E9" w:rsidRPr="0051110B">
              <w:t xml:space="preserve"> g</w:t>
            </w:r>
            <w:r w:rsidR="00296BF4">
              <w:t>ets changed to Submitted</w:t>
            </w:r>
            <w:r w:rsidR="00AE01E9" w:rsidRPr="0051110B">
              <w:t xml:space="preserve"> by</w:t>
            </w:r>
            <w:r w:rsidR="00296BF4">
              <w:t xml:space="preserve"> the background service</w:t>
            </w:r>
            <w:r w:rsidR="00AE01E9" w:rsidRPr="0051110B">
              <w:t xml:space="preserve"> that polls the database for new queries. </w:t>
            </w:r>
            <w:r w:rsidR="00296BF4">
              <w:t xml:space="preserve">If the query status does not get changed to Submitted, the background service is </w:t>
            </w:r>
            <w:r w:rsidR="00AE01E9" w:rsidRPr="0051110B">
              <w:t>not working</w:t>
            </w:r>
            <w:r w:rsidR="00296BF4">
              <w:t>.</w:t>
            </w:r>
          </w:p>
        </w:tc>
      </w:tr>
      <w:tr w:rsidR="00AE01E9" w:rsidTr="00A50E94">
        <w:trPr>
          <w:cantSplit/>
        </w:trPr>
        <w:tc>
          <w:tcPr>
            <w:tcW w:w="2178" w:type="dxa"/>
          </w:tcPr>
          <w:p w:rsidR="00AE01E9" w:rsidRDefault="00AE01E9" w:rsidP="005F5A32">
            <w:r w:rsidRPr="0051110B">
              <w:t>Completed</w:t>
            </w:r>
          </w:p>
        </w:tc>
        <w:tc>
          <w:tcPr>
            <w:tcW w:w="7398" w:type="dxa"/>
          </w:tcPr>
          <w:p w:rsidR="00AE01E9" w:rsidRDefault="00296BF4" w:rsidP="004C10A5">
            <w:r>
              <w:t>The results of the query have been uploaded to the Portal</w:t>
            </w:r>
            <w:r w:rsidR="004C10A5">
              <w:t>. Queries are marked Completed when results have been uploaded by</w:t>
            </w:r>
            <w:r w:rsidR="00AE01E9" w:rsidRPr="0051110B">
              <w:t xml:space="preserve"> </w:t>
            </w:r>
            <w:r w:rsidR="004C10A5">
              <w:t xml:space="preserve">the </w:t>
            </w:r>
            <w:r w:rsidR="00AE01E9" w:rsidRPr="0051110B">
              <w:t>DataMart</w:t>
            </w:r>
            <w:r>
              <w:t xml:space="preserve"> </w:t>
            </w:r>
            <w:r w:rsidR="00AE01E9" w:rsidRPr="0051110B">
              <w:t>Administrator (via DataMart</w:t>
            </w:r>
            <w:r>
              <w:t xml:space="preserve"> </w:t>
            </w:r>
            <w:r w:rsidR="00AE01E9" w:rsidRPr="0051110B">
              <w:t xml:space="preserve">Client) or by </w:t>
            </w:r>
            <w:r w:rsidR="004C10A5">
              <w:t xml:space="preserve">the </w:t>
            </w:r>
            <w:r w:rsidR="00AE01E9" w:rsidRPr="0051110B">
              <w:t>Server DataMart</w:t>
            </w:r>
            <w:r w:rsidR="004C10A5">
              <w:t>.</w:t>
            </w:r>
            <w:r w:rsidR="00AE01E9" w:rsidRPr="0051110B">
              <w:t xml:space="preserve"> </w:t>
            </w:r>
          </w:p>
        </w:tc>
      </w:tr>
      <w:tr w:rsidR="00AE01E9" w:rsidTr="00A50E94">
        <w:trPr>
          <w:cantSplit/>
        </w:trPr>
        <w:tc>
          <w:tcPr>
            <w:tcW w:w="2178" w:type="dxa"/>
          </w:tcPr>
          <w:p w:rsidR="00AE01E9" w:rsidRDefault="00AE01E9" w:rsidP="005F5A32">
            <w:r w:rsidRPr="0051110B">
              <w:t>Awaiting Approval</w:t>
            </w:r>
          </w:p>
        </w:tc>
        <w:tc>
          <w:tcPr>
            <w:tcW w:w="7398" w:type="dxa"/>
          </w:tcPr>
          <w:p w:rsidR="003D3B6F" w:rsidRPr="003D3B6F" w:rsidRDefault="00212101" w:rsidP="008A2387">
            <w:pPr>
              <w:tabs>
                <w:tab w:val="left" w:pos="0"/>
              </w:tabs>
              <w:rPr>
                <w:highlight w:val="yellow"/>
              </w:rPr>
            </w:pPr>
            <w:r>
              <w:t xml:space="preserve">The query </w:t>
            </w:r>
            <w:r w:rsidR="006C33EE">
              <w:t xml:space="preserve">has been received by the DataMart but </w:t>
            </w:r>
            <w:r>
              <w:t>requires approval from the DataMart Administrator</w:t>
            </w:r>
            <w:r w:rsidR="006C33EE">
              <w:t xml:space="preserve"> before it is executed</w:t>
            </w:r>
            <w:r>
              <w:t xml:space="preserve">. </w:t>
            </w:r>
            <w:r w:rsidR="00AE01E9" w:rsidRPr="0051110B">
              <w:t>Th</w:t>
            </w:r>
            <w:r>
              <w:t>e</w:t>
            </w:r>
            <w:r w:rsidR="00AE01E9" w:rsidRPr="0051110B">
              <w:t xml:space="preserve"> </w:t>
            </w:r>
            <w:r>
              <w:t>DataMart A</w:t>
            </w:r>
            <w:r w:rsidR="00AE01E9" w:rsidRPr="0051110B">
              <w:t xml:space="preserve">dministrator </w:t>
            </w:r>
            <w:r>
              <w:t>can</w:t>
            </w:r>
            <w:r w:rsidR="00AE01E9" w:rsidRPr="0051110B">
              <w:t xml:space="preserve"> set a query to</w:t>
            </w:r>
            <w:r>
              <w:t xml:space="preserve"> Awaiting Approval </w:t>
            </w:r>
            <w:r w:rsidR="0077504A">
              <w:t xml:space="preserve">by clicking </w:t>
            </w:r>
            <w:r w:rsidR="000F0544">
              <w:t xml:space="preserve">the </w:t>
            </w:r>
            <w:r w:rsidR="0077504A">
              <w:t>Hold</w:t>
            </w:r>
            <w:r w:rsidR="00AE01E9" w:rsidRPr="0051110B">
              <w:t xml:space="preserve"> button </w:t>
            </w:r>
            <w:r w:rsidR="0077504A">
              <w:t>in the Query Detail view of the DataMart</w:t>
            </w:r>
            <w:r w:rsidR="006C33EE">
              <w:t xml:space="preserve"> </w:t>
            </w:r>
            <w:r w:rsidR="0077504A">
              <w:t>Client</w:t>
            </w:r>
            <w:r w:rsidR="00AE01E9" w:rsidRPr="0051110B">
              <w:t>.</w:t>
            </w:r>
            <w:r w:rsidR="0077504A">
              <w:t xml:space="preserve"> See</w:t>
            </w:r>
            <w:r w:rsidR="006C33EE">
              <w:t xml:space="preserve"> Sectio</w:t>
            </w:r>
            <w:r w:rsidR="008878BB" w:rsidRPr="003F0878">
              <w:rPr>
                <w:highlight w:val="yellow"/>
              </w:rPr>
              <w:t xml:space="preserve">n 5.3 </w:t>
            </w:r>
            <w:r w:rsidR="00A65707" w:rsidRPr="003F0878">
              <w:rPr>
                <w:highlight w:val="yellow"/>
              </w:rPr>
              <w:fldChar w:fldCharType="begin"/>
            </w:r>
            <w:r w:rsidR="008878BB" w:rsidRPr="003F0878">
              <w:rPr>
                <w:highlight w:val="yellow"/>
              </w:rPr>
              <w:instrText xml:space="preserve"> REF _Ref277765855 \h </w:instrText>
            </w:r>
            <w:r w:rsidR="00DF0E95">
              <w:rPr>
                <w:highlight w:val="yellow"/>
              </w:rPr>
              <w:instrText xml:space="preserve"> \* MERGEFORMAT </w:instrText>
            </w:r>
            <w:r w:rsidR="00A65707" w:rsidRPr="003F0878">
              <w:rPr>
                <w:highlight w:val="yellow"/>
              </w:rPr>
            </w:r>
            <w:r w:rsidR="00A65707" w:rsidRPr="003F0878">
              <w:rPr>
                <w:highlight w:val="yellow"/>
              </w:rPr>
              <w:fldChar w:fldCharType="separate"/>
            </w:r>
          </w:p>
          <w:p w:rsidR="00AE01E9" w:rsidRDefault="00055A12" w:rsidP="004829DE">
            <w:pPr>
              <w:tabs>
                <w:tab w:val="left" w:pos="0"/>
              </w:tabs>
            </w:pPr>
            <w:r w:rsidRPr="00055A12">
              <w:rPr>
                <w:highlight w:val="yellow"/>
              </w:rPr>
              <w:t xml:space="preserve">Holding </w:t>
            </w:r>
            <w:r w:rsidR="003D3B6F" w:rsidRPr="00F51DD1">
              <w:t>Queries</w:t>
            </w:r>
            <w:r w:rsidR="00A65707" w:rsidRPr="003F0878">
              <w:rPr>
                <w:highlight w:val="yellow"/>
              </w:rPr>
              <w:fldChar w:fldCharType="end"/>
            </w:r>
            <w:r w:rsidR="006C33EE">
              <w:t>.</w:t>
            </w:r>
            <w:r w:rsidR="00AE01E9" w:rsidRPr="0051110B">
              <w:t xml:space="preserve"> </w:t>
            </w:r>
            <w:r w:rsidR="00977940">
              <w:t xml:space="preserve"> After further</w:t>
            </w:r>
            <w:r w:rsidR="00BA2924">
              <w:t xml:space="preserve"> review, you may upload</w:t>
            </w:r>
            <w:r w:rsidR="00977940">
              <w:t xml:space="preserve"> the queries you hold that are</w:t>
            </w:r>
            <w:r w:rsidR="00BA2924">
              <w:t xml:space="preserve"> Awaiting A</w:t>
            </w:r>
            <w:r w:rsidR="00AE01E9" w:rsidRPr="0051110B">
              <w:t>pproval.</w:t>
            </w:r>
          </w:p>
        </w:tc>
      </w:tr>
      <w:tr w:rsidR="00AE01E9" w:rsidTr="00A50E94">
        <w:trPr>
          <w:cantSplit/>
        </w:trPr>
        <w:tc>
          <w:tcPr>
            <w:tcW w:w="2178" w:type="dxa"/>
          </w:tcPr>
          <w:p w:rsidR="00AE01E9" w:rsidRDefault="00AE01E9" w:rsidP="005F5A32">
            <w:r w:rsidRPr="0051110B">
              <w:t>Rejected</w:t>
            </w:r>
          </w:p>
        </w:tc>
        <w:tc>
          <w:tcPr>
            <w:tcW w:w="7398" w:type="dxa"/>
          </w:tcPr>
          <w:p w:rsidR="00AE01E9" w:rsidRDefault="006C33EE" w:rsidP="006C33EE">
            <w:r>
              <w:t xml:space="preserve">The query has been rejected by the DataMart Administrator. The DataMart Administrator sets the query state to Rejected </w:t>
            </w:r>
            <w:r w:rsidR="00AE01E9" w:rsidRPr="0051110B">
              <w:t xml:space="preserve">by clicking </w:t>
            </w:r>
            <w:r>
              <w:t xml:space="preserve">the </w:t>
            </w:r>
            <w:r w:rsidR="00AE01E9" w:rsidRPr="0051110B">
              <w:t xml:space="preserve">Reject button </w:t>
            </w:r>
            <w:r>
              <w:t>in the Query Detail view of the</w:t>
            </w:r>
            <w:r w:rsidR="00AE01E9" w:rsidRPr="0051110B">
              <w:t xml:space="preserve"> DataMart</w:t>
            </w:r>
            <w:r>
              <w:t xml:space="preserve"> Client</w:t>
            </w:r>
            <w:r w:rsidR="00AE01E9" w:rsidRPr="0051110B">
              <w:t xml:space="preserve">. </w:t>
            </w:r>
            <w:r>
              <w:t xml:space="preserve">See Section </w:t>
            </w:r>
            <w:r w:rsidR="00A65707">
              <w:fldChar w:fldCharType="begin"/>
            </w:r>
            <w:r w:rsidR="00E672E7">
              <w:instrText xml:space="preserve"> REF _Ref277766083 \r \h  \* MERGEFORMAT </w:instrText>
            </w:r>
            <w:r w:rsidR="00A65707">
              <w:fldChar w:fldCharType="separate"/>
            </w:r>
            <w:proofErr w:type="gramStart"/>
            <w:r w:rsidR="003D3B6F">
              <w:rPr>
                <w:highlight w:val="yellow"/>
              </w:rPr>
              <w:t xml:space="preserve">5.4  </w:t>
            </w:r>
            <w:proofErr w:type="gramEnd"/>
            <w:r w:rsidR="00A65707">
              <w:fldChar w:fldCharType="end"/>
            </w:r>
            <w:fldSimple w:instr=" REF _Ref277766087 \h  \* MERGEFORMAT ">
              <w:r w:rsidR="00055A12" w:rsidRPr="00055A12">
                <w:rPr>
                  <w:highlight w:val="yellow"/>
                </w:rPr>
                <w:t>Rejecting Queries</w:t>
              </w:r>
            </w:fldSimple>
            <w:r>
              <w:t xml:space="preserve">. </w:t>
            </w:r>
            <w:r w:rsidR="00AE01E9" w:rsidRPr="0051110B">
              <w:t>Rejecting a query ends the life of the query submitted to that DataMart.</w:t>
            </w:r>
          </w:p>
        </w:tc>
      </w:tr>
      <w:tr w:rsidR="00AE01E9" w:rsidTr="00A50E94">
        <w:trPr>
          <w:cantSplit/>
        </w:trPr>
        <w:tc>
          <w:tcPr>
            <w:tcW w:w="2178" w:type="dxa"/>
          </w:tcPr>
          <w:p w:rsidR="00AE01E9" w:rsidRDefault="00AE01E9" w:rsidP="005F5A32">
            <w:r w:rsidRPr="0051110B">
              <w:t>Cancelled</w:t>
            </w:r>
          </w:p>
        </w:tc>
        <w:tc>
          <w:tcPr>
            <w:tcW w:w="7398" w:type="dxa"/>
          </w:tcPr>
          <w:p w:rsidR="00AE01E9" w:rsidRDefault="00285781" w:rsidP="005F5A32">
            <w:r>
              <w:t xml:space="preserve">The Investigator has removed the DataMart from the query. </w:t>
            </w:r>
            <w:r w:rsidR="00AE01E9" w:rsidRPr="0051110B">
              <w:t>Removing DataMarts from a query mark</w:t>
            </w:r>
            <w:r>
              <w:t>s the status of the query for the removed DataMart</w:t>
            </w:r>
            <w:r w:rsidR="00AE01E9" w:rsidRPr="0051110B">
              <w:t xml:space="preserve"> </w:t>
            </w:r>
            <w:r>
              <w:t>as Cancelled</w:t>
            </w:r>
            <w:r w:rsidR="00AE01E9" w:rsidRPr="0051110B">
              <w:t>.</w:t>
            </w:r>
            <w:r>
              <w:t xml:space="preserve"> Note: The Investigator cannot remove a particular DataMart from the query after it has uploaded results. </w:t>
            </w:r>
          </w:p>
        </w:tc>
      </w:tr>
      <w:tr w:rsidR="00AE01E9" w:rsidTr="00A50E94">
        <w:trPr>
          <w:cantSplit/>
        </w:trPr>
        <w:tc>
          <w:tcPr>
            <w:tcW w:w="2178" w:type="dxa"/>
          </w:tcPr>
          <w:p w:rsidR="00AE01E9" w:rsidRPr="0051110B" w:rsidRDefault="00AE01E9" w:rsidP="00AE01E9">
            <w:r w:rsidRPr="0051110B">
              <w:t xml:space="preserve">Pending </w:t>
            </w:r>
            <w:r>
              <w:t xml:space="preserve">Group DataMart  Administrator </w:t>
            </w:r>
            <w:r w:rsidRPr="0051110B">
              <w:t>Approval</w:t>
            </w:r>
          </w:p>
        </w:tc>
        <w:tc>
          <w:tcPr>
            <w:tcW w:w="7398" w:type="dxa"/>
          </w:tcPr>
          <w:p w:rsidR="00AE01E9" w:rsidRPr="0051110B" w:rsidRDefault="008A2387" w:rsidP="006F308D">
            <w:r>
              <w:t>The query has been received by the DataMart but requires approval by the Group DataMart Administrator, if applicable. All results uploaded by DataM</w:t>
            </w:r>
            <w:r w:rsidRPr="0051110B">
              <w:t>arts that are par</w:t>
            </w:r>
            <w:r>
              <w:t>t of the Group’s organizations require this approval</w:t>
            </w:r>
            <w:r w:rsidRPr="0051110B">
              <w:t xml:space="preserve">. </w:t>
            </w:r>
            <w:r>
              <w:t>The</w:t>
            </w:r>
            <w:r w:rsidRPr="0051110B">
              <w:t xml:space="preserve"> uploaded results </w:t>
            </w:r>
            <w:r>
              <w:t>are</w:t>
            </w:r>
            <w:r w:rsidRPr="0051110B">
              <w:t xml:space="preserve"> </w:t>
            </w:r>
            <w:r>
              <w:t>withheld</w:t>
            </w:r>
            <w:r w:rsidRPr="0051110B">
              <w:t xml:space="preserve"> </w:t>
            </w:r>
            <w:r>
              <w:t xml:space="preserve">from </w:t>
            </w:r>
            <w:r w:rsidRPr="0051110B">
              <w:t xml:space="preserve">the </w:t>
            </w:r>
            <w:r>
              <w:t>I</w:t>
            </w:r>
            <w:r w:rsidRPr="0051110B">
              <w:t>nvestigator un</w:t>
            </w:r>
            <w:r>
              <w:t>less approved by the Group DataM</w:t>
            </w:r>
            <w:r w:rsidRPr="0051110B">
              <w:t>art Administrator.</w:t>
            </w:r>
          </w:p>
        </w:tc>
      </w:tr>
      <w:tr w:rsidR="00AE01E9" w:rsidTr="00A50E94">
        <w:trPr>
          <w:cantSplit/>
        </w:trPr>
        <w:tc>
          <w:tcPr>
            <w:tcW w:w="2178" w:type="dxa"/>
          </w:tcPr>
          <w:p w:rsidR="00AE01E9" w:rsidRPr="0051110B" w:rsidRDefault="00AE01E9" w:rsidP="005F5A32">
            <w:r w:rsidRPr="0051110B">
              <w:t>In Progress</w:t>
            </w:r>
          </w:p>
        </w:tc>
        <w:tc>
          <w:tcPr>
            <w:tcW w:w="7398" w:type="dxa"/>
          </w:tcPr>
          <w:p w:rsidR="00AE01E9" w:rsidRPr="0051110B" w:rsidRDefault="00AC4DDA" w:rsidP="00AC4DDA">
            <w:r>
              <w:t xml:space="preserve">The query has been processed </w:t>
            </w:r>
            <w:r w:rsidR="00AE01E9" w:rsidRPr="0051110B">
              <w:t>at the DataMart</w:t>
            </w:r>
            <w:r>
              <w:t xml:space="preserve"> Client</w:t>
            </w:r>
            <w:r w:rsidR="00AE01E9" w:rsidRPr="0051110B">
              <w:t xml:space="preserve"> but</w:t>
            </w:r>
            <w:r>
              <w:t xml:space="preserve"> uploading the results has not finished.  For example, if you have selected “Process new queries automatically but do not upload results” in the DataMart Client settings, you might see the In Progress status.</w:t>
            </w:r>
            <w:r w:rsidRPr="0051110B">
              <w:t xml:space="preserve"> </w:t>
            </w:r>
            <w:r>
              <w:t xml:space="preserve"> See Section </w:t>
            </w:r>
            <w:r w:rsidR="00A65707">
              <w:fldChar w:fldCharType="begin"/>
            </w:r>
            <w:r>
              <w:instrText xml:space="preserve"> REF _Ref277767527 \r \h </w:instrText>
            </w:r>
            <w:r w:rsidR="00A65707">
              <w:fldChar w:fldCharType="separate"/>
            </w:r>
            <w:r w:rsidR="003D3B6F">
              <w:rPr>
                <w:b/>
                <w:bCs/>
              </w:rPr>
              <w:t>Error! Reference source not found.</w:t>
            </w:r>
            <w:r w:rsidR="00A65707">
              <w:fldChar w:fldCharType="end"/>
            </w:r>
            <w:r>
              <w:t xml:space="preserve"> </w:t>
            </w:r>
            <w:r w:rsidR="00A65707">
              <w:fldChar w:fldCharType="begin"/>
            </w:r>
            <w:r>
              <w:instrText xml:space="preserve"> REF _Ref277767530 \h </w:instrText>
            </w:r>
            <w:r w:rsidR="00A65707">
              <w:fldChar w:fldCharType="separate"/>
            </w:r>
            <w:r w:rsidR="003D3B6F">
              <w:rPr>
                <w:b/>
                <w:bCs/>
              </w:rPr>
              <w:t>Error! Reference source not found.</w:t>
            </w:r>
            <w:r w:rsidR="00A65707">
              <w:fldChar w:fldCharType="end"/>
            </w:r>
            <w:r>
              <w:t>.</w:t>
            </w:r>
          </w:p>
        </w:tc>
      </w:tr>
      <w:tr w:rsidR="00AE01E9" w:rsidTr="00A50E94">
        <w:trPr>
          <w:cantSplit/>
        </w:trPr>
        <w:tc>
          <w:tcPr>
            <w:tcW w:w="2178" w:type="dxa"/>
          </w:tcPr>
          <w:p w:rsidR="00AE01E9" w:rsidRPr="0051110B" w:rsidRDefault="00AE01E9" w:rsidP="005F5A32">
            <w:r w:rsidRPr="0051110B">
              <w:t>Failed</w:t>
            </w:r>
          </w:p>
        </w:tc>
        <w:tc>
          <w:tcPr>
            <w:tcW w:w="7398" w:type="dxa"/>
          </w:tcPr>
          <w:p w:rsidR="008A2387" w:rsidRPr="0051110B" w:rsidRDefault="009560A2" w:rsidP="009560A2">
            <w:r>
              <w:t xml:space="preserve">The query </w:t>
            </w:r>
            <w:r w:rsidR="00AE01E9" w:rsidRPr="0051110B">
              <w:t>encounter</w:t>
            </w:r>
            <w:r>
              <w:t>ed</w:t>
            </w:r>
            <w:r w:rsidR="00AE01E9" w:rsidRPr="0051110B">
              <w:t xml:space="preserve"> </w:t>
            </w:r>
            <w:r>
              <w:t>errors while processing or failed</w:t>
            </w:r>
            <w:r w:rsidR="00AE01E9" w:rsidRPr="0051110B">
              <w:t xml:space="preserve"> to upload results</w:t>
            </w:r>
            <w:r w:rsidR="00DF0E95">
              <w:t>.</w:t>
            </w:r>
          </w:p>
        </w:tc>
      </w:tr>
    </w:tbl>
    <w:p w:rsidR="009107C7" w:rsidRPr="009107C7" w:rsidRDefault="009107C7" w:rsidP="009107C7">
      <w:bookmarkStart w:id="30" w:name="_Ref277765676"/>
    </w:p>
    <w:p w:rsidR="004A5874" w:rsidRDefault="004A5874">
      <w:pPr>
        <w:spacing w:after="0" w:line="240" w:lineRule="auto"/>
        <w:rPr>
          <w:rFonts w:eastAsia="Times New Roman"/>
          <w:b/>
          <w:bCs/>
          <w:sz w:val="26"/>
          <w:szCs w:val="26"/>
        </w:rPr>
      </w:pPr>
      <w:r>
        <w:br w:type="page"/>
      </w:r>
    </w:p>
    <w:p w:rsidR="007D1DDB" w:rsidRPr="005F5A32" w:rsidRDefault="00090245" w:rsidP="008C61E4">
      <w:pPr>
        <w:pStyle w:val="Heading3"/>
      </w:pPr>
      <w:bookmarkStart w:id="31" w:name="_Toc361999482"/>
      <w:r w:rsidRPr="005F5A32">
        <w:t>Viewing Query Details</w:t>
      </w:r>
      <w:bookmarkEnd w:id="30"/>
      <w:bookmarkEnd w:id="31"/>
    </w:p>
    <w:p w:rsidR="007558CA" w:rsidRPr="00090245" w:rsidRDefault="00753BFC" w:rsidP="005F5A32">
      <w:r w:rsidRPr="00753BFC">
        <w:t xml:space="preserve">Highlight an entry in the list and click the </w:t>
      </w:r>
      <w:r w:rsidR="000B692E">
        <w:t>“</w:t>
      </w:r>
      <w:r w:rsidRPr="00753BFC">
        <w:t>Detail</w:t>
      </w:r>
      <w:r w:rsidR="000B692E">
        <w:t>s”</w:t>
      </w:r>
      <w:r w:rsidRPr="00753BFC">
        <w:t xml:space="preserve"> button to open the </w:t>
      </w:r>
      <w:r w:rsidR="00131F18">
        <w:t>Request</w:t>
      </w:r>
      <w:r w:rsidRPr="00753BFC">
        <w:t xml:space="preserve"> Detail view. You can also double</w:t>
      </w:r>
      <w:r w:rsidR="007558CA" w:rsidRPr="00753BFC">
        <w:t xml:space="preserve">-click </w:t>
      </w:r>
      <w:r>
        <w:t xml:space="preserve">an </w:t>
      </w:r>
      <w:r w:rsidR="007D1DDB">
        <w:t>entry</w:t>
      </w:r>
      <w:r>
        <w:t xml:space="preserve"> </w:t>
      </w:r>
      <w:r w:rsidR="007D1DDB">
        <w:t>in the list</w:t>
      </w:r>
      <w:r w:rsidR="007558CA" w:rsidRPr="00753BFC">
        <w:t xml:space="preserve">.  </w:t>
      </w:r>
    </w:p>
    <w:p w:rsidR="00A50E94" w:rsidRDefault="000B692E" w:rsidP="00A50E94">
      <w:pPr>
        <w:pStyle w:val="ListBullet"/>
        <w:keepNext/>
        <w:numPr>
          <w:ilvl w:val="0"/>
          <w:numId w:val="0"/>
        </w:numPr>
        <w:ind w:left="360" w:hanging="360"/>
        <w:jc w:val="center"/>
      </w:pPr>
      <w:r>
        <w:rPr>
          <w:noProof/>
        </w:rPr>
        <w:drawing>
          <wp:anchor distT="0" distB="0" distL="114300" distR="114300" simplePos="0" relativeHeight="251677696" behindDoc="0" locked="0" layoutInCell="1" allowOverlap="1">
            <wp:simplePos x="0" y="0"/>
            <wp:positionH relativeFrom="column">
              <wp:posOffset>-635</wp:posOffset>
            </wp:positionH>
            <wp:positionV relativeFrom="paragraph">
              <wp:posOffset>2540</wp:posOffset>
            </wp:positionV>
            <wp:extent cx="5944870" cy="4271645"/>
            <wp:effectExtent l="19050" t="0" r="0" b="0"/>
            <wp:wrapTopAndBottom/>
            <wp:docPr id="68" name="Picture 68" descr="Screenshot of a request detail form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4870" cy="4271645"/>
                    </a:xfrm>
                    <a:prstGeom prst="rect">
                      <a:avLst/>
                    </a:prstGeom>
                  </pic:spPr>
                </pic:pic>
              </a:graphicData>
            </a:graphic>
          </wp:anchor>
        </w:drawing>
      </w:r>
    </w:p>
    <w:p w:rsidR="008A2387" w:rsidRDefault="00A50E94" w:rsidP="00A50E94">
      <w:pPr>
        <w:pStyle w:val="Caption"/>
        <w:jc w:val="center"/>
      </w:pPr>
      <w:r>
        <w:t xml:space="preserve">Figure </w:t>
      </w:r>
      <w:fldSimple w:instr=" SEQ Figure \* ARABIC ">
        <w:r w:rsidR="00256273">
          <w:rPr>
            <w:noProof/>
          </w:rPr>
          <w:t>25</w:t>
        </w:r>
      </w:fldSimple>
      <w:r>
        <w:t>: DataMart Client Request Detail Form</w:t>
      </w:r>
    </w:p>
    <w:p w:rsidR="002F1459" w:rsidRDefault="008A2387" w:rsidP="003F0878">
      <w:pPr>
        <w:pStyle w:val="Heading4"/>
      </w:pPr>
      <w:bookmarkStart w:id="32" w:name="_Toc291150468"/>
      <w:r>
        <w:t>Query Result Parameters</w:t>
      </w:r>
      <w:bookmarkEnd w:id="32"/>
    </w:p>
    <w:p w:rsidR="00196A6F" w:rsidRDefault="003A54F6">
      <w:r w:rsidRPr="003A54F6">
        <w:t>Summary Table Parameters</w:t>
      </w:r>
      <w:r w:rsidR="00241BD9" w:rsidRPr="001C1FAD">
        <w:t>:</w:t>
      </w:r>
    </w:p>
    <w:p w:rsidR="00241BD9" w:rsidRDefault="00241BD9" w:rsidP="00241BD9">
      <w:pPr>
        <w:pStyle w:val="ListParagraph"/>
        <w:numPr>
          <w:ilvl w:val="0"/>
          <w:numId w:val="15"/>
        </w:numPr>
        <w:spacing w:after="0"/>
      </w:pPr>
      <w:r>
        <w:t>Query Category: Prevalence (</w:t>
      </w:r>
      <w:proofErr w:type="spellStart"/>
      <w:r>
        <w:t>Prev</w:t>
      </w:r>
      <w:proofErr w:type="spellEnd"/>
      <w:r>
        <w:t>), Incidence, Most Frequent Utilization (MFU)</w:t>
      </w:r>
    </w:p>
    <w:p w:rsidR="00241BD9" w:rsidRDefault="00241BD9" w:rsidP="00241BD9">
      <w:pPr>
        <w:pStyle w:val="ListParagraph"/>
        <w:numPr>
          <w:ilvl w:val="0"/>
          <w:numId w:val="15"/>
        </w:numPr>
        <w:spacing w:after="0"/>
      </w:pPr>
      <w:r>
        <w:t>Query Types:</w:t>
      </w:r>
    </w:p>
    <w:p w:rsidR="00241BD9" w:rsidRDefault="00241BD9" w:rsidP="00241BD9">
      <w:pPr>
        <w:pStyle w:val="ListParagraph"/>
        <w:numPr>
          <w:ilvl w:val="1"/>
          <w:numId w:val="15"/>
        </w:numPr>
        <w:spacing w:after="0"/>
      </w:pPr>
      <w:r>
        <w:t>Enrollment</w:t>
      </w:r>
    </w:p>
    <w:p w:rsidR="00241BD9" w:rsidRDefault="00241BD9" w:rsidP="00241BD9">
      <w:pPr>
        <w:pStyle w:val="ListParagraph"/>
        <w:numPr>
          <w:ilvl w:val="2"/>
          <w:numId w:val="15"/>
        </w:numPr>
        <w:spacing w:after="0"/>
      </w:pPr>
      <w:r>
        <w:t>Drug and Medical Coverage</w:t>
      </w:r>
    </w:p>
    <w:p w:rsidR="00241BD9" w:rsidRDefault="00241BD9" w:rsidP="00241BD9">
      <w:pPr>
        <w:pStyle w:val="ListParagraph"/>
        <w:numPr>
          <w:ilvl w:val="2"/>
          <w:numId w:val="15"/>
        </w:numPr>
        <w:spacing w:after="0"/>
      </w:pPr>
      <w:r>
        <w:t>Medical Coverage Only</w:t>
      </w:r>
    </w:p>
    <w:p w:rsidR="00241BD9" w:rsidRDefault="00241BD9" w:rsidP="00241BD9">
      <w:pPr>
        <w:pStyle w:val="ListParagraph"/>
        <w:numPr>
          <w:ilvl w:val="2"/>
          <w:numId w:val="15"/>
        </w:numPr>
        <w:spacing w:after="0"/>
      </w:pPr>
      <w:r>
        <w:t>Drug Coverage Only</w:t>
      </w:r>
    </w:p>
    <w:p w:rsidR="00241BD9" w:rsidRDefault="00241BD9" w:rsidP="00241BD9">
      <w:pPr>
        <w:pStyle w:val="ListParagraph"/>
        <w:numPr>
          <w:ilvl w:val="2"/>
          <w:numId w:val="15"/>
        </w:numPr>
        <w:spacing w:after="0"/>
      </w:pPr>
      <w:r>
        <w:t>All Members (which represents a the union of previous 3 coverage types)</w:t>
      </w:r>
    </w:p>
    <w:p w:rsidR="00241BD9" w:rsidRDefault="00241BD9" w:rsidP="00241BD9">
      <w:pPr>
        <w:pStyle w:val="ListParagraph"/>
        <w:numPr>
          <w:ilvl w:val="1"/>
          <w:numId w:val="15"/>
        </w:numPr>
        <w:spacing w:after="0"/>
      </w:pPr>
      <w:r>
        <w:t xml:space="preserve">HCPCS (Healthcare Common Procedure Coding System) </w:t>
      </w:r>
    </w:p>
    <w:p w:rsidR="00241BD9" w:rsidRDefault="00241BD9" w:rsidP="00241BD9">
      <w:pPr>
        <w:pStyle w:val="ListParagraph"/>
        <w:numPr>
          <w:ilvl w:val="1"/>
          <w:numId w:val="15"/>
        </w:numPr>
        <w:spacing w:after="0"/>
      </w:pPr>
      <w:r>
        <w:t>ICD 9 Diagnoses (3 Digit Codes)</w:t>
      </w:r>
    </w:p>
    <w:p w:rsidR="00241BD9" w:rsidRDefault="00241BD9" w:rsidP="00241BD9">
      <w:pPr>
        <w:pStyle w:val="ListParagraph"/>
        <w:numPr>
          <w:ilvl w:val="1"/>
          <w:numId w:val="15"/>
        </w:numPr>
        <w:spacing w:after="0"/>
      </w:pPr>
      <w:r>
        <w:t>ICD 9 Diagnoses (4 Digit Codes)</w:t>
      </w:r>
    </w:p>
    <w:p w:rsidR="00241BD9" w:rsidRDefault="00241BD9" w:rsidP="00241BD9">
      <w:pPr>
        <w:pStyle w:val="ListParagraph"/>
        <w:numPr>
          <w:ilvl w:val="1"/>
          <w:numId w:val="15"/>
        </w:numPr>
        <w:spacing w:after="0"/>
      </w:pPr>
      <w:r>
        <w:t>ICD 9 Diagnoses (5 Digit Codes)</w:t>
      </w:r>
    </w:p>
    <w:p w:rsidR="00241BD9" w:rsidRDefault="00241BD9" w:rsidP="00241BD9">
      <w:pPr>
        <w:pStyle w:val="ListParagraph"/>
        <w:numPr>
          <w:ilvl w:val="1"/>
          <w:numId w:val="15"/>
        </w:numPr>
        <w:spacing w:after="0"/>
      </w:pPr>
      <w:r>
        <w:t>ICD 9 Procedures (3 Digit Codes)</w:t>
      </w:r>
    </w:p>
    <w:p w:rsidR="00241BD9" w:rsidRDefault="00241BD9" w:rsidP="00241BD9">
      <w:pPr>
        <w:pStyle w:val="ListParagraph"/>
        <w:numPr>
          <w:ilvl w:val="1"/>
          <w:numId w:val="15"/>
        </w:numPr>
        <w:spacing w:after="0"/>
      </w:pPr>
      <w:r>
        <w:t>ICD 9 Procedures (4 Digit Codes)</w:t>
      </w:r>
    </w:p>
    <w:p w:rsidR="00241BD9" w:rsidRDefault="00241BD9" w:rsidP="00241BD9">
      <w:pPr>
        <w:pStyle w:val="ListParagraph"/>
        <w:numPr>
          <w:ilvl w:val="1"/>
          <w:numId w:val="15"/>
        </w:numPr>
        <w:spacing w:after="0"/>
      </w:pPr>
      <w:r>
        <w:t xml:space="preserve">Pharmacy </w:t>
      </w:r>
      <w:proofErr w:type="spellStart"/>
      <w:r>
        <w:t>Dispensings</w:t>
      </w:r>
      <w:proofErr w:type="spellEnd"/>
      <w:r>
        <w:t xml:space="preserve"> by Generic Name</w:t>
      </w:r>
    </w:p>
    <w:p w:rsidR="00241BD9" w:rsidRDefault="00241BD9" w:rsidP="00241BD9">
      <w:pPr>
        <w:pStyle w:val="ListParagraph"/>
        <w:numPr>
          <w:ilvl w:val="1"/>
          <w:numId w:val="15"/>
        </w:numPr>
        <w:spacing w:after="0"/>
      </w:pPr>
      <w:r>
        <w:t xml:space="preserve">Pharmacy </w:t>
      </w:r>
      <w:proofErr w:type="spellStart"/>
      <w:r>
        <w:t>Dispensings</w:t>
      </w:r>
      <w:proofErr w:type="spellEnd"/>
      <w:r>
        <w:t xml:space="preserve"> by Drug Class</w:t>
      </w:r>
    </w:p>
    <w:p w:rsidR="00241BD9" w:rsidRDefault="00241BD9" w:rsidP="00241BD9">
      <w:pPr>
        <w:pStyle w:val="ListParagraph"/>
        <w:numPr>
          <w:ilvl w:val="1"/>
          <w:numId w:val="15"/>
        </w:numPr>
        <w:spacing w:after="0"/>
      </w:pPr>
      <w:r>
        <w:t>Incident ICD 9 Diagnoses (3 Digit Codes)</w:t>
      </w:r>
    </w:p>
    <w:p w:rsidR="00241BD9" w:rsidRDefault="00241BD9" w:rsidP="00241BD9">
      <w:pPr>
        <w:pStyle w:val="ListParagraph"/>
        <w:numPr>
          <w:ilvl w:val="1"/>
          <w:numId w:val="15"/>
        </w:numPr>
        <w:spacing w:after="0"/>
      </w:pPr>
      <w:r>
        <w:t xml:space="preserve">Incident </w:t>
      </w:r>
      <w:r w:rsidR="00DF0E95">
        <w:t xml:space="preserve">Pharmacy </w:t>
      </w:r>
      <w:proofErr w:type="spellStart"/>
      <w:r w:rsidR="00DF0E95">
        <w:t>Dispensings</w:t>
      </w:r>
      <w:proofErr w:type="spellEnd"/>
      <w:r w:rsidR="00DF0E95">
        <w:t xml:space="preserve"> by </w:t>
      </w:r>
      <w:r>
        <w:t>Drug</w:t>
      </w:r>
      <w:r w:rsidR="00DF0E95">
        <w:t xml:space="preserve"> Class</w:t>
      </w:r>
    </w:p>
    <w:p w:rsidR="00241BD9" w:rsidRDefault="00241BD9" w:rsidP="00241BD9">
      <w:pPr>
        <w:pStyle w:val="ListParagraph"/>
        <w:numPr>
          <w:ilvl w:val="1"/>
          <w:numId w:val="15"/>
        </w:numPr>
        <w:spacing w:after="0"/>
      </w:pPr>
      <w:r>
        <w:t xml:space="preserve">Incident </w:t>
      </w:r>
      <w:r w:rsidR="00DF0E95">
        <w:t xml:space="preserve">Pharmacy </w:t>
      </w:r>
      <w:proofErr w:type="spellStart"/>
      <w:r w:rsidR="00DF0E95">
        <w:t>Dispensings</w:t>
      </w:r>
      <w:proofErr w:type="spellEnd"/>
      <w:r w:rsidR="00DF0E95">
        <w:t xml:space="preserve"> by Generic Name</w:t>
      </w:r>
    </w:p>
    <w:p w:rsidR="00241BD9" w:rsidRDefault="00241BD9" w:rsidP="00241BD9">
      <w:pPr>
        <w:pStyle w:val="ListParagraph"/>
        <w:numPr>
          <w:ilvl w:val="0"/>
          <w:numId w:val="15"/>
        </w:numPr>
        <w:spacing w:after="0"/>
      </w:pPr>
      <w:r>
        <w:t>Sex Stratifications:</w:t>
      </w:r>
    </w:p>
    <w:p w:rsidR="00241BD9" w:rsidRDefault="00241BD9" w:rsidP="00241BD9">
      <w:pPr>
        <w:pStyle w:val="ListParagraph"/>
        <w:numPr>
          <w:ilvl w:val="1"/>
          <w:numId w:val="15"/>
        </w:numPr>
        <w:spacing w:after="0"/>
      </w:pPr>
      <w:r>
        <w:t>Female: F</w:t>
      </w:r>
    </w:p>
    <w:p w:rsidR="00241BD9" w:rsidRDefault="00241BD9" w:rsidP="00241BD9">
      <w:pPr>
        <w:pStyle w:val="ListParagraph"/>
        <w:numPr>
          <w:ilvl w:val="1"/>
          <w:numId w:val="15"/>
        </w:numPr>
        <w:spacing w:after="0"/>
      </w:pPr>
      <w:r>
        <w:t>Male: M</w:t>
      </w:r>
    </w:p>
    <w:p w:rsidR="00241BD9" w:rsidRDefault="00241BD9" w:rsidP="00241BD9">
      <w:pPr>
        <w:pStyle w:val="ListParagraph"/>
        <w:numPr>
          <w:ilvl w:val="1"/>
          <w:numId w:val="15"/>
        </w:numPr>
        <w:spacing w:after="0"/>
      </w:pPr>
      <w:r>
        <w:t>Male and Female Aggregated: All</w:t>
      </w:r>
    </w:p>
    <w:p w:rsidR="00241BD9" w:rsidRDefault="00241BD9" w:rsidP="00241BD9">
      <w:pPr>
        <w:pStyle w:val="ListParagraph"/>
        <w:numPr>
          <w:ilvl w:val="0"/>
          <w:numId w:val="15"/>
        </w:numPr>
        <w:spacing w:after="0"/>
      </w:pPr>
      <w:r>
        <w:t xml:space="preserve">Age Stratifications: </w:t>
      </w:r>
    </w:p>
    <w:p w:rsidR="00241BD9" w:rsidRDefault="00241BD9" w:rsidP="00241BD9">
      <w:pPr>
        <w:pStyle w:val="ListParagraph"/>
        <w:numPr>
          <w:ilvl w:val="1"/>
          <w:numId w:val="15"/>
        </w:numPr>
        <w:spacing w:after="0"/>
      </w:pPr>
      <w:r w:rsidRPr="001C5573">
        <w:t>10 Stratifications: 0-1 years, 2-4, 5-9, 10-14, 15-18, 19-21, 22-44, 45-64, 65-74, 75+</w:t>
      </w:r>
    </w:p>
    <w:p w:rsidR="00241BD9" w:rsidRDefault="00241BD9" w:rsidP="00241BD9">
      <w:pPr>
        <w:pStyle w:val="ListParagraph"/>
        <w:numPr>
          <w:ilvl w:val="1"/>
          <w:numId w:val="15"/>
        </w:numPr>
        <w:spacing w:after="0"/>
      </w:pPr>
      <w:r w:rsidRPr="009776D1">
        <w:t>7 Stratifications: 0-4, 5-9, 10-18, 19-21, 22-44, 45-64, 65+</w:t>
      </w:r>
    </w:p>
    <w:p w:rsidR="00241BD9" w:rsidRDefault="00241BD9" w:rsidP="00241BD9">
      <w:pPr>
        <w:pStyle w:val="ListParagraph"/>
        <w:numPr>
          <w:ilvl w:val="1"/>
          <w:numId w:val="15"/>
        </w:numPr>
        <w:spacing w:after="0"/>
      </w:pPr>
      <w:r>
        <w:t>4 Stratifications: 0-21, 22-44, 45-64, 65+</w:t>
      </w:r>
    </w:p>
    <w:p w:rsidR="00241BD9" w:rsidRDefault="00241BD9" w:rsidP="00241BD9">
      <w:pPr>
        <w:pStyle w:val="ListParagraph"/>
        <w:numPr>
          <w:ilvl w:val="1"/>
          <w:numId w:val="15"/>
        </w:numPr>
        <w:spacing w:after="0"/>
      </w:pPr>
      <w:r>
        <w:t>2 Stratifications: Under 65, 65+</w:t>
      </w:r>
    </w:p>
    <w:p w:rsidR="00241BD9" w:rsidRDefault="00241BD9" w:rsidP="00241BD9">
      <w:pPr>
        <w:pStyle w:val="ListParagraph"/>
        <w:numPr>
          <w:ilvl w:val="1"/>
          <w:numId w:val="15"/>
        </w:numPr>
        <w:spacing w:after="0"/>
      </w:pPr>
      <w:r>
        <w:t xml:space="preserve">0 Stratifications: 0+ </w:t>
      </w:r>
    </w:p>
    <w:p w:rsidR="00241BD9" w:rsidRDefault="00241BD9" w:rsidP="00241BD9">
      <w:pPr>
        <w:pStyle w:val="ListParagraph"/>
        <w:numPr>
          <w:ilvl w:val="0"/>
          <w:numId w:val="15"/>
        </w:numPr>
        <w:spacing w:after="0"/>
      </w:pPr>
      <w:r>
        <w:t xml:space="preserve">Settings (only applicable for medical queries): </w:t>
      </w:r>
    </w:p>
    <w:p w:rsidR="00241BD9" w:rsidRDefault="00241BD9" w:rsidP="00241BD9">
      <w:pPr>
        <w:pStyle w:val="ListParagraph"/>
        <w:numPr>
          <w:ilvl w:val="1"/>
          <w:numId w:val="15"/>
        </w:numPr>
        <w:spacing w:after="0"/>
      </w:pPr>
      <w:r>
        <w:t>AV: Outpatient</w:t>
      </w:r>
    </w:p>
    <w:p w:rsidR="00241BD9" w:rsidRDefault="00241BD9" w:rsidP="00241BD9">
      <w:pPr>
        <w:pStyle w:val="ListParagraph"/>
        <w:numPr>
          <w:ilvl w:val="1"/>
          <w:numId w:val="15"/>
        </w:numPr>
        <w:spacing w:after="0"/>
      </w:pPr>
      <w:r>
        <w:t>IP: Inpatient</w:t>
      </w:r>
    </w:p>
    <w:p w:rsidR="00241BD9" w:rsidRDefault="00241BD9" w:rsidP="00241BD9">
      <w:pPr>
        <w:pStyle w:val="ListParagraph"/>
        <w:numPr>
          <w:ilvl w:val="1"/>
          <w:numId w:val="15"/>
        </w:numPr>
        <w:spacing w:after="0"/>
      </w:pPr>
      <w:r>
        <w:t>ED:  Emergency  Department</w:t>
      </w:r>
    </w:p>
    <w:p w:rsidR="00241BD9" w:rsidRDefault="00241BD9" w:rsidP="00241BD9">
      <w:pPr>
        <w:pStyle w:val="ListParagraph"/>
        <w:numPr>
          <w:ilvl w:val="1"/>
          <w:numId w:val="15"/>
        </w:numPr>
        <w:spacing w:after="0"/>
      </w:pPr>
      <w:r>
        <w:t>AN:  Any Setting</w:t>
      </w:r>
    </w:p>
    <w:p w:rsidR="00241BD9" w:rsidRDefault="00241BD9" w:rsidP="00241BD9">
      <w:pPr>
        <w:pStyle w:val="ListParagraph"/>
        <w:numPr>
          <w:ilvl w:val="0"/>
          <w:numId w:val="15"/>
        </w:numPr>
        <w:spacing w:after="0"/>
      </w:pPr>
      <w:r>
        <w:t xml:space="preserve">Periods: Yearly, depending on the availability within your database. Pharmacy </w:t>
      </w:r>
      <w:proofErr w:type="spellStart"/>
      <w:r>
        <w:t>Dispensings</w:t>
      </w:r>
      <w:proofErr w:type="spellEnd"/>
      <w:r>
        <w:t xml:space="preserve"> queries have quarterly availability.</w:t>
      </w:r>
    </w:p>
    <w:p w:rsidR="00241BD9" w:rsidRDefault="00241BD9" w:rsidP="00241BD9">
      <w:pPr>
        <w:pStyle w:val="ListParagraph"/>
        <w:numPr>
          <w:ilvl w:val="0"/>
          <w:numId w:val="15"/>
        </w:numPr>
        <w:spacing w:after="0"/>
      </w:pPr>
      <w:r>
        <w:t>Calculated Columns</w:t>
      </w:r>
    </w:p>
    <w:p w:rsidR="00241BD9" w:rsidRDefault="00241BD9" w:rsidP="00241BD9">
      <w:pPr>
        <w:pStyle w:val="ListParagraph"/>
        <w:numPr>
          <w:ilvl w:val="1"/>
          <w:numId w:val="15"/>
        </w:numPr>
        <w:spacing w:after="0"/>
      </w:pPr>
      <w:r>
        <w:t>Medical Queries: HCPCS Procedures, ICD-9 Diagnoses and Procedures</w:t>
      </w:r>
    </w:p>
    <w:p w:rsidR="00241BD9" w:rsidRDefault="00241BD9" w:rsidP="00241BD9">
      <w:pPr>
        <w:pStyle w:val="ListParagraph"/>
        <w:numPr>
          <w:ilvl w:val="2"/>
          <w:numId w:val="15"/>
        </w:numPr>
        <w:spacing w:after="0"/>
      </w:pPr>
      <w:r>
        <w:t>Total Enrollment in Strata (Members)-Total count includes members with both medical and drug coverage plus those with medical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 xml:space="preserve">Prevalence Rates (Users per 1000 enrollees) </w:t>
      </w:r>
    </w:p>
    <w:p w:rsidR="00241BD9" w:rsidRDefault="00241BD9" w:rsidP="00241BD9">
      <w:pPr>
        <w:pStyle w:val="ListParagraph"/>
        <w:numPr>
          <w:ilvl w:val="2"/>
          <w:numId w:val="15"/>
        </w:numPr>
        <w:spacing w:after="0"/>
      </w:pPr>
      <w:r>
        <w:t>Event Rate (Events per 1000 enrollees)</w:t>
      </w:r>
    </w:p>
    <w:p w:rsidR="00241BD9" w:rsidRDefault="00241BD9" w:rsidP="00241BD9">
      <w:pPr>
        <w:pStyle w:val="ListParagraph"/>
        <w:numPr>
          <w:ilvl w:val="2"/>
          <w:numId w:val="15"/>
        </w:numPr>
        <w:spacing w:after="0"/>
      </w:pPr>
      <w:r>
        <w:t>Events per Member</w:t>
      </w:r>
    </w:p>
    <w:p w:rsidR="00241BD9" w:rsidRDefault="00241BD9" w:rsidP="00241BD9">
      <w:pPr>
        <w:pStyle w:val="ListParagraph"/>
        <w:numPr>
          <w:ilvl w:val="1"/>
          <w:numId w:val="15"/>
        </w:numPr>
        <w:spacing w:after="0"/>
      </w:pPr>
      <w:r>
        <w:t xml:space="preserve">Drug Queries: Pharmacy </w:t>
      </w:r>
      <w:proofErr w:type="spellStart"/>
      <w:r>
        <w:t>Dispensings</w:t>
      </w:r>
      <w:proofErr w:type="spellEnd"/>
      <w:r>
        <w:t xml:space="preserve"> by Generic Name and Drug Class</w:t>
      </w:r>
    </w:p>
    <w:p w:rsidR="00241BD9" w:rsidRDefault="00241BD9" w:rsidP="00241BD9">
      <w:pPr>
        <w:pStyle w:val="ListParagraph"/>
        <w:numPr>
          <w:ilvl w:val="2"/>
          <w:numId w:val="15"/>
        </w:numPr>
        <w:spacing w:after="0"/>
      </w:pPr>
      <w:r>
        <w:t>Total Enrollment in Strata (Members</w:t>
      </w:r>
      <w:proofErr w:type="gramStart"/>
      <w:r>
        <w:t>)-</w:t>
      </w:r>
      <w:proofErr w:type="gramEnd"/>
      <w:r w:rsidRPr="00DF268F">
        <w:t xml:space="preserve"> </w:t>
      </w:r>
      <w:r>
        <w:t>Total count includes members with both medical and drug coverage plus those with drug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Prevalence Rates (Users per 1000 enrollees)</w:t>
      </w:r>
    </w:p>
    <w:p w:rsidR="00241BD9" w:rsidRDefault="00241BD9" w:rsidP="00241BD9">
      <w:pPr>
        <w:pStyle w:val="ListParagraph"/>
        <w:numPr>
          <w:ilvl w:val="2"/>
          <w:numId w:val="15"/>
        </w:numPr>
        <w:spacing w:after="0"/>
      </w:pPr>
      <w:r>
        <w:t>Dispensing Rate (</w:t>
      </w:r>
      <w:proofErr w:type="spellStart"/>
      <w:r>
        <w:t>Dispensings</w:t>
      </w:r>
      <w:proofErr w:type="spellEnd"/>
      <w:r>
        <w:t xml:space="preserve"> per 1000 enrollees)</w:t>
      </w:r>
    </w:p>
    <w:p w:rsidR="00241BD9" w:rsidRDefault="00241BD9" w:rsidP="00241BD9">
      <w:pPr>
        <w:pStyle w:val="ListParagraph"/>
        <w:numPr>
          <w:ilvl w:val="2"/>
          <w:numId w:val="15"/>
        </w:numPr>
        <w:spacing w:after="0"/>
      </w:pPr>
      <w:r>
        <w:t>Days per Dispensing</w:t>
      </w:r>
    </w:p>
    <w:p w:rsidR="00241BD9" w:rsidRDefault="00241BD9" w:rsidP="00241BD9">
      <w:pPr>
        <w:pStyle w:val="ListParagraph"/>
        <w:numPr>
          <w:ilvl w:val="2"/>
          <w:numId w:val="15"/>
        </w:numPr>
        <w:spacing w:after="0"/>
      </w:pPr>
      <w:r>
        <w:t>Days per user</w:t>
      </w:r>
    </w:p>
    <w:p w:rsidR="00241BD9" w:rsidRPr="001C1FAD" w:rsidRDefault="003A54F6" w:rsidP="00241BD9">
      <w:bookmarkStart w:id="33" w:name="_Toc286823371"/>
      <w:bookmarkEnd w:id="33"/>
      <w:r w:rsidRPr="003A54F6">
        <w:t>ESP Query Parameters</w:t>
      </w:r>
    </w:p>
    <w:p w:rsidR="006F6F49" w:rsidRDefault="00241BD9">
      <w:pPr>
        <w:pStyle w:val="ListParagraph"/>
        <w:numPr>
          <w:ilvl w:val="0"/>
          <w:numId w:val="25"/>
        </w:numPr>
      </w:pPr>
      <w:r>
        <w:t xml:space="preserve">ICD-9 Diagnosis </w:t>
      </w:r>
    </w:p>
    <w:p w:rsidR="006F6F49" w:rsidRDefault="00241BD9">
      <w:pPr>
        <w:pStyle w:val="ListParagraph"/>
        <w:numPr>
          <w:ilvl w:val="0"/>
          <w:numId w:val="25"/>
        </w:numPr>
      </w:pPr>
      <w:r>
        <w:t>Reportable Disease</w:t>
      </w:r>
    </w:p>
    <w:p w:rsidR="006F6F49" w:rsidRDefault="00241BD9">
      <w:pPr>
        <w:pStyle w:val="ListParagraph"/>
        <w:numPr>
          <w:ilvl w:val="1"/>
          <w:numId w:val="25"/>
        </w:numPr>
        <w:spacing w:after="0"/>
      </w:pPr>
      <w:r>
        <w:t>Sex Stratifications:</w:t>
      </w:r>
    </w:p>
    <w:p w:rsidR="006F6F49" w:rsidRDefault="00241BD9">
      <w:pPr>
        <w:pStyle w:val="ListParagraph"/>
        <w:numPr>
          <w:ilvl w:val="2"/>
          <w:numId w:val="25"/>
        </w:numPr>
        <w:spacing w:after="0"/>
      </w:pPr>
      <w:r>
        <w:t>Female: F</w:t>
      </w:r>
    </w:p>
    <w:p w:rsidR="006F6F49" w:rsidRDefault="00241BD9">
      <w:pPr>
        <w:pStyle w:val="ListParagraph"/>
        <w:numPr>
          <w:ilvl w:val="2"/>
          <w:numId w:val="25"/>
        </w:numPr>
        <w:spacing w:after="0"/>
      </w:pPr>
      <w:r>
        <w:t>Male: M</w:t>
      </w:r>
    </w:p>
    <w:p w:rsidR="006F6F49" w:rsidRDefault="00241BD9">
      <w:pPr>
        <w:pStyle w:val="ListParagraph"/>
        <w:numPr>
          <w:ilvl w:val="2"/>
          <w:numId w:val="25"/>
        </w:numPr>
        <w:spacing w:after="0"/>
      </w:pPr>
      <w:r>
        <w:t>Male and Female Aggregated: All</w:t>
      </w:r>
    </w:p>
    <w:p w:rsidR="006F6F49" w:rsidRDefault="00241BD9">
      <w:pPr>
        <w:pStyle w:val="ListParagraph"/>
        <w:numPr>
          <w:ilvl w:val="1"/>
          <w:numId w:val="25"/>
        </w:numPr>
      </w:pPr>
      <w:r>
        <w:t>Observation Period Range</w:t>
      </w:r>
    </w:p>
    <w:p w:rsidR="006F6F49" w:rsidRDefault="00241BD9">
      <w:pPr>
        <w:pStyle w:val="ListParagraph"/>
        <w:numPr>
          <w:ilvl w:val="2"/>
          <w:numId w:val="25"/>
        </w:numPr>
      </w:pPr>
      <w:r>
        <w:t>Start Date to End Date (selected by user)</w:t>
      </w:r>
    </w:p>
    <w:p w:rsidR="006F6F49" w:rsidRDefault="00241BD9">
      <w:pPr>
        <w:pStyle w:val="ListParagraph"/>
        <w:numPr>
          <w:ilvl w:val="1"/>
          <w:numId w:val="25"/>
        </w:numPr>
      </w:pPr>
      <w:r>
        <w:t>Age Range</w:t>
      </w:r>
    </w:p>
    <w:p w:rsidR="006F6F49" w:rsidRDefault="00241BD9">
      <w:pPr>
        <w:pStyle w:val="ListParagraph"/>
        <w:numPr>
          <w:ilvl w:val="2"/>
          <w:numId w:val="25"/>
        </w:numPr>
      </w:pPr>
      <w:r>
        <w:t>Minimum Age to Maximum Age</w:t>
      </w:r>
    </w:p>
    <w:p w:rsidR="006F6F49" w:rsidRDefault="00241BD9">
      <w:pPr>
        <w:pStyle w:val="ListParagraph"/>
        <w:numPr>
          <w:ilvl w:val="1"/>
          <w:numId w:val="25"/>
        </w:numPr>
      </w:pPr>
      <w:r>
        <w:t>Race Selector</w:t>
      </w:r>
    </w:p>
    <w:p w:rsidR="006F6F49" w:rsidRDefault="00241BD9">
      <w:pPr>
        <w:pStyle w:val="ListParagraph"/>
        <w:numPr>
          <w:ilvl w:val="2"/>
          <w:numId w:val="25"/>
        </w:numPr>
      </w:pPr>
      <w:r>
        <w:t>Unknown</w:t>
      </w:r>
    </w:p>
    <w:p w:rsidR="006F6F49" w:rsidRDefault="00241BD9">
      <w:pPr>
        <w:pStyle w:val="ListParagraph"/>
        <w:numPr>
          <w:ilvl w:val="2"/>
          <w:numId w:val="25"/>
        </w:numPr>
      </w:pPr>
      <w:r>
        <w:t>American Indian or Alaskan Native</w:t>
      </w:r>
    </w:p>
    <w:p w:rsidR="006F6F49" w:rsidRDefault="00241BD9">
      <w:pPr>
        <w:pStyle w:val="ListParagraph"/>
        <w:numPr>
          <w:ilvl w:val="2"/>
          <w:numId w:val="25"/>
        </w:numPr>
      </w:pPr>
      <w:r>
        <w:t>Black or African American</w:t>
      </w:r>
    </w:p>
    <w:p w:rsidR="006F6F49" w:rsidRDefault="00241BD9">
      <w:pPr>
        <w:pStyle w:val="ListParagraph"/>
        <w:numPr>
          <w:ilvl w:val="2"/>
          <w:numId w:val="25"/>
        </w:numPr>
      </w:pPr>
      <w:r>
        <w:t>Native Hawaiian or Other Pacific Islander</w:t>
      </w:r>
    </w:p>
    <w:p w:rsidR="006F6F49" w:rsidRDefault="00241BD9">
      <w:pPr>
        <w:pStyle w:val="ListParagraph"/>
        <w:numPr>
          <w:ilvl w:val="2"/>
          <w:numId w:val="25"/>
        </w:numPr>
      </w:pPr>
      <w:r>
        <w:t>White</w:t>
      </w:r>
    </w:p>
    <w:p w:rsidR="004A5874" w:rsidRDefault="004A5874">
      <w:pPr>
        <w:spacing w:after="0" w:line="240" w:lineRule="auto"/>
        <w:rPr>
          <w:rFonts w:eastAsia="Times New Roman"/>
          <w:b/>
          <w:bCs/>
          <w:iCs/>
          <w:sz w:val="28"/>
          <w:szCs w:val="32"/>
        </w:rPr>
      </w:pPr>
      <w:r>
        <w:br w:type="page"/>
      </w:r>
    </w:p>
    <w:p w:rsidR="00B052E0" w:rsidRDefault="00B052E0" w:rsidP="008C61E4">
      <w:pPr>
        <w:pStyle w:val="Heading2"/>
      </w:pPr>
      <w:bookmarkStart w:id="34" w:name="_Toc361999483"/>
      <w:r>
        <w:t>Executing and Uploading Queries</w:t>
      </w:r>
      <w:bookmarkEnd w:id="34"/>
    </w:p>
    <w:p w:rsidR="001E2CC0" w:rsidRDefault="004A5874" w:rsidP="008A2387">
      <w:pPr>
        <w:tabs>
          <w:tab w:val="left" w:pos="0"/>
        </w:tabs>
      </w:pPr>
      <w:r>
        <w:rPr>
          <w:noProof/>
        </w:rPr>
        <w:drawing>
          <wp:anchor distT="0" distB="0" distL="114300" distR="114300" simplePos="0" relativeHeight="251678720" behindDoc="0" locked="0" layoutInCell="1" allowOverlap="1">
            <wp:simplePos x="0" y="0"/>
            <wp:positionH relativeFrom="column">
              <wp:posOffset>-635</wp:posOffset>
            </wp:positionH>
            <wp:positionV relativeFrom="paragraph">
              <wp:posOffset>749300</wp:posOffset>
            </wp:positionV>
            <wp:extent cx="5944870" cy="6210300"/>
            <wp:effectExtent l="19050" t="0" r="0" b="0"/>
            <wp:wrapTopAndBottom/>
            <wp:docPr id="69" name="Picture 69" descr="Screenshot of a request detail form with response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4870" cy="6210300"/>
                    </a:xfrm>
                    <a:prstGeom prst="rect">
                      <a:avLst/>
                    </a:prstGeom>
                  </pic:spPr>
                </pic:pic>
              </a:graphicData>
            </a:graphic>
          </wp:anchor>
        </w:drawing>
      </w:r>
      <w:r w:rsidR="00B052E0">
        <w:t>Y</w:t>
      </w:r>
      <w:r w:rsidR="00B052E0" w:rsidRPr="00CB3A3E">
        <w:t>ou</w:t>
      </w:r>
      <w:r w:rsidR="00B052E0">
        <w:t xml:space="preserve"> can execute a query by clicking </w:t>
      </w:r>
      <w:r w:rsidR="009E61D8">
        <w:t xml:space="preserve">the </w:t>
      </w:r>
      <w:r w:rsidR="001E2CC0">
        <w:t>“</w:t>
      </w:r>
      <w:r w:rsidR="00B052E0">
        <w:t>Run</w:t>
      </w:r>
      <w:r w:rsidR="001E2CC0">
        <w:t>” button</w:t>
      </w:r>
      <w:r w:rsidR="00B052E0">
        <w:t xml:space="preserve"> in the </w:t>
      </w:r>
      <w:r w:rsidR="001E2CC0">
        <w:t xml:space="preserve">Request </w:t>
      </w:r>
      <w:r w:rsidR="00B052E0">
        <w:t xml:space="preserve">Detail view. </w:t>
      </w:r>
      <w:r w:rsidR="008A2387">
        <w:t>This action will pull the query from the Portal to run aga</w:t>
      </w:r>
      <w:r w:rsidR="009E61D8">
        <w:t xml:space="preserve">inst your selected data source.  </w:t>
      </w:r>
      <w:r w:rsidR="008A2387">
        <w:t xml:space="preserve">Results will be displayed in the </w:t>
      </w:r>
      <w:r w:rsidR="009E61D8">
        <w:t>Response window as shown below</w:t>
      </w:r>
      <w:r w:rsidR="008A2387">
        <w:t xml:space="preserve">. </w:t>
      </w:r>
    </w:p>
    <w:p w:rsidR="00A50E94" w:rsidRDefault="00A50E94" w:rsidP="00A50E94">
      <w:pPr>
        <w:keepNext/>
        <w:tabs>
          <w:tab w:val="left" w:pos="0"/>
        </w:tabs>
      </w:pPr>
    </w:p>
    <w:p w:rsidR="001E2CC0" w:rsidRDefault="00A50E94" w:rsidP="004A5874">
      <w:pPr>
        <w:pStyle w:val="Caption"/>
        <w:jc w:val="center"/>
      </w:pPr>
      <w:r>
        <w:t xml:space="preserve">Figure </w:t>
      </w:r>
      <w:fldSimple w:instr=" SEQ Figure \* ARABIC ">
        <w:r w:rsidR="00256273">
          <w:rPr>
            <w:noProof/>
          </w:rPr>
          <w:t>26</w:t>
        </w:r>
      </w:fldSimple>
      <w:r>
        <w:t>: DataMart Client Request Detail Form with Response</w:t>
      </w:r>
    </w:p>
    <w:p w:rsidR="008A2387" w:rsidRDefault="004A5874" w:rsidP="008A2387">
      <w:pPr>
        <w:tabs>
          <w:tab w:val="left" w:pos="0"/>
        </w:tabs>
      </w:pPr>
      <w:r>
        <w:rPr>
          <w:noProof/>
        </w:rPr>
        <w:drawing>
          <wp:anchor distT="0" distB="0" distL="114300" distR="114300" simplePos="0" relativeHeight="251679744" behindDoc="0" locked="0" layoutInCell="1" allowOverlap="1">
            <wp:simplePos x="0" y="0"/>
            <wp:positionH relativeFrom="column">
              <wp:posOffset>782955</wp:posOffset>
            </wp:positionH>
            <wp:positionV relativeFrom="paragraph">
              <wp:posOffset>750570</wp:posOffset>
            </wp:positionV>
            <wp:extent cx="4375150" cy="2688590"/>
            <wp:effectExtent l="19050" t="0" r="6350" b="0"/>
            <wp:wrapTopAndBottom/>
            <wp:docPr id="70" name="Picture 70" descr="Screenshot of the response upload dialog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375150" cy="2688590"/>
                    </a:xfrm>
                    <a:prstGeom prst="rect">
                      <a:avLst/>
                    </a:prstGeom>
                  </pic:spPr>
                </pic:pic>
              </a:graphicData>
            </a:graphic>
          </wp:anchor>
        </w:drawing>
      </w:r>
      <w:r w:rsidR="008A2387">
        <w:t xml:space="preserve">Click on the </w:t>
      </w:r>
      <w:r w:rsidR="001E2CC0">
        <w:t>“</w:t>
      </w:r>
      <w:r w:rsidR="008A2387">
        <w:t xml:space="preserve">Upload </w:t>
      </w:r>
      <w:r w:rsidR="001E2CC0">
        <w:t>R</w:t>
      </w:r>
      <w:r w:rsidR="008A2387">
        <w:t>esults</w:t>
      </w:r>
      <w:r w:rsidR="001E2CC0">
        <w:t>”</w:t>
      </w:r>
      <w:r w:rsidR="008A2387">
        <w:t xml:space="preserve"> button to upload the results of the query to the Portal.  You may leave a comment, as seen in the screenshot below, if you would like to provide additional information with your results.  The query requestor will see these comments along with the results on the </w:t>
      </w:r>
      <w:r w:rsidR="00A34B1B">
        <w:t>Portal</w:t>
      </w:r>
      <w:r w:rsidR="008A2387">
        <w:t xml:space="preserve">.  </w:t>
      </w:r>
    </w:p>
    <w:p w:rsidR="00A50E94" w:rsidRDefault="00A50E94" w:rsidP="00A50E94">
      <w:pPr>
        <w:keepNext/>
        <w:tabs>
          <w:tab w:val="left" w:pos="0"/>
        </w:tabs>
        <w:jc w:val="center"/>
      </w:pPr>
    </w:p>
    <w:p w:rsidR="008A2387" w:rsidRDefault="00A50E94" w:rsidP="004A5874">
      <w:pPr>
        <w:pStyle w:val="Caption"/>
        <w:jc w:val="center"/>
      </w:pPr>
      <w:r>
        <w:t xml:space="preserve">Figure </w:t>
      </w:r>
      <w:fldSimple w:instr=" SEQ Figure \* ARABIC ">
        <w:r w:rsidR="00256273">
          <w:rPr>
            <w:noProof/>
          </w:rPr>
          <w:t>27</w:t>
        </w:r>
      </w:fldSimple>
      <w:r>
        <w:t>: DataMart Client Response Upload Dialog</w:t>
      </w:r>
    </w:p>
    <w:p w:rsidR="008A2387" w:rsidRDefault="008A2387" w:rsidP="008A2387">
      <w:pPr>
        <w:tabs>
          <w:tab w:val="left" w:pos="0"/>
        </w:tabs>
      </w:pPr>
      <w:r>
        <w:t xml:space="preserve">In the case of multiple DataMart Administrators for one DataMart, the ‘Upload Results’ button will grey out once one DataMart Administrator uploads results.  After results have been uploaded, you may still review the results that have been uploaded by clicking Run Query.  However, you will not have the option to upload the results again. </w:t>
      </w:r>
      <w:bookmarkStart w:id="35" w:name="_Ref277765849"/>
      <w:bookmarkStart w:id="36" w:name="_Ref277765855"/>
    </w:p>
    <w:p w:rsidR="00D8179B" w:rsidRPr="00F51DD1" w:rsidRDefault="00D8179B" w:rsidP="008C61E4">
      <w:pPr>
        <w:pStyle w:val="Heading2"/>
      </w:pPr>
      <w:bookmarkStart w:id="37" w:name="_Toc361999484"/>
      <w:r w:rsidRPr="00F51DD1">
        <w:t>Holding Queries</w:t>
      </w:r>
      <w:bookmarkEnd w:id="35"/>
      <w:bookmarkEnd w:id="36"/>
      <w:bookmarkEnd w:id="37"/>
    </w:p>
    <w:p w:rsidR="00113955" w:rsidRPr="007558CA" w:rsidRDefault="00113955" w:rsidP="00113955">
      <w:r>
        <w:t>Y</w:t>
      </w:r>
      <w:r w:rsidRPr="00CB3A3E">
        <w:t>ou</w:t>
      </w:r>
      <w:r>
        <w:t xml:space="preserve"> can put a query on hold to notify the requestor that you have received/executed the query but have not yet uploaded results for it.   To do this, c</w:t>
      </w:r>
      <w:r w:rsidRPr="00CB3A3E">
        <w:t>lick</w:t>
      </w:r>
      <w:r>
        <w:t xml:space="preserve"> </w:t>
      </w:r>
      <w:r w:rsidRPr="00CB3A3E">
        <w:t>Hold</w:t>
      </w:r>
      <w:r>
        <w:t xml:space="preserve"> in the </w:t>
      </w:r>
      <w:r w:rsidR="001E2CC0">
        <w:t>Request</w:t>
      </w:r>
      <w:r>
        <w:t xml:space="preserve"> Detail view and include comments, if necessary. The query status on the Portal will change from submitted to “Awaiting Approval” and any comments will be sent to the requestor.  Depending on the approval, you may then upload results or reject the query. </w:t>
      </w:r>
    </w:p>
    <w:p w:rsidR="002D3EF4" w:rsidRDefault="002D3EF4" w:rsidP="008C61E4">
      <w:pPr>
        <w:pStyle w:val="Heading2"/>
      </w:pPr>
      <w:bookmarkStart w:id="38" w:name="_Ref277766083"/>
      <w:bookmarkStart w:id="39" w:name="_Ref277766087"/>
      <w:bookmarkStart w:id="40" w:name="_Toc361999485"/>
      <w:r w:rsidRPr="00F51DD1">
        <w:t>Rejecting Queries</w:t>
      </w:r>
      <w:bookmarkEnd w:id="38"/>
      <w:bookmarkEnd w:id="39"/>
      <w:bookmarkEnd w:id="40"/>
    </w:p>
    <w:p w:rsidR="00EA0BEA" w:rsidRDefault="00EA0BEA" w:rsidP="00EA0BEA">
      <w:r>
        <w:t>Queries can be rejected before or after execution. To reject a query,</w:t>
      </w:r>
      <w:r w:rsidRPr="007558CA">
        <w:t xml:space="preserve"> click Reject</w:t>
      </w:r>
      <w:r>
        <w:t xml:space="preserve"> in the Request Detail view. You have the option to provide a reason for the rejection. The query status on the Portal changes to Rejected and the reason is provided to the </w:t>
      </w:r>
      <w:proofErr w:type="spellStart"/>
      <w:r>
        <w:t>requestor.File</w:t>
      </w:r>
      <w:proofErr w:type="spellEnd"/>
      <w:r>
        <w:t xml:space="preserve"> Distribution</w:t>
      </w:r>
    </w:p>
    <w:p w:rsidR="00EA0BEA" w:rsidRDefault="00EA0BEA">
      <w:pPr>
        <w:spacing w:after="0" w:line="240" w:lineRule="auto"/>
      </w:pPr>
      <w:r>
        <w:br w:type="page"/>
      </w:r>
    </w:p>
    <w:p w:rsidR="00EA0BEA" w:rsidRDefault="00EA0BEA" w:rsidP="00861423">
      <w:pPr>
        <w:pStyle w:val="Heading1"/>
      </w:pPr>
      <w:bookmarkStart w:id="41" w:name="_Toc361999486"/>
      <w:r>
        <w:t>File Distribution Queries</w:t>
      </w:r>
      <w:bookmarkEnd w:id="41"/>
    </w:p>
    <w:p w:rsidR="00080DAE" w:rsidRDefault="004A5874" w:rsidP="00080DAE">
      <w:bookmarkStart w:id="42" w:name="_Toc359316931"/>
      <w:bookmarkEnd w:id="42"/>
      <w:r>
        <w:rPr>
          <w:noProof/>
        </w:rPr>
        <w:drawing>
          <wp:anchor distT="0" distB="0" distL="114300" distR="114300" simplePos="0" relativeHeight="251680768" behindDoc="0" locked="0" layoutInCell="1" allowOverlap="1">
            <wp:simplePos x="0" y="0"/>
            <wp:positionH relativeFrom="column">
              <wp:posOffset>5080</wp:posOffset>
            </wp:positionH>
            <wp:positionV relativeFrom="paragraph">
              <wp:posOffset>958215</wp:posOffset>
            </wp:positionV>
            <wp:extent cx="5944870" cy="4271645"/>
            <wp:effectExtent l="19050" t="0" r="0" b="0"/>
            <wp:wrapTopAndBottom/>
            <wp:docPr id="2" name="Picture 2" descr="Screenshot of a File Distribution request form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4870" cy="4271645"/>
                    </a:xfrm>
                    <a:prstGeom prst="rect">
                      <a:avLst/>
                    </a:prstGeom>
                  </pic:spPr>
                </pic:pic>
              </a:graphicData>
            </a:graphic>
          </wp:anchor>
        </w:drawing>
      </w:r>
      <w:r w:rsidR="00080DAE" w:rsidRPr="00080DAE">
        <w:t>The File Di</w:t>
      </w:r>
      <w:r w:rsidR="00080DAE">
        <w:t xml:space="preserve">stribution screen allows </w:t>
      </w:r>
      <w:r w:rsidR="00417A91">
        <w:t xml:space="preserve">distribution of </w:t>
      </w:r>
      <w:r w:rsidR="00080DAE" w:rsidRPr="00080DAE">
        <w:t xml:space="preserve">any type of file to the network DataMarts. </w:t>
      </w:r>
      <w:r w:rsidR="00417A91">
        <w:t xml:space="preserve">These </w:t>
      </w:r>
      <w:r w:rsidR="00262A54">
        <w:t>requests</w:t>
      </w:r>
      <w:r w:rsidR="00417A91">
        <w:t xml:space="preserve"> will appear in the </w:t>
      </w:r>
      <w:r w:rsidR="009B5A53">
        <w:t>D</w:t>
      </w:r>
      <w:r w:rsidR="00417A91">
        <w:t xml:space="preserve">ataMart Client in the same way other </w:t>
      </w:r>
      <w:r w:rsidR="009E61D8">
        <w:t xml:space="preserve">queries appear.  </w:t>
      </w:r>
      <w:r w:rsidR="007E1379">
        <w:t>As DataMart Administrator, you see</w:t>
      </w:r>
      <w:r w:rsidR="00080DAE">
        <w:t xml:space="preserve"> this file as </w:t>
      </w:r>
      <w:r w:rsidR="00080DAE" w:rsidRPr="00080DAE">
        <w:t xml:space="preserve">an attachment in the </w:t>
      </w:r>
      <w:r w:rsidR="00262A54">
        <w:t>Request</w:t>
      </w:r>
      <w:r w:rsidR="00417A91">
        <w:t xml:space="preserve"> Details page in the DataMart </w:t>
      </w:r>
      <w:r w:rsidR="009B5A53">
        <w:t xml:space="preserve">Client </w:t>
      </w:r>
      <w:r w:rsidR="00080DAE" w:rsidRPr="00080DAE">
        <w:t>program.</w:t>
      </w:r>
      <w:r w:rsidR="009E61D8">
        <w:t xml:space="preserve">  </w:t>
      </w:r>
      <w:r w:rsidR="007E1379">
        <w:t>You can then download and process it as desired.</w:t>
      </w:r>
    </w:p>
    <w:p w:rsidR="00A50E94" w:rsidRDefault="00A50E94" w:rsidP="00A50E94">
      <w:pPr>
        <w:keepNext/>
        <w:jc w:val="center"/>
      </w:pPr>
    </w:p>
    <w:p w:rsidR="00113955" w:rsidRPr="00080DAE" w:rsidRDefault="00A50E94" w:rsidP="004A5874">
      <w:pPr>
        <w:pStyle w:val="Caption"/>
        <w:jc w:val="center"/>
      </w:pPr>
      <w:r>
        <w:t xml:space="preserve">Figure </w:t>
      </w:r>
      <w:fldSimple w:instr=" SEQ Figure \* ARABIC ">
        <w:r w:rsidR="00256273">
          <w:rPr>
            <w:noProof/>
          </w:rPr>
          <w:t>28</w:t>
        </w:r>
      </w:fldSimple>
      <w:r>
        <w:t>: DataMart Client File Distribution Request</w:t>
      </w:r>
    </w:p>
    <w:p w:rsidR="00EA0BEA" w:rsidRDefault="00EA0BEA">
      <w:pPr>
        <w:spacing w:after="0" w:line="240" w:lineRule="auto"/>
      </w:pPr>
      <w:bookmarkStart w:id="43" w:name="_Toc270947979"/>
      <w:r>
        <w:br w:type="page"/>
      </w:r>
    </w:p>
    <w:p w:rsidR="00984900" w:rsidRPr="00781667" w:rsidRDefault="00781667" w:rsidP="00861423">
      <w:pPr>
        <w:pStyle w:val="Heading1"/>
      </w:pPr>
      <w:bookmarkStart w:id="44" w:name="_Toc361999487"/>
      <w:r w:rsidRPr="00781667">
        <w:t>Administering Your DataMart</w:t>
      </w:r>
      <w:bookmarkEnd w:id="44"/>
    </w:p>
    <w:p w:rsidR="00984900" w:rsidRPr="009C71A4" w:rsidRDefault="008C3FCB" w:rsidP="005F5A32">
      <w:bookmarkStart w:id="45" w:name="_Toc270948340"/>
      <w:r w:rsidRPr="009C71A4">
        <w:t xml:space="preserve">As the </w:t>
      </w:r>
      <w:r w:rsidR="001835D5" w:rsidRPr="009C71A4">
        <w:t>DataMart</w:t>
      </w:r>
      <w:r w:rsidRPr="009C71A4">
        <w:t xml:space="preserve"> Administrator you </w:t>
      </w:r>
      <w:r w:rsidR="00781667" w:rsidRPr="009C71A4">
        <w:t>can perform several tasks on</w:t>
      </w:r>
      <w:r w:rsidRPr="009C71A4">
        <w:t xml:space="preserve"> </w:t>
      </w:r>
      <w:r w:rsidR="00464F0D">
        <w:t xml:space="preserve">your </w:t>
      </w:r>
      <w:r w:rsidR="00113955">
        <w:t>n</w:t>
      </w:r>
      <w:r w:rsidR="00464F0D">
        <w:t>etwork</w:t>
      </w:r>
      <w:r w:rsidR="00113955">
        <w:t>’s</w:t>
      </w:r>
      <w:r w:rsidR="00464F0D">
        <w:t xml:space="preserve"> </w:t>
      </w:r>
      <w:r w:rsidRPr="009C71A4">
        <w:t>Web Portal</w:t>
      </w:r>
      <w:r w:rsidR="00457B89" w:rsidRPr="009C71A4">
        <w:t>. Thes</w:t>
      </w:r>
      <w:r w:rsidR="00781667" w:rsidRPr="009C71A4">
        <w:t>e tasks</w:t>
      </w:r>
      <w:r w:rsidR="00457B89" w:rsidRPr="009C71A4">
        <w:t xml:space="preserve"> are</w:t>
      </w:r>
      <w:bookmarkStart w:id="46" w:name="_Toc270947980"/>
      <w:bookmarkEnd w:id="43"/>
      <w:r w:rsidR="00984900" w:rsidRPr="009C71A4">
        <w:t>:</w:t>
      </w:r>
      <w:bookmarkEnd w:id="45"/>
    </w:p>
    <w:p w:rsidR="002C3B2C" w:rsidRPr="005F5A32" w:rsidRDefault="002C3B2C" w:rsidP="00055F1B">
      <w:pPr>
        <w:numPr>
          <w:ilvl w:val="0"/>
          <w:numId w:val="8"/>
        </w:numPr>
        <w:spacing w:after="0"/>
        <w:rPr>
          <w:rFonts w:cs="Calibri"/>
        </w:rPr>
      </w:pPr>
      <w:bookmarkStart w:id="47" w:name="_Toc270948341"/>
      <w:r w:rsidRPr="005F5A32">
        <w:rPr>
          <w:rFonts w:cs="Calibri"/>
        </w:rPr>
        <w:t xml:space="preserve">Viewing overview information (metadata) about </w:t>
      </w:r>
      <w:r w:rsidR="00417A91">
        <w:rPr>
          <w:rFonts w:cs="Calibri"/>
        </w:rPr>
        <w:t xml:space="preserve">network </w:t>
      </w:r>
      <w:r w:rsidR="00417A91" w:rsidRPr="005F5A32">
        <w:rPr>
          <w:rFonts w:cs="Calibri"/>
        </w:rPr>
        <w:t xml:space="preserve"> </w:t>
      </w:r>
      <w:r w:rsidRPr="005F5A32">
        <w:rPr>
          <w:rFonts w:cs="Calibri"/>
        </w:rPr>
        <w:t>DataMarts</w:t>
      </w:r>
    </w:p>
    <w:p w:rsidR="00984900" w:rsidRPr="005F5A32" w:rsidRDefault="00C238A9" w:rsidP="00055F1B">
      <w:pPr>
        <w:numPr>
          <w:ilvl w:val="0"/>
          <w:numId w:val="8"/>
        </w:numPr>
        <w:spacing w:after="0"/>
        <w:rPr>
          <w:rFonts w:cs="Calibri"/>
        </w:rPr>
      </w:pPr>
      <w:r>
        <w:rPr>
          <w:rFonts w:cs="Calibri"/>
        </w:rPr>
        <w:t>Manag</w:t>
      </w:r>
      <w:r w:rsidR="009B5A53">
        <w:rPr>
          <w:rFonts w:cs="Calibri"/>
        </w:rPr>
        <w:t>ing</w:t>
      </w:r>
      <w:r>
        <w:rPr>
          <w:rFonts w:cs="Calibri"/>
        </w:rPr>
        <w:t xml:space="preserve"> </w:t>
      </w:r>
      <w:r w:rsidR="00417A91">
        <w:rPr>
          <w:rFonts w:cs="Calibri"/>
        </w:rPr>
        <w:t>your DataMart</w:t>
      </w:r>
      <w:r>
        <w:rPr>
          <w:rFonts w:cs="Calibri"/>
        </w:rPr>
        <w:t>s</w:t>
      </w:r>
      <w:r w:rsidR="00345E4C">
        <w:rPr>
          <w:rFonts w:cs="Calibri"/>
        </w:rPr>
        <w:t>, including running Metadata Refresh Dates queries</w:t>
      </w:r>
      <w:bookmarkStart w:id="48" w:name="_Toc270947981"/>
      <w:bookmarkEnd w:id="46"/>
      <w:bookmarkEnd w:id="47"/>
    </w:p>
    <w:p w:rsidR="00984900" w:rsidRPr="005F5A32" w:rsidRDefault="00417A91" w:rsidP="00055F1B">
      <w:pPr>
        <w:numPr>
          <w:ilvl w:val="0"/>
          <w:numId w:val="8"/>
        </w:numPr>
        <w:spacing w:after="0"/>
        <w:rPr>
          <w:rFonts w:cs="Calibri"/>
        </w:rPr>
      </w:pPr>
      <w:bookmarkStart w:id="49" w:name="_Toc270948342"/>
      <w:r>
        <w:rPr>
          <w:rFonts w:cs="Calibri"/>
        </w:rPr>
        <w:t xml:space="preserve">Selecting </w:t>
      </w:r>
      <w:r w:rsidR="00781667" w:rsidRPr="005F5A32">
        <w:rPr>
          <w:rFonts w:cs="Calibri"/>
        </w:rPr>
        <w:t>which types of q</w:t>
      </w:r>
      <w:r w:rsidR="00457B89" w:rsidRPr="005F5A32">
        <w:rPr>
          <w:rFonts w:cs="Calibri"/>
        </w:rPr>
        <w:t xml:space="preserve">ueries to </w:t>
      </w:r>
      <w:r w:rsidR="00781667" w:rsidRPr="005F5A32">
        <w:rPr>
          <w:rFonts w:cs="Calibri"/>
        </w:rPr>
        <w:t>a</w:t>
      </w:r>
      <w:r w:rsidR="00457B89" w:rsidRPr="005F5A32">
        <w:rPr>
          <w:rFonts w:cs="Calibri"/>
        </w:rPr>
        <w:t>llow</w:t>
      </w:r>
      <w:bookmarkStart w:id="50" w:name="_Toc270947982"/>
      <w:bookmarkEnd w:id="48"/>
      <w:bookmarkEnd w:id="49"/>
    </w:p>
    <w:p w:rsidR="00915DE9" w:rsidRPr="005F5A32" w:rsidRDefault="00417A91" w:rsidP="00055F1B">
      <w:pPr>
        <w:numPr>
          <w:ilvl w:val="0"/>
          <w:numId w:val="8"/>
        </w:numPr>
        <w:spacing w:after="0"/>
        <w:rPr>
          <w:rFonts w:cs="Calibri"/>
        </w:rPr>
      </w:pPr>
      <w:bookmarkStart w:id="51" w:name="_Toc270948343"/>
      <w:r>
        <w:rPr>
          <w:rFonts w:cs="Calibri"/>
        </w:rPr>
        <w:t xml:space="preserve">Selecting </w:t>
      </w:r>
      <w:r w:rsidR="00781667" w:rsidRPr="005F5A32">
        <w:rPr>
          <w:rFonts w:cs="Calibri"/>
        </w:rPr>
        <w:t>who can submit q</w:t>
      </w:r>
      <w:r w:rsidR="00457B89" w:rsidRPr="005F5A32">
        <w:rPr>
          <w:rFonts w:cs="Calibri"/>
        </w:rPr>
        <w:t>ueries to you</w:t>
      </w:r>
      <w:bookmarkStart w:id="52" w:name="_Toc270947983"/>
      <w:bookmarkEnd w:id="50"/>
      <w:bookmarkEnd w:id="51"/>
      <w:r w:rsidR="00781667" w:rsidRPr="005F5A32">
        <w:rPr>
          <w:rFonts w:cs="Calibri"/>
        </w:rPr>
        <w:t>r DataMart</w:t>
      </w:r>
      <w:bookmarkStart w:id="53" w:name="_Toc270948344"/>
    </w:p>
    <w:p w:rsidR="00BA2924" w:rsidRPr="009E61D8" w:rsidRDefault="00781667" w:rsidP="00055F1B">
      <w:pPr>
        <w:numPr>
          <w:ilvl w:val="0"/>
          <w:numId w:val="8"/>
        </w:numPr>
        <w:spacing w:after="0"/>
      </w:pPr>
      <w:r w:rsidRPr="00A46D09">
        <w:rPr>
          <w:rFonts w:cs="Calibri"/>
        </w:rPr>
        <w:t>Creating an a</w:t>
      </w:r>
      <w:r w:rsidR="00457B89" w:rsidRPr="00A46D09">
        <w:rPr>
          <w:rFonts w:cs="Calibri"/>
        </w:rPr>
        <w:t xml:space="preserve">udit </w:t>
      </w:r>
      <w:r w:rsidR="00113955">
        <w:rPr>
          <w:rFonts w:cs="Calibri"/>
        </w:rPr>
        <w:t>report</w:t>
      </w:r>
      <w:r w:rsidR="00113955" w:rsidRPr="00A46D09">
        <w:rPr>
          <w:rFonts w:cs="Calibri"/>
        </w:rPr>
        <w:t xml:space="preserve"> </w:t>
      </w:r>
      <w:r w:rsidR="00457B89" w:rsidRPr="00A46D09">
        <w:rPr>
          <w:rFonts w:cs="Calibri"/>
        </w:rPr>
        <w:t xml:space="preserve">of the </w:t>
      </w:r>
      <w:r w:rsidR="001835D5" w:rsidRPr="00A46D09">
        <w:rPr>
          <w:rFonts w:cs="Calibri"/>
        </w:rPr>
        <w:t>DataMart</w:t>
      </w:r>
      <w:bookmarkEnd w:id="52"/>
      <w:bookmarkEnd w:id="53"/>
    </w:p>
    <w:p w:rsidR="009E61D8" w:rsidRPr="008C61E4" w:rsidRDefault="009E61D8" w:rsidP="00055F1B">
      <w:pPr>
        <w:numPr>
          <w:ilvl w:val="0"/>
          <w:numId w:val="8"/>
        </w:numPr>
        <w:spacing w:after="0"/>
      </w:pPr>
      <w:r>
        <w:rPr>
          <w:rFonts w:cs="Calibri"/>
        </w:rPr>
        <w:t>Submit queries to your own DataMart</w:t>
      </w:r>
    </w:p>
    <w:p w:rsidR="00861423" w:rsidRPr="00861423" w:rsidRDefault="00861423" w:rsidP="00861423">
      <w:pPr>
        <w:pStyle w:val="ListParagraph"/>
        <w:keepNext/>
        <w:numPr>
          <w:ilvl w:val="0"/>
          <w:numId w:val="28"/>
        </w:numPr>
        <w:spacing w:before="240" w:after="60"/>
        <w:contextualSpacing w:val="0"/>
        <w:outlineLvl w:val="1"/>
        <w:rPr>
          <w:rFonts w:eastAsia="Times New Roman"/>
          <w:b/>
          <w:bCs/>
          <w:iCs/>
          <w:vanish/>
          <w:sz w:val="28"/>
          <w:szCs w:val="28"/>
        </w:rPr>
      </w:pPr>
      <w:bookmarkStart w:id="54" w:name="_Toc361999488"/>
      <w:bookmarkEnd w:id="54"/>
    </w:p>
    <w:p w:rsidR="00861423" w:rsidRPr="00861423" w:rsidRDefault="00861423" w:rsidP="00861423">
      <w:pPr>
        <w:pStyle w:val="ListParagraph"/>
        <w:keepNext/>
        <w:numPr>
          <w:ilvl w:val="0"/>
          <w:numId w:val="28"/>
        </w:numPr>
        <w:spacing w:before="240" w:after="60"/>
        <w:contextualSpacing w:val="0"/>
        <w:outlineLvl w:val="1"/>
        <w:rPr>
          <w:rFonts w:eastAsia="Times New Roman"/>
          <w:b/>
          <w:bCs/>
          <w:iCs/>
          <w:vanish/>
          <w:sz w:val="28"/>
          <w:szCs w:val="28"/>
        </w:rPr>
      </w:pPr>
      <w:bookmarkStart w:id="55" w:name="_Toc361999489"/>
      <w:bookmarkEnd w:id="55"/>
    </w:p>
    <w:p w:rsidR="008C61E4" w:rsidRDefault="008C61E4" w:rsidP="00861423">
      <w:pPr>
        <w:pStyle w:val="Heading2"/>
      </w:pPr>
      <w:bookmarkStart w:id="56" w:name="_Toc361999490"/>
      <w:r>
        <w:t>Creating and Viewing Your DataMart</w:t>
      </w:r>
      <w:bookmarkEnd w:id="56"/>
    </w:p>
    <w:p w:rsidR="00E940A6" w:rsidRDefault="008C61E4" w:rsidP="009E61D8">
      <w:pPr>
        <w:rPr>
          <w:lang w:eastAsia="ar-SA"/>
        </w:rPr>
      </w:pPr>
      <w:r>
        <w:rPr>
          <w:lang w:eastAsia="ar-SA"/>
        </w:rPr>
        <w:t xml:space="preserve">There are a set of access rights that determine whether users can view, create, edit, and delete DataMarts.  These rights may be applied at the global level, within the DataMart’s organization detail page, or in the DataMart detail page.  </w:t>
      </w:r>
    </w:p>
    <w:p w:rsidR="006C4DD0" w:rsidRDefault="006C4DD0" w:rsidP="006C4DD0">
      <w:pPr>
        <w:keepNext/>
      </w:pPr>
      <w:r>
        <w:rPr>
          <w:noProof/>
        </w:rPr>
        <w:drawing>
          <wp:anchor distT="0" distB="0" distL="114300" distR="114300" simplePos="0" relativeHeight="251681792" behindDoc="0" locked="0" layoutInCell="1" allowOverlap="1">
            <wp:simplePos x="0" y="0"/>
            <wp:positionH relativeFrom="column">
              <wp:posOffset>330200</wp:posOffset>
            </wp:positionH>
            <wp:positionV relativeFrom="paragraph">
              <wp:posOffset>422910</wp:posOffset>
            </wp:positionV>
            <wp:extent cx="5283200" cy="7493000"/>
            <wp:effectExtent l="19050" t="0" r="0" b="0"/>
            <wp:wrapTopAndBottom/>
            <wp:docPr id="6" name="Picture 6" descr="Screenshot of a global access rights management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83200" cy="7493000"/>
                    </a:xfrm>
                    <a:prstGeom prst="rect">
                      <a:avLst/>
                    </a:prstGeom>
                  </pic:spPr>
                </pic:pic>
              </a:graphicData>
            </a:graphic>
          </wp:anchor>
        </w:drawing>
      </w:r>
      <w:r w:rsidR="008C61E4">
        <w:rPr>
          <w:lang w:eastAsia="ar-SA"/>
        </w:rPr>
        <w:t>The following figure shows the global access rights to manage</w:t>
      </w:r>
      <w:r w:rsidR="00E940A6">
        <w:rPr>
          <w:lang w:eastAsia="ar-SA"/>
        </w:rPr>
        <w:t xml:space="preserve"> D</w:t>
      </w:r>
      <w:r w:rsidR="008C61E4">
        <w:rPr>
          <w:lang w:eastAsia="ar-SA"/>
        </w:rPr>
        <w:t>ataMarts for the entire network:</w:t>
      </w:r>
    </w:p>
    <w:p w:rsidR="008C61E4" w:rsidRDefault="006C4DD0" w:rsidP="006C4DD0">
      <w:pPr>
        <w:pStyle w:val="Caption"/>
        <w:jc w:val="center"/>
      </w:pPr>
      <w:r>
        <w:t xml:space="preserve">Figure </w:t>
      </w:r>
      <w:fldSimple w:instr=" SEQ Figure \* ARABIC ">
        <w:r w:rsidR="00256273">
          <w:rPr>
            <w:noProof/>
          </w:rPr>
          <w:t>29</w:t>
        </w:r>
      </w:fldSimple>
      <w:r>
        <w:t>: Access Management Portal page</w:t>
      </w:r>
    </w:p>
    <w:p w:rsidR="008C61E4" w:rsidRDefault="008C61E4" w:rsidP="008C61E4">
      <w:pPr>
        <w:rPr>
          <w:lang w:eastAsia="ar-SA"/>
        </w:rPr>
      </w:pPr>
      <w:r>
        <w:rPr>
          <w:lang w:eastAsia="ar-SA"/>
        </w:rPr>
        <w:t xml:space="preserve">Before anyone can create a DataMart, the “Create DataMarts” access right in the Access Control panel of the Organization that will own the DataMart needs to be granted to administrators.  </w:t>
      </w:r>
    </w:p>
    <w:p w:rsidR="006C4DD0" w:rsidRDefault="008C61E4" w:rsidP="006C4DD0">
      <w:pPr>
        <w:keepNext/>
        <w:jc w:val="center"/>
      </w:pPr>
      <w:r>
        <w:rPr>
          <w:noProof/>
        </w:rPr>
        <w:drawing>
          <wp:inline distT="0" distB="0" distL="0" distR="0">
            <wp:extent cx="5486400" cy="4872111"/>
            <wp:effectExtent l="19050" t="0" r="0" b="0"/>
            <wp:docPr id="7" name="Picture 7" descr="Screenshot of a Access Control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486400" cy="4872111"/>
                    </a:xfrm>
                    <a:prstGeom prst="rect">
                      <a:avLst/>
                    </a:prstGeom>
                  </pic:spPr>
                </pic:pic>
              </a:graphicData>
            </a:graphic>
          </wp:inline>
        </w:drawing>
      </w:r>
    </w:p>
    <w:p w:rsidR="008C61E4" w:rsidRDefault="006C4DD0" w:rsidP="006C4DD0">
      <w:pPr>
        <w:pStyle w:val="Caption"/>
        <w:jc w:val="center"/>
        <w:rPr>
          <w:lang w:eastAsia="ar-SA"/>
        </w:rPr>
      </w:pPr>
      <w:r>
        <w:t xml:space="preserve">Figure </w:t>
      </w:r>
      <w:fldSimple w:instr=" SEQ Figure \* ARABIC ">
        <w:r w:rsidR="00256273">
          <w:rPr>
            <w:noProof/>
          </w:rPr>
          <w:t>30</w:t>
        </w:r>
      </w:fldSimple>
      <w:r>
        <w:t>: Access Control on the Portal</w:t>
      </w:r>
    </w:p>
    <w:p w:rsidR="006C4DD0" w:rsidRDefault="006C4DD0">
      <w:pPr>
        <w:spacing w:after="0" w:line="240" w:lineRule="auto"/>
        <w:rPr>
          <w:lang w:eastAsia="ar-SA"/>
        </w:rPr>
      </w:pPr>
      <w:r>
        <w:rPr>
          <w:lang w:eastAsia="ar-SA"/>
        </w:rPr>
        <w:br w:type="page"/>
      </w:r>
    </w:p>
    <w:p w:rsidR="008C61E4" w:rsidRDefault="008C61E4" w:rsidP="008C61E4">
      <w:pPr>
        <w:rPr>
          <w:lang w:eastAsia="ar-SA"/>
        </w:rPr>
      </w:pPr>
      <w:r>
        <w:rPr>
          <w:lang w:eastAsia="ar-SA"/>
        </w:rPr>
        <w:t>A DataMart may be created by clicking the Create DataMart button in the owning organization’s detail page or by navigating to the list of all DataMarts via Network/DataMarts menu as shown in the following figures:</w:t>
      </w:r>
    </w:p>
    <w:p w:rsidR="006C4DD0" w:rsidRDefault="008C61E4" w:rsidP="006C4DD0">
      <w:pPr>
        <w:keepNext/>
        <w:jc w:val="center"/>
      </w:pPr>
      <w:r>
        <w:rPr>
          <w:noProof/>
        </w:rPr>
        <w:drawing>
          <wp:inline distT="0" distB="0" distL="0" distR="0">
            <wp:extent cx="5486400" cy="4065563"/>
            <wp:effectExtent l="19050" t="0" r="0" b="0"/>
            <wp:docPr id="8" name="Picture 8" descr="Screenshot of a adding a DataMart on the port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486400" cy="4065563"/>
                    </a:xfrm>
                    <a:prstGeom prst="rect">
                      <a:avLst/>
                    </a:prstGeom>
                  </pic:spPr>
                </pic:pic>
              </a:graphicData>
            </a:graphic>
          </wp:inline>
        </w:drawing>
      </w:r>
    </w:p>
    <w:p w:rsidR="008C61E4" w:rsidRDefault="006C4DD0" w:rsidP="006C4DD0">
      <w:pPr>
        <w:pStyle w:val="Caption"/>
        <w:jc w:val="center"/>
        <w:rPr>
          <w:lang w:eastAsia="ar-SA"/>
        </w:rPr>
      </w:pPr>
      <w:r>
        <w:t xml:space="preserve">Figure </w:t>
      </w:r>
      <w:fldSimple w:instr=" SEQ Figure \* ARABIC ">
        <w:r w:rsidR="00256273">
          <w:rPr>
            <w:noProof/>
          </w:rPr>
          <w:t>31</w:t>
        </w:r>
      </w:fldSimple>
      <w:r>
        <w:t>: Adding a DataMart</w:t>
      </w:r>
    </w:p>
    <w:p w:rsidR="008C61E4" w:rsidRDefault="008C61E4" w:rsidP="008C61E4">
      <w:pPr>
        <w:jc w:val="center"/>
        <w:rPr>
          <w:lang w:eastAsia="ar-SA"/>
        </w:rPr>
      </w:pPr>
    </w:p>
    <w:p w:rsidR="006C4DD0" w:rsidRDefault="006C4DD0">
      <w:pPr>
        <w:spacing w:after="0" w:line="240" w:lineRule="auto"/>
        <w:rPr>
          <w:lang w:eastAsia="ar-SA"/>
        </w:rPr>
      </w:pPr>
      <w:r>
        <w:rPr>
          <w:lang w:eastAsia="ar-SA"/>
        </w:rPr>
        <w:br w:type="page"/>
      </w:r>
    </w:p>
    <w:p w:rsidR="008C61E4" w:rsidRDefault="008C61E4" w:rsidP="008C61E4">
      <w:pPr>
        <w:rPr>
          <w:lang w:eastAsia="ar-SA"/>
        </w:rPr>
      </w:pPr>
      <w:r>
        <w:rPr>
          <w:lang w:eastAsia="ar-SA"/>
        </w:rPr>
        <w:t>Once created, the DataMart is configured by entering a DataMart name, acronym, and parent organization that owns the DataMart, along with other information, such as contact information, that is visible to users who navigate to it via the Portal.</w:t>
      </w:r>
    </w:p>
    <w:p w:rsidR="006C4DD0" w:rsidRDefault="008C61E4" w:rsidP="006C4DD0">
      <w:pPr>
        <w:keepNext/>
        <w:jc w:val="center"/>
      </w:pPr>
      <w:r>
        <w:rPr>
          <w:noProof/>
        </w:rPr>
        <w:drawing>
          <wp:inline distT="0" distB="0" distL="0" distR="0">
            <wp:extent cx="5486400" cy="5181014"/>
            <wp:effectExtent l="19050" t="0" r="0" b="0"/>
            <wp:docPr id="14" name="Picture 14" descr="Screenshot of a DataMart Info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5181014"/>
                    </a:xfrm>
                    <a:prstGeom prst="rect">
                      <a:avLst/>
                    </a:prstGeom>
                  </pic:spPr>
                </pic:pic>
              </a:graphicData>
            </a:graphic>
          </wp:inline>
        </w:drawing>
      </w:r>
    </w:p>
    <w:p w:rsidR="008C61E4" w:rsidRDefault="006C4DD0" w:rsidP="006C4DD0">
      <w:pPr>
        <w:pStyle w:val="Caption"/>
        <w:jc w:val="center"/>
        <w:rPr>
          <w:lang w:eastAsia="ar-SA"/>
        </w:rPr>
      </w:pPr>
      <w:r>
        <w:t xml:space="preserve">Figure </w:t>
      </w:r>
      <w:fldSimple w:instr=" SEQ Figure \* ARABIC ">
        <w:r w:rsidR="00256273">
          <w:rPr>
            <w:noProof/>
          </w:rPr>
          <w:t>32</w:t>
        </w:r>
      </w:fldSimple>
      <w:r>
        <w:t>: DataMart Info Page</w:t>
      </w:r>
    </w:p>
    <w:p w:rsidR="008C61E4" w:rsidRPr="008C61E4" w:rsidRDefault="008C61E4" w:rsidP="008C61E4"/>
    <w:p w:rsidR="008C61E4" w:rsidRDefault="008C61E4" w:rsidP="008C61E4">
      <w:pPr>
        <w:pStyle w:val="Heading2"/>
      </w:pPr>
      <w:bookmarkStart w:id="57" w:name="_Toc361999491"/>
      <w:r>
        <w:t>Managing Access to Your DataMart and Requests</w:t>
      </w:r>
      <w:bookmarkEnd w:id="57"/>
    </w:p>
    <w:p w:rsidR="005B0FD3" w:rsidRDefault="008C61E4" w:rsidP="008C61E4">
      <w:pPr>
        <w:rPr>
          <w:lang w:eastAsia="ar-SA"/>
        </w:rPr>
      </w:pPr>
      <w:r>
        <w:rPr>
          <w:lang w:eastAsia="ar-SA"/>
        </w:rPr>
        <w:t xml:space="preserve">Once the DataMart is created, </w:t>
      </w:r>
      <w:r w:rsidR="00196A6F">
        <w:rPr>
          <w:lang w:eastAsia="ar-SA"/>
        </w:rPr>
        <w:t xml:space="preserve">the Network Administrator sets </w:t>
      </w:r>
      <w:r>
        <w:rPr>
          <w:lang w:eastAsia="ar-SA"/>
        </w:rPr>
        <w:t xml:space="preserve">the Access Control rights </w:t>
      </w:r>
      <w:r w:rsidR="005B0FD3">
        <w:rPr>
          <w:lang w:eastAsia="ar-SA"/>
        </w:rPr>
        <w:t xml:space="preserve">to allow administrators to modify </w:t>
      </w:r>
      <w:r w:rsidR="00196A6F">
        <w:rPr>
          <w:lang w:eastAsia="ar-SA"/>
        </w:rPr>
        <w:t xml:space="preserve">the DataMart </w:t>
      </w:r>
      <w:r w:rsidR="005B0FD3">
        <w:rPr>
          <w:lang w:eastAsia="ar-SA"/>
        </w:rPr>
        <w:t xml:space="preserve">and set rights that control access to requests that may be routed to the DataMart.  </w:t>
      </w:r>
      <w:r w:rsidR="00196A6F">
        <w:rPr>
          <w:lang w:eastAsia="ar-SA"/>
        </w:rPr>
        <w:t>Depending on the needs</w:t>
      </w:r>
      <w:r w:rsidR="00F75CD8">
        <w:rPr>
          <w:lang w:eastAsia="ar-SA"/>
        </w:rPr>
        <w:t xml:space="preserve"> and governance</w:t>
      </w:r>
      <w:r w:rsidR="00196A6F">
        <w:rPr>
          <w:lang w:eastAsia="ar-SA"/>
        </w:rPr>
        <w:t xml:space="preserve"> of the users of the DataMart, Access Control</w:t>
      </w:r>
      <w:r w:rsidR="00F75CD8">
        <w:rPr>
          <w:lang w:eastAsia="ar-SA"/>
        </w:rPr>
        <w:t xml:space="preserve"> rights</w:t>
      </w:r>
      <w:r w:rsidR="00196A6F">
        <w:rPr>
          <w:lang w:eastAsia="ar-SA"/>
        </w:rPr>
        <w:t xml:space="preserve"> can be very restrictive or broadly applied.</w:t>
      </w:r>
    </w:p>
    <w:p w:rsidR="005B0FD3" w:rsidRDefault="005B0FD3" w:rsidP="005B0FD3">
      <w:pPr>
        <w:pStyle w:val="Heading3"/>
        <w:rPr>
          <w:lang w:eastAsia="ar-SA"/>
        </w:rPr>
      </w:pPr>
      <w:bookmarkStart w:id="58" w:name="_Toc361999492"/>
      <w:r>
        <w:rPr>
          <w:lang w:eastAsia="ar-SA"/>
        </w:rPr>
        <w:t>Installing Request Models</w:t>
      </w:r>
      <w:bookmarkEnd w:id="58"/>
    </w:p>
    <w:p w:rsidR="005B0FD3" w:rsidRDefault="005B0FD3" w:rsidP="008C61E4">
      <w:pPr>
        <w:rPr>
          <w:lang w:eastAsia="ar-SA"/>
        </w:rPr>
      </w:pPr>
      <w:r>
        <w:rPr>
          <w:lang w:eastAsia="ar-SA"/>
        </w:rPr>
        <w:t xml:space="preserve">Each DataMart may support one or more of the deployed Request Models.  A Request Model contains one or more request types that may be composed and routed to one or more DataMarts for execution.  If a DataMart supports a </w:t>
      </w:r>
      <w:proofErr w:type="spellStart"/>
      <w:r>
        <w:rPr>
          <w:lang w:eastAsia="ar-SA"/>
        </w:rPr>
        <w:t>plugin</w:t>
      </w:r>
      <w:proofErr w:type="spellEnd"/>
      <w:r w:rsidR="00F53A20">
        <w:rPr>
          <w:lang w:eastAsia="ar-SA"/>
        </w:rPr>
        <w:t xml:space="preserve"> model</w:t>
      </w:r>
      <w:r>
        <w:rPr>
          <w:lang w:eastAsia="ar-SA"/>
        </w:rPr>
        <w:t xml:space="preserve">, then it must be installed by clicking the “Install …” button before configuring access to its requests against the given DataMart.  </w:t>
      </w:r>
    </w:p>
    <w:p w:rsidR="005B0FD3" w:rsidRDefault="005B0FD3" w:rsidP="008C61E4">
      <w:pPr>
        <w:rPr>
          <w:lang w:eastAsia="ar-SA"/>
        </w:rPr>
      </w:pPr>
      <w:r>
        <w:rPr>
          <w:lang w:eastAsia="ar-SA"/>
        </w:rPr>
        <w:t>Before installing models, the</w:t>
      </w:r>
      <w:r w:rsidR="00645076">
        <w:rPr>
          <w:lang w:eastAsia="ar-SA"/>
        </w:rPr>
        <w:t xml:space="preserve"> Network Administrator must grant you the</w:t>
      </w:r>
      <w:r>
        <w:rPr>
          <w:lang w:eastAsia="ar-SA"/>
        </w:rPr>
        <w:t xml:space="preserve"> rights to install or uninstall request model </w:t>
      </w:r>
      <w:proofErr w:type="spellStart"/>
      <w:r>
        <w:rPr>
          <w:lang w:eastAsia="ar-SA"/>
        </w:rPr>
        <w:t>plugins</w:t>
      </w:r>
      <w:proofErr w:type="spellEnd"/>
      <w:r>
        <w:rPr>
          <w:lang w:eastAsia="ar-SA"/>
        </w:rPr>
        <w:t xml:space="preserve"> that are supported by your DataMart.</w:t>
      </w:r>
    </w:p>
    <w:p w:rsidR="00775697" w:rsidRDefault="008C61E4" w:rsidP="00775697">
      <w:pPr>
        <w:keepNext/>
        <w:jc w:val="center"/>
      </w:pPr>
      <w:r>
        <w:rPr>
          <w:noProof/>
        </w:rPr>
        <w:drawing>
          <wp:anchor distT="0" distB="0" distL="114300" distR="114300" simplePos="0" relativeHeight="251682816" behindDoc="0" locked="0" layoutInCell="1" allowOverlap="1">
            <wp:simplePos x="0" y="0"/>
            <wp:positionH relativeFrom="column">
              <wp:posOffset>346075</wp:posOffset>
            </wp:positionH>
            <wp:positionV relativeFrom="paragraph">
              <wp:posOffset>0</wp:posOffset>
            </wp:positionV>
            <wp:extent cx="5480685" cy="6837045"/>
            <wp:effectExtent l="19050" t="0" r="5715" b="0"/>
            <wp:wrapTopAndBottom/>
            <wp:docPr id="64" name="Picture 64" descr="Screenshot of a access controls to install and uninstall model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0685" cy="6837045"/>
                    </a:xfrm>
                    <a:prstGeom prst="rect">
                      <a:avLst/>
                    </a:prstGeom>
                  </pic:spPr>
                </pic:pic>
              </a:graphicData>
            </a:graphic>
          </wp:anchor>
        </w:drawing>
      </w:r>
    </w:p>
    <w:p w:rsidR="008C61E4" w:rsidRDefault="00775697" w:rsidP="00775697">
      <w:pPr>
        <w:pStyle w:val="Caption"/>
        <w:jc w:val="center"/>
        <w:rPr>
          <w:lang w:eastAsia="ar-SA"/>
        </w:rPr>
      </w:pPr>
      <w:r>
        <w:t xml:space="preserve">Figure </w:t>
      </w:r>
      <w:fldSimple w:instr=" SEQ Figure \* ARABIC ">
        <w:r w:rsidR="00256273">
          <w:rPr>
            <w:noProof/>
          </w:rPr>
          <w:t>33</w:t>
        </w:r>
      </w:fldSimple>
      <w:r>
        <w:t>: Install and Uninstall Models Access Controls</w:t>
      </w:r>
    </w:p>
    <w:p w:rsidR="00E940A6" w:rsidRDefault="00E940A6" w:rsidP="005B0FD3">
      <w:pPr>
        <w:rPr>
          <w:lang w:eastAsia="ar-SA"/>
        </w:rPr>
      </w:pPr>
    </w:p>
    <w:p w:rsidR="00E940A6" w:rsidRDefault="00E940A6" w:rsidP="005B0FD3">
      <w:pPr>
        <w:rPr>
          <w:lang w:eastAsia="ar-SA"/>
        </w:rPr>
      </w:pPr>
    </w:p>
    <w:p w:rsidR="005B0FD3" w:rsidRDefault="005B0FD3" w:rsidP="005B0FD3">
      <w:pPr>
        <w:rPr>
          <w:lang w:eastAsia="ar-SA"/>
        </w:rPr>
      </w:pPr>
      <w:r>
        <w:rPr>
          <w:lang w:eastAsia="ar-SA"/>
        </w:rPr>
        <w:t xml:space="preserve">The following figure shows </w:t>
      </w:r>
      <w:r w:rsidR="00AA783D">
        <w:rPr>
          <w:lang w:eastAsia="ar-SA"/>
        </w:rPr>
        <w:t>an example of</w:t>
      </w:r>
      <w:r>
        <w:rPr>
          <w:lang w:eastAsia="ar-SA"/>
        </w:rPr>
        <w:t xml:space="preserve"> request models that have been installed for a DataMart.</w:t>
      </w:r>
    </w:p>
    <w:p w:rsidR="00775697" w:rsidRDefault="00775697" w:rsidP="00775697">
      <w:pPr>
        <w:pStyle w:val="Caption"/>
        <w:jc w:val="center"/>
        <w:rPr>
          <w:lang w:eastAsia="ar-SA"/>
        </w:rPr>
      </w:pPr>
      <w:r>
        <w:rPr>
          <w:noProof/>
        </w:rPr>
        <w:drawing>
          <wp:anchor distT="0" distB="0" distL="114300" distR="114300" simplePos="0" relativeHeight="251683840" behindDoc="0" locked="0" layoutInCell="1" allowOverlap="1">
            <wp:simplePos x="0" y="0"/>
            <wp:positionH relativeFrom="column">
              <wp:posOffset>236855</wp:posOffset>
            </wp:positionH>
            <wp:positionV relativeFrom="paragraph">
              <wp:posOffset>290830</wp:posOffset>
            </wp:positionV>
            <wp:extent cx="5474970" cy="5199380"/>
            <wp:effectExtent l="19050" t="0" r="0" b="0"/>
            <wp:wrapTopAndBottom/>
            <wp:docPr id="18" name="Picture 18" descr="Screenshot of installed model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474970" cy="5199380"/>
                    </a:xfrm>
                    <a:prstGeom prst="rect">
                      <a:avLst/>
                    </a:prstGeom>
                  </pic:spPr>
                </pic:pic>
              </a:graphicData>
            </a:graphic>
          </wp:anchor>
        </w:drawing>
      </w:r>
      <w:r>
        <w:t xml:space="preserve">Figure </w:t>
      </w:r>
      <w:fldSimple w:instr=" SEQ Figure \* ARABIC ">
        <w:r w:rsidR="00256273">
          <w:rPr>
            <w:noProof/>
          </w:rPr>
          <w:t>34</w:t>
        </w:r>
      </w:fldSimple>
      <w:r>
        <w:t>: List of Installed Models</w:t>
      </w:r>
    </w:p>
    <w:p w:rsidR="005B0FD3" w:rsidRDefault="005B0FD3" w:rsidP="005B0FD3">
      <w:pPr>
        <w:jc w:val="center"/>
        <w:rPr>
          <w:lang w:eastAsia="ar-SA"/>
        </w:rPr>
      </w:pPr>
    </w:p>
    <w:p w:rsidR="005B0FD3" w:rsidRDefault="005B0FD3" w:rsidP="005B0FD3">
      <w:pPr>
        <w:rPr>
          <w:lang w:eastAsia="ar-SA"/>
        </w:rPr>
      </w:pPr>
    </w:p>
    <w:p w:rsidR="00A7395B" w:rsidRDefault="00A7395B" w:rsidP="00773FCF">
      <w:pPr>
        <w:pStyle w:val="Heading3"/>
        <w:rPr>
          <w:lang w:eastAsia="ar-SA"/>
        </w:rPr>
      </w:pPr>
      <w:bookmarkStart w:id="59" w:name="_Toc361999493"/>
      <w:r>
        <w:rPr>
          <w:lang w:eastAsia="ar-SA"/>
        </w:rPr>
        <w:t>Granting Access to Administer a DataMart</w:t>
      </w:r>
      <w:bookmarkEnd w:id="59"/>
    </w:p>
    <w:p w:rsidR="00A7395B" w:rsidRDefault="00A7395B" w:rsidP="00A7395B">
      <w:pPr>
        <w:rPr>
          <w:lang w:eastAsia="ar-SA"/>
        </w:rPr>
      </w:pPr>
      <w:r>
        <w:rPr>
          <w:lang w:eastAsia="ar-SA"/>
        </w:rPr>
        <w:t>DataMarts may be administered by one or more users, referred to as DataMart Administrators.  The following figure shows the access rights that need to be granted to allow a user or group of users the ability to administer the DataMart.</w:t>
      </w:r>
    </w:p>
    <w:p w:rsidR="00775697" w:rsidRDefault="00A7395B" w:rsidP="00775697">
      <w:pPr>
        <w:keepNext/>
        <w:jc w:val="center"/>
      </w:pPr>
      <w:r>
        <w:rPr>
          <w:noProof/>
        </w:rPr>
        <w:drawing>
          <wp:inline distT="0" distB="0" distL="0" distR="0">
            <wp:extent cx="4636326" cy="7629099"/>
            <wp:effectExtent l="19050" t="0" r="0" b="0"/>
            <wp:docPr id="26" name="Picture 26" descr="Screenshot of DataMart Administrator Access Control setting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37645" cy="7631269"/>
                    </a:xfrm>
                    <a:prstGeom prst="rect">
                      <a:avLst/>
                    </a:prstGeom>
                  </pic:spPr>
                </pic:pic>
              </a:graphicData>
            </a:graphic>
          </wp:inline>
        </w:drawing>
      </w:r>
    </w:p>
    <w:p w:rsidR="00A7395B" w:rsidRDefault="00775697" w:rsidP="00775697">
      <w:pPr>
        <w:pStyle w:val="Caption"/>
        <w:jc w:val="center"/>
        <w:rPr>
          <w:lang w:eastAsia="ar-SA"/>
        </w:rPr>
      </w:pPr>
      <w:r>
        <w:t xml:space="preserve">Figure </w:t>
      </w:r>
      <w:fldSimple w:instr=" SEQ Figure \* ARABIC ">
        <w:r w:rsidR="00256273">
          <w:rPr>
            <w:noProof/>
          </w:rPr>
          <w:t>35</w:t>
        </w:r>
      </w:fldSimple>
      <w:r>
        <w:t>: DataMart Administrator Access Control settings</w:t>
      </w:r>
    </w:p>
    <w:p w:rsidR="00A7395B" w:rsidRPr="00A7395B" w:rsidRDefault="00A7395B" w:rsidP="00A7395B">
      <w:pPr>
        <w:rPr>
          <w:lang w:eastAsia="ar-SA"/>
        </w:rPr>
      </w:pPr>
      <w:r>
        <w:rPr>
          <w:lang w:eastAsia="ar-SA"/>
        </w:rPr>
        <w:t xml:space="preserve">As shown in the figure, the </w:t>
      </w:r>
      <w:proofErr w:type="spellStart"/>
      <w:r>
        <w:rPr>
          <w:lang w:eastAsia="ar-SA"/>
        </w:rPr>
        <w:t>DataMartAdministrators</w:t>
      </w:r>
      <w:proofErr w:type="spellEnd"/>
      <w:r>
        <w:rPr>
          <w:lang w:eastAsia="ar-SA"/>
        </w:rPr>
        <w:t xml:space="preserve"> group is granted the right to view the request queue in the DataMart client application, execute the request, approve or reject it, and upload responses to the request.  Additionally, the group has been granted access to run Audit Reports against the DataMart and to issue test queries to themselves without requiring approval.</w:t>
      </w:r>
    </w:p>
    <w:p w:rsidR="005B0FD3" w:rsidRDefault="00773FCF" w:rsidP="00773FCF">
      <w:pPr>
        <w:pStyle w:val="Heading3"/>
        <w:rPr>
          <w:lang w:eastAsia="ar-SA"/>
        </w:rPr>
      </w:pPr>
      <w:bookmarkStart w:id="60" w:name="_Toc361999494"/>
      <w:r>
        <w:rPr>
          <w:lang w:eastAsia="ar-SA"/>
        </w:rPr>
        <w:t>Granting Access to Route Requests to Your Data</w:t>
      </w:r>
      <w:r w:rsidR="00A7395B">
        <w:rPr>
          <w:lang w:eastAsia="ar-SA"/>
        </w:rPr>
        <w:t>M</w:t>
      </w:r>
      <w:r>
        <w:rPr>
          <w:lang w:eastAsia="ar-SA"/>
        </w:rPr>
        <w:t>art</w:t>
      </w:r>
      <w:bookmarkEnd w:id="60"/>
    </w:p>
    <w:p w:rsidR="00773FCF" w:rsidRDefault="00773FCF" w:rsidP="00773FCF">
      <w:pPr>
        <w:rPr>
          <w:lang w:eastAsia="ar-SA"/>
        </w:rPr>
      </w:pPr>
      <w:r>
        <w:rPr>
          <w:lang w:eastAsia="ar-SA"/>
        </w:rPr>
        <w:t xml:space="preserve">Once the request model is installed, the access rights to route the request to the DataMart become visible in the Request </w:t>
      </w:r>
      <w:r w:rsidR="00C66142">
        <w:rPr>
          <w:lang w:eastAsia="ar-SA"/>
        </w:rPr>
        <w:t>Access Control List (</w:t>
      </w:r>
      <w:r>
        <w:rPr>
          <w:lang w:eastAsia="ar-SA"/>
        </w:rPr>
        <w:t>ACL</w:t>
      </w:r>
      <w:r w:rsidR="00C66142">
        <w:rPr>
          <w:lang w:eastAsia="ar-SA"/>
        </w:rPr>
        <w:t>)</w:t>
      </w:r>
      <w:r>
        <w:rPr>
          <w:lang w:eastAsia="ar-SA"/>
        </w:rPr>
        <w:t xml:space="preserve"> panel allowing the administrator </w:t>
      </w:r>
      <w:r w:rsidR="00907DE7">
        <w:rPr>
          <w:lang w:eastAsia="ar-SA"/>
        </w:rPr>
        <w:t xml:space="preserve">to </w:t>
      </w:r>
      <w:r>
        <w:rPr>
          <w:lang w:eastAsia="ar-SA"/>
        </w:rPr>
        <w:t>grant access to route them to the DataMart for execution.  The following figure shows granting access to the MFU Summary Queries to a group of Investigators:</w:t>
      </w:r>
    </w:p>
    <w:p w:rsidR="00256273" w:rsidRDefault="00A7395B" w:rsidP="00256273">
      <w:pPr>
        <w:keepNext/>
        <w:jc w:val="center"/>
      </w:pPr>
      <w:r>
        <w:rPr>
          <w:noProof/>
        </w:rPr>
        <w:drawing>
          <wp:inline distT="0" distB="0" distL="0" distR="0">
            <wp:extent cx="4710971" cy="7751928"/>
            <wp:effectExtent l="19050" t="0" r="0" b="0"/>
            <wp:docPr id="19" name="Picture 19" descr="Screenshot of granting access to route requests to a Data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710971" cy="7751928"/>
                    </a:xfrm>
                    <a:prstGeom prst="rect">
                      <a:avLst/>
                    </a:prstGeom>
                  </pic:spPr>
                </pic:pic>
              </a:graphicData>
            </a:graphic>
          </wp:inline>
        </w:drawing>
      </w:r>
    </w:p>
    <w:p w:rsidR="00A7395B" w:rsidRDefault="00256273" w:rsidP="00256273">
      <w:pPr>
        <w:pStyle w:val="Caption"/>
        <w:jc w:val="center"/>
        <w:rPr>
          <w:lang w:eastAsia="ar-SA"/>
        </w:rPr>
      </w:pPr>
      <w:r>
        <w:t xml:space="preserve">Figure </w:t>
      </w:r>
      <w:fldSimple w:instr=" SEQ Figure \* ARABIC ">
        <w:r>
          <w:rPr>
            <w:noProof/>
          </w:rPr>
          <w:t>36</w:t>
        </w:r>
      </w:fldSimple>
      <w:r>
        <w:t>: Grant Access to Route Requests to a DataMart</w:t>
      </w:r>
    </w:p>
    <w:p w:rsidR="005B0FD3" w:rsidRDefault="00A7395B" w:rsidP="005B0FD3">
      <w:pPr>
        <w:rPr>
          <w:lang w:eastAsia="ar-SA"/>
        </w:rPr>
      </w:pPr>
      <w:r>
        <w:rPr>
          <w:lang w:eastAsia="ar-SA"/>
        </w:rPr>
        <w:t>Once these rights have been set, your DataMart will become available for users to start routing requests to your DataMart.</w:t>
      </w:r>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1" w:name="_Toc361999495"/>
      <w:bookmarkStart w:id="62" w:name="_Toc359314872"/>
      <w:bookmarkEnd w:id="61"/>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3" w:name="_Toc361999496"/>
      <w:bookmarkEnd w:id="63"/>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4" w:name="_Toc361999497"/>
      <w:bookmarkEnd w:id="64"/>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5" w:name="_Toc361999498"/>
      <w:bookmarkEnd w:id="65"/>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6" w:name="_Toc361999499"/>
      <w:bookmarkEnd w:id="66"/>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7" w:name="_Toc361999500"/>
      <w:bookmarkEnd w:id="67"/>
    </w:p>
    <w:p w:rsidR="00861423" w:rsidRPr="00861423" w:rsidRDefault="00861423" w:rsidP="00861423">
      <w:pPr>
        <w:pStyle w:val="ListParagraph"/>
        <w:keepNext/>
        <w:numPr>
          <w:ilvl w:val="0"/>
          <w:numId w:val="11"/>
        </w:numPr>
        <w:spacing w:before="240" w:after="60"/>
        <w:contextualSpacing w:val="0"/>
        <w:outlineLvl w:val="1"/>
        <w:rPr>
          <w:rFonts w:eastAsia="Times New Roman"/>
          <w:b/>
          <w:bCs/>
          <w:iCs/>
          <w:vanish/>
          <w:sz w:val="28"/>
          <w:szCs w:val="28"/>
        </w:rPr>
      </w:pPr>
      <w:bookmarkStart w:id="68" w:name="_Toc361999501"/>
      <w:bookmarkEnd w:id="68"/>
    </w:p>
    <w:p w:rsidR="00861423" w:rsidRPr="00861423" w:rsidRDefault="00861423" w:rsidP="00861423">
      <w:pPr>
        <w:pStyle w:val="ListParagraph"/>
        <w:keepNext/>
        <w:numPr>
          <w:ilvl w:val="1"/>
          <w:numId w:val="11"/>
        </w:numPr>
        <w:spacing w:before="240" w:after="60"/>
        <w:contextualSpacing w:val="0"/>
        <w:outlineLvl w:val="1"/>
        <w:rPr>
          <w:rFonts w:eastAsia="Times New Roman"/>
          <w:b/>
          <w:bCs/>
          <w:iCs/>
          <w:vanish/>
          <w:sz w:val="28"/>
          <w:szCs w:val="28"/>
        </w:rPr>
      </w:pPr>
      <w:bookmarkStart w:id="69" w:name="_Toc361999502"/>
      <w:bookmarkEnd w:id="69"/>
    </w:p>
    <w:p w:rsidR="00861423" w:rsidRPr="00861423" w:rsidRDefault="00861423" w:rsidP="00861423">
      <w:pPr>
        <w:pStyle w:val="ListParagraph"/>
        <w:keepNext/>
        <w:numPr>
          <w:ilvl w:val="1"/>
          <w:numId w:val="11"/>
        </w:numPr>
        <w:spacing w:before="240" w:after="60"/>
        <w:contextualSpacing w:val="0"/>
        <w:outlineLvl w:val="1"/>
        <w:rPr>
          <w:rFonts w:eastAsia="Times New Roman"/>
          <w:b/>
          <w:bCs/>
          <w:iCs/>
          <w:vanish/>
          <w:sz w:val="28"/>
          <w:szCs w:val="28"/>
        </w:rPr>
      </w:pPr>
      <w:bookmarkStart w:id="70" w:name="_Toc361999503"/>
      <w:bookmarkEnd w:id="70"/>
    </w:p>
    <w:p w:rsidR="00345E4C" w:rsidRDefault="00345E4C" w:rsidP="00861423">
      <w:pPr>
        <w:pStyle w:val="Heading2"/>
        <w:numPr>
          <w:ilvl w:val="1"/>
          <w:numId w:val="11"/>
        </w:numPr>
      </w:pPr>
      <w:bookmarkStart w:id="71" w:name="_Toc361999504"/>
      <w:r>
        <w:t>Running Metadata Refresh Dates Queries</w:t>
      </w:r>
      <w:bookmarkEnd w:id="62"/>
      <w:bookmarkEnd w:id="71"/>
    </w:p>
    <w:p w:rsidR="00345E4C" w:rsidRDefault="00345E4C" w:rsidP="00345E4C">
      <w:r>
        <w:t>Whenever a site refreshes its summary tables, a DataMart Administrator should complete metadata refresh dates queries for the prevalence, incidence, and most frequently used query types.</w:t>
      </w:r>
    </w:p>
    <w:p w:rsidR="00345E4C" w:rsidRDefault="00345E4C" w:rsidP="00345E4C">
      <w:pPr>
        <w:pStyle w:val="ListParagraph"/>
        <w:numPr>
          <w:ilvl w:val="0"/>
          <w:numId w:val="26"/>
        </w:numPr>
      </w:pPr>
      <w:r w:rsidRPr="00B13681">
        <w:t>Log into the Query Tool Portal</w:t>
      </w:r>
    </w:p>
    <w:p w:rsidR="00345E4C" w:rsidRDefault="00E2255E" w:rsidP="00345E4C">
      <w:pPr>
        <w:pStyle w:val="ListParagraph"/>
        <w:numPr>
          <w:ilvl w:val="0"/>
          <w:numId w:val="26"/>
        </w:numPr>
      </w:pPr>
      <w:r>
        <w:rPr>
          <w:noProof/>
        </w:rPr>
        <w:drawing>
          <wp:anchor distT="0" distB="0" distL="114300" distR="114300" simplePos="0" relativeHeight="251651069" behindDoc="0" locked="0" layoutInCell="1" allowOverlap="1">
            <wp:simplePos x="0" y="0"/>
            <wp:positionH relativeFrom="column">
              <wp:posOffset>-635</wp:posOffset>
            </wp:positionH>
            <wp:positionV relativeFrom="paragraph">
              <wp:posOffset>349250</wp:posOffset>
            </wp:positionV>
            <wp:extent cx="5944870" cy="2593340"/>
            <wp:effectExtent l="19050" t="0" r="0" b="0"/>
            <wp:wrapTopAndBottom/>
            <wp:docPr id="3" name="Picture 1" descr="Screenshot of the request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944870" cy="2593340"/>
                    </a:xfrm>
                    <a:prstGeom prst="rect">
                      <a:avLst/>
                    </a:prstGeom>
                    <a:noFill/>
                    <a:ln w="9525">
                      <a:noFill/>
                      <a:miter lim="800000"/>
                      <a:headEnd/>
                      <a:tailEnd/>
                    </a:ln>
                  </pic:spPr>
                </pic:pic>
              </a:graphicData>
            </a:graphic>
          </wp:anchor>
        </w:drawing>
      </w:r>
      <w:r w:rsidR="00345E4C" w:rsidRPr="00B13681">
        <w:t>Go to the Requests tab. Click “New” to create a new request.</w:t>
      </w:r>
    </w:p>
    <w:p w:rsidR="000703DA" w:rsidRDefault="00A65707" w:rsidP="000703DA">
      <w:pPr>
        <w:keepNext/>
      </w:pPr>
      <w:r>
        <w:pict>
          <v:shapetype id="_x0000_t32" coordsize="21600,21600" o:spt="32" o:oned="t" path="m,l21600,21600e" filled="f">
            <v:path arrowok="t" fillok="f" o:connecttype="none"/>
            <o:lock v:ext="edit" shapetype="t"/>
          </v:shapetype>
          <v:shape id="_x0000_s1035" type="#_x0000_t32" style="position:absolute;margin-left:449.8pt;margin-top:176.7pt;width:31.1pt;height:10.05pt;flip:y;z-index:251656192" o:connectortype="straight" strokecolor="red" strokeweight="2.25pt">
            <v:stroke startarrow="block"/>
          </v:shape>
        </w:pict>
      </w:r>
    </w:p>
    <w:p w:rsidR="00345E4C" w:rsidRDefault="000703DA" w:rsidP="00E2255E">
      <w:pPr>
        <w:pStyle w:val="Caption"/>
        <w:jc w:val="center"/>
      </w:pPr>
      <w:r>
        <w:t xml:space="preserve">Figure </w:t>
      </w:r>
      <w:fldSimple w:instr=" SEQ Figure \* ARABIC ">
        <w:r w:rsidR="00256273">
          <w:rPr>
            <w:noProof/>
          </w:rPr>
          <w:t>37</w:t>
        </w:r>
      </w:fldSimple>
      <w:r>
        <w:t>: Requests Page</w:t>
      </w:r>
    </w:p>
    <w:p w:rsidR="00345E4C" w:rsidRDefault="00345E4C" w:rsidP="00345E4C">
      <w:pPr>
        <w:pStyle w:val="ListParagraph"/>
        <w:numPr>
          <w:ilvl w:val="0"/>
          <w:numId w:val="26"/>
        </w:numPr>
      </w:pPr>
      <w:r w:rsidRPr="00B13681">
        <w:t xml:space="preserve">In the Choose Request Type window, select “Summary: Prevalence Queries”. </w:t>
      </w:r>
    </w:p>
    <w:p w:rsidR="00345E4C" w:rsidRDefault="00345E4C" w:rsidP="00345E4C"/>
    <w:p w:rsidR="00345E4C" w:rsidRDefault="00345E4C" w:rsidP="00345E4C"/>
    <w:p w:rsidR="00345E4C" w:rsidRDefault="00345E4C" w:rsidP="00345E4C"/>
    <w:p w:rsidR="000703DA" w:rsidRDefault="00345E4C" w:rsidP="000703DA">
      <w:pPr>
        <w:pStyle w:val="ListParagraph"/>
        <w:keepNext/>
        <w:numPr>
          <w:ilvl w:val="0"/>
          <w:numId w:val="26"/>
        </w:numPr>
      </w:pPr>
      <w:r w:rsidRPr="00B13681">
        <w:t>Click “</w:t>
      </w:r>
      <w:proofErr w:type="spellStart"/>
      <w:r w:rsidRPr="00B13681">
        <w:t>Prev</w:t>
      </w:r>
      <w:proofErr w:type="spellEnd"/>
      <w:r w:rsidRPr="00B13681">
        <w:t xml:space="preserve"> Metadata: Refresh Dates” to open the request form. </w:t>
      </w:r>
      <w:r>
        <w:rPr>
          <w:noProof/>
        </w:rPr>
        <w:drawing>
          <wp:inline distT="0" distB="0" distL="0" distR="0">
            <wp:extent cx="4699600" cy="3347258"/>
            <wp:effectExtent l="19050" t="0" r="5750" b="0"/>
            <wp:docPr id="12" name="Picture 7" descr="Screenshot of the new request dialog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701023" cy="3348272"/>
                    </a:xfrm>
                    <a:prstGeom prst="rect">
                      <a:avLst/>
                    </a:prstGeom>
                    <a:noFill/>
                    <a:ln w="9525">
                      <a:noFill/>
                      <a:miter lim="800000"/>
                      <a:headEnd/>
                      <a:tailEnd/>
                    </a:ln>
                  </pic:spPr>
                </pic:pic>
              </a:graphicData>
            </a:graphic>
          </wp:inline>
        </w:drawing>
      </w:r>
    </w:p>
    <w:p w:rsidR="00345E4C" w:rsidRDefault="000703DA" w:rsidP="000253FC">
      <w:pPr>
        <w:pStyle w:val="Caption"/>
        <w:jc w:val="center"/>
      </w:pPr>
      <w:r>
        <w:t xml:space="preserve">Figure </w:t>
      </w:r>
      <w:fldSimple w:instr=" SEQ Figure \* ARABIC ">
        <w:r w:rsidR="00256273">
          <w:rPr>
            <w:noProof/>
          </w:rPr>
          <w:t>38</w:t>
        </w:r>
      </w:fldSimple>
      <w:r>
        <w:t>: New Request Dialog</w:t>
      </w:r>
    </w:p>
    <w:p w:rsidR="000253FC" w:rsidRDefault="000253FC">
      <w:pPr>
        <w:spacing w:after="0" w:line="240" w:lineRule="auto"/>
      </w:pPr>
      <w:r>
        <w:br w:type="page"/>
      </w:r>
    </w:p>
    <w:p w:rsidR="00345E4C" w:rsidRDefault="000253FC" w:rsidP="00345E4C">
      <w:pPr>
        <w:pStyle w:val="ListParagraph"/>
        <w:numPr>
          <w:ilvl w:val="0"/>
          <w:numId w:val="26"/>
        </w:numPr>
      </w:pPr>
      <w:r>
        <w:rPr>
          <w:noProof/>
        </w:rPr>
        <w:drawing>
          <wp:anchor distT="0" distB="0" distL="114300" distR="114300" simplePos="0" relativeHeight="251684864" behindDoc="0" locked="0" layoutInCell="1" allowOverlap="1">
            <wp:simplePos x="0" y="0"/>
            <wp:positionH relativeFrom="column">
              <wp:posOffset>360045</wp:posOffset>
            </wp:positionH>
            <wp:positionV relativeFrom="paragraph">
              <wp:posOffset>331470</wp:posOffset>
            </wp:positionV>
            <wp:extent cx="5221605" cy="3602990"/>
            <wp:effectExtent l="19050" t="0" r="0" b="0"/>
            <wp:wrapTopAndBottom/>
            <wp:docPr id="15" name="Picture 10" descr="Screenshot of the request composer form on the portal for a metadata refresh date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21605" cy="3602990"/>
                    </a:xfrm>
                    <a:prstGeom prst="rect">
                      <a:avLst/>
                    </a:prstGeom>
                    <a:noFill/>
                    <a:ln w="9525">
                      <a:noFill/>
                      <a:miter lim="800000"/>
                      <a:headEnd/>
                      <a:tailEnd/>
                    </a:ln>
                  </pic:spPr>
                </pic:pic>
              </a:graphicData>
            </a:graphic>
          </wp:anchor>
        </w:drawing>
      </w:r>
      <w:r w:rsidR="00345E4C" w:rsidRPr="00B13681">
        <w:t xml:space="preserve">Check your </w:t>
      </w:r>
      <w:r w:rsidR="00345E4C">
        <w:t>D</w:t>
      </w:r>
      <w:r w:rsidR="00345E4C" w:rsidRPr="00B13681">
        <w:t>ata</w:t>
      </w:r>
      <w:r w:rsidR="00345E4C">
        <w:t>M</w:t>
      </w:r>
      <w:r w:rsidR="00345E4C" w:rsidRPr="00B13681">
        <w:t>art</w:t>
      </w:r>
      <w:r w:rsidR="00345E4C">
        <w:t>(s)</w:t>
      </w:r>
      <w:r w:rsidR="00345E4C" w:rsidRPr="00B13681">
        <w:t xml:space="preserve"> and click “Submit” to send the query to your Data</w:t>
      </w:r>
      <w:r w:rsidR="00345E4C">
        <w:t>M</w:t>
      </w:r>
      <w:r w:rsidR="00345E4C" w:rsidRPr="00B13681">
        <w:t>art Client.</w:t>
      </w:r>
    </w:p>
    <w:p w:rsidR="00345E4C" w:rsidRDefault="000703DA" w:rsidP="000253FC">
      <w:pPr>
        <w:pStyle w:val="Caption"/>
        <w:jc w:val="center"/>
      </w:pPr>
      <w:r>
        <w:t xml:space="preserve">Figure </w:t>
      </w:r>
      <w:fldSimple w:instr=" SEQ Figure \* ARABIC ">
        <w:r w:rsidR="00256273">
          <w:rPr>
            <w:noProof/>
          </w:rPr>
          <w:t>39</w:t>
        </w:r>
      </w:fldSimple>
      <w:r>
        <w:t>: Request Composer Page</w:t>
      </w:r>
    </w:p>
    <w:p w:rsidR="000253FC" w:rsidRDefault="000253FC">
      <w:pPr>
        <w:spacing w:after="0" w:line="240" w:lineRule="auto"/>
      </w:pPr>
      <w:r>
        <w:br w:type="page"/>
      </w:r>
    </w:p>
    <w:p w:rsidR="00345E4C" w:rsidRDefault="000253FC" w:rsidP="00345E4C">
      <w:pPr>
        <w:pStyle w:val="ListParagraph"/>
        <w:numPr>
          <w:ilvl w:val="0"/>
          <w:numId w:val="26"/>
        </w:numPr>
      </w:pPr>
      <w:r>
        <w:rPr>
          <w:noProof/>
        </w:rPr>
        <w:drawing>
          <wp:anchor distT="0" distB="0" distL="114300" distR="114300" simplePos="0" relativeHeight="251685888" behindDoc="0" locked="0" layoutInCell="1" allowOverlap="1">
            <wp:simplePos x="0" y="0"/>
            <wp:positionH relativeFrom="column">
              <wp:posOffset>236855</wp:posOffset>
            </wp:positionH>
            <wp:positionV relativeFrom="paragraph">
              <wp:posOffset>668655</wp:posOffset>
            </wp:positionV>
            <wp:extent cx="5944870" cy="3206750"/>
            <wp:effectExtent l="19050" t="0" r="0" b="0"/>
            <wp:wrapTopAndBottom/>
            <wp:docPr id="21" name="Picture 16" descr="Screenshot of the requests list in the DataMar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944870" cy="3206750"/>
                    </a:xfrm>
                    <a:prstGeom prst="rect">
                      <a:avLst/>
                    </a:prstGeom>
                    <a:noFill/>
                    <a:ln w="9525">
                      <a:noFill/>
                      <a:miter lim="800000"/>
                      <a:headEnd/>
                      <a:tailEnd/>
                    </a:ln>
                  </pic:spPr>
                </pic:pic>
              </a:graphicData>
            </a:graphic>
          </wp:anchor>
        </w:drawing>
      </w:r>
      <w:r w:rsidR="00345E4C" w:rsidRPr="00B13681">
        <w:t>Open your desktop DataMart Client. Double-click the query when it appears in the query list to open the detailed view.</w:t>
      </w:r>
      <w:r w:rsidRPr="000253FC">
        <w:rPr>
          <w:noProof/>
        </w:rPr>
        <w:t xml:space="preserve"> </w:t>
      </w:r>
    </w:p>
    <w:p w:rsidR="000253FC" w:rsidRDefault="000703DA" w:rsidP="000253FC">
      <w:pPr>
        <w:pStyle w:val="Caption"/>
        <w:jc w:val="center"/>
      </w:pPr>
      <w:r>
        <w:t xml:space="preserve">Figure </w:t>
      </w:r>
      <w:fldSimple w:instr=" SEQ Figure \* ARABIC ">
        <w:r w:rsidR="00256273">
          <w:rPr>
            <w:noProof/>
          </w:rPr>
          <w:t>40</w:t>
        </w:r>
      </w:fldSimple>
      <w:r>
        <w:t>: DataMart Client Requests List Window</w:t>
      </w:r>
    </w:p>
    <w:p w:rsidR="000253FC" w:rsidRDefault="000253FC" w:rsidP="000253FC">
      <w:pPr>
        <w:rPr>
          <w:szCs w:val="18"/>
        </w:rPr>
      </w:pPr>
      <w:r>
        <w:br w:type="page"/>
      </w:r>
    </w:p>
    <w:p w:rsidR="00345E4C" w:rsidRDefault="00345E4C" w:rsidP="000253FC">
      <w:pPr>
        <w:pStyle w:val="Caption"/>
        <w:jc w:val="center"/>
      </w:pPr>
    </w:p>
    <w:p w:rsidR="00345E4C" w:rsidRDefault="00345E4C" w:rsidP="00345E4C">
      <w:pPr>
        <w:pStyle w:val="ListParagraph"/>
        <w:numPr>
          <w:ilvl w:val="0"/>
          <w:numId w:val="26"/>
        </w:numPr>
      </w:pPr>
      <w:r w:rsidRPr="00B13681">
        <w:t>Click “Run” to process the query. It may take several minutes to run.  After the query has run, click “Upload Results” to send the results to the portal.</w:t>
      </w:r>
    </w:p>
    <w:p w:rsidR="00112018" w:rsidRDefault="00A65707" w:rsidP="00112018">
      <w:pPr>
        <w:keepNext/>
      </w:pPr>
      <w:r>
        <w:pict>
          <v:rect id="_x0000_s1036" style="position:absolute;margin-left:52.35pt;margin-top:334.9pt;width:46.2pt;height:21.7pt;z-index:251657216" filled="f" strokecolor="#00b050" strokeweight="2.25pt"/>
        </w:pict>
      </w:r>
      <w:r>
        <w:pict>
          <v:rect id="_x0000_s1037" style="position:absolute;margin-left:317.9pt;margin-top:334.9pt;width:54.2pt;height:21.7pt;z-index:251658240" filled="f" strokecolor="red" strokeweight="2.25pt"/>
        </w:pict>
      </w:r>
      <w:r w:rsidR="00345E4C">
        <w:rPr>
          <w:noProof/>
        </w:rPr>
        <w:drawing>
          <wp:anchor distT="0" distB="0" distL="114300" distR="114300" simplePos="0" relativeHeight="251686912" behindDoc="0" locked="0" layoutInCell="1" allowOverlap="1">
            <wp:simplePos x="0" y="0"/>
            <wp:positionH relativeFrom="column">
              <wp:posOffset>265430</wp:posOffset>
            </wp:positionH>
            <wp:positionV relativeFrom="paragraph">
              <wp:posOffset>2540</wp:posOffset>
            </wp:positionV>
            <wp:extent cx="5412740" cy="4572000"/>
            <wp:effectExtent l="19050" t="0" r="0" b="0"/>
            <wp:wrapTopAndBottom/>
            <wp:docPr id="22" name="Picture 19" descr="Screenshot of a request detail form for a  metadata refresh dates request in the DataMart Client, with hold and upload results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412740" cy="4572000"/>
                    </a:xfrm>
                    <a:prstGeom prst="rect">
                      <a:avLst/>
                    </a:prstGeom>
                    <a:noFill/>
                    <a:ln w="9525">
                      <a:noFill/>
                      <a:miter lim="800000"/>
                      <a:headEnd/>
                      <a:tailEnd/>
                    </a:ln>
                  </pic:spPr>
                </pic:pic>
              </a:graphicData>
            </a:graphic>
          </wp:anchor>
        </w:drawing>
      </w:r>
    </w:p>
    <w:p w:rsidR="00345E4C" w:rsidRDefault="00112018" w:rsidP="000253FC">
      <w:pPr>
        <w:pStyle w:val="Caption"/>
        <w:jc w:val="center"/>
      </w:pPr>
      <w:r>
        <w:t xml:space="preserve">Figure </w:t>
      </w:r>
      <w:fldSimple w:instr=" SEQ Figure \* ARABIC ">
        <w:r w:rsidR="00256273">
          <w:rPr>
            <w:noProof/>
          </w:rPr>
          <w:t>41</w:t>
        </w:r>
      </w:fldSimple>
      <w:r>
        <w:t>: DataMart client Request Detail Form - Holding or Uploading</w:t>
      </w:r>
    </w:p>
    <w:p w:rsidR="00345E4C" w:rsidRDefault="00345E4C" w:rsidP="00345E4C">
      <w:pPr>
        <w:pStyle w:val="ListParagraph"/>
        <w:numPr>
          <w:ilvl w:val="0"/>
          <w:numId w:val="26"/>
        </w:numPr>
      </w:pPr>
      <w:r w:rsidRPr="00B13681">
        <w:t xml:space="preserve">Repeat steps 3-7 twice more, choosing “Summary: Incidence Queries” and “Summary: Most Frequently Used Queries” in step 3. </w:t>
      </w:r>
    </w:p>
    <w:p w:rsidR="000253FC" w:rsidRDefault="00345E4C" w:rsidP="00345E4C">
      <w:r w:rsidRPr="00B13681">
        <w:t xml:space="preserve">To see a summary of the data available </w:t>
      </w:r>
      <w:r>
        <w:t>on</w:t>
      </w:r>
      <w:r w:rsidRPr="00B13681">
        <w:t xml:space="preserve"> the network, go to the Resources tab and click on “Query Types by DataMart”.</w:t>
      </w:r>
    </w:p>
    <w:p w:rsidR="000253FC" w:rsidRDefault="000253FC">
      <w:pPr>
        <w:spacing w:after="0" w:line="240" w:lineRule="auto"/>
      </w:pPr>
      <w:r>
        <w:br w:type="page"/>
      </w:r>
    </w:p>
    <w:p w:rsidR="00345E4C" w:rsidRDefault="00345E4C" w:rsidP="00345E4C"/>
    <w:p w:rsidR="008C61E4" w:rsidRDefault="008C61E4" w:rsidP="008C61E4">
      <w:pPr>
        <w:pStyle w:val="Heading2"/>
      </w:pPr>
      <w:bookmarkStart w:id="72" w:name="_Toc361999505"/>
      <w:r>
        <w:t>Creating an Audit Report for Your DataMart</w:t>
      </w:r>
      <w:bookmarkEnd w:id="72"/>
    </w:p>
    <w:p w:rsidR="00A7395B" w:rsidRDefault="000253FC" w:rsidP="00A7395B">
      <w:r>
        <w:rPr>
          <w:noProof/>
        </w:rPr>
        <w:drawing>
          <wp:anchor distT="0" distB="0" distL="114300" distR="114300" simplePos="0" relativeHeight="251687936" behindDoc="0" locked="0" layoutInCell="1" allowOverlap="1">
            <wp:simplePos x="0" y="0"/>
            <wp:positionH relativeFrom="column">
              <wp:posOffset>5080</wp:posOffset>
            </wp:positionH>
            <wp:positionV relativeFrom="paragraph">
              <wp:posOffset>741680</wp:posOffset>
            </wp:positionV>
            <wp:extent cx="5944870" cy="4476115"/>
            <wp:effectExtent l="19050" t="0" r="0" b="0"/>
            <wp:wrapTopAndBottom/>
            <wp:docPr id="31" name="Picture 31" descr="Screenshot of a DataMart audit report request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4870" cy="4476115"/>
                    </a:xfrm>
                    <a:prstGeom prst="rect">
                      <a:avLst/>
                    </a:prstGeom>
                  </pic:spPr>
                </pic:pic>
              </a:graphicData>
            </a:graphic>
          </wp:anchor>
        </w:drawing>
      </w:r>
      <w:r w:rsidR="00A7395B">
        <w:t>The Audit Report allows you to view all the a</w:t>
      </w:r>
      <w:r w:rsidR="00A7395B" w:rsidRPr="002A310C">
        <w:t xml:space="preserve">ctivity that has been requested </w:t>
      </w:r>
      <w:r w:rsidR="00A7395B">
        <w:t>from</w:t>
      </w:r>
      <w:r w:rsidR="00A7395B" w:rsidRPr="002A310C">
        <w:t xml:space="preserve"> </w:t>
      </w:r>
      <w:r w:rsidR="00A7395B">
        <w:t xml:space="preserve">any of </w:t>
      </w:r>
      <w:r w:rsidR="00A7395B" w:rsidRPr="002A310C">
        <w:t>your DataMart</w:t>
      </w:r>
      <w:r w:rsidR="00A7395B">
        <w:t xml:space="preserve">s.  Administrators may run an Audit Report for their DataMart in the Portal by navigating to Reports/DataMart Audit Report.  </w:t>
      </w:r>
    </w:p>
    <w:p w:rsidR="00A7395B" w:rsidRDefault="00112018" w:rsidP="00112018">
      <w:pPr>
        <w:pStyle w:val="Caption"/>
        <w:jc w:val="center"/>
      </w:pPr>
      <w:r>
        <w:t xml:space="preserve">Figure </w:t>
      </w:r>
      <w:fldSimple w:instr=" SEQ Figure \* ARABIC ">
        <w:r w:rsidR="00256273">
          <w:rPr>
            <w:noProof/>
          </w:rPr>
          <w:t>42</w:t>
        </w:r>
      </w:fldSimple>
      <w:r>
        <w:t>: DataMart Audit Report Request Page</w:t>
      </w:r>
    </w:p>
    <w:p w:rsidR="004B769A" w:rsidRDefault="00A7395B" w:rsidP="004B769A">
      <w:r w:rsidRPr="00FA4504">
        <w:t>Select the start and end dates for your report, whether you want a summary or a detailed report, and how you want the data fields in the report to be ordered.</w:t>
      </w:r>
      <w:r w:rsidR="004B769A">
        <w:t xml:space="preserve">  The following figure shows a sample report.</w:t>
      </w:r>
    </w:p>
    <w:p w:rsidR="00A7395B" w:rsidRDefault="00A7395B" w:rsidP="00A7395B">
      <w:pPr>
        <w:rPr>
          <w:b/>
          <w:bCs/>
        </w:rPr>
      </w:pPr>
      <w:r>
        <w:t xml:space="preserve"> </w:t>
      </w:r>
    </w:p>
    <w:p w:rsidR="00112018" w:rsidRDefault="004B769A" w:rsidP="00112018">
      <w:pPr>
        <w:keepNext/>
        <w:spacing w:after="0"/>
        <w:jc w:val="center"/>
      </w:pPr>
      <w:r>
        <w:rPr>
          <w:noProof/>
        </w:rPr>
        <w:drawing>
          <wp:inline distT="0" distB="0" distL="0" distR="0">
            <wp:extent cx="5943600" cy="3911600"/>
            <wp:effectExtent l="19050" t="0" r="0" b="0"/>
            <wp:docPr id="32" name="Picture 32" descr="Screenshot of a DataMart audi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943600" cy="3911600"/>
                    </a:xfrm>
                    <a:prstGeom prst="rect">
                      <a:avLst/>
                    </a:prstGeom>
                  </pic:spPr>
                </pic:pic>
              </a:graphicData>
            </a:graphic>
          </wp:inline>
        </w:drawing>
      </w:r>
    </w:p>
    <w:p w:rsidR="00FA4504" w:rsidRDefault="00112018" w:rsidP="00112018">
      <w:pPr>
        <w:pStyle w:val="Caption"/>
        <w:jc w:val="center"/>
      </w:pPr>
      <w:r>
        <w:t xml:space="preserve">Figure </w:t>
      </w:r>
      <w:fldSimple w:instr=" SEQ Figure \* ARABIC ">
        <w:r w:rsidR="00256273">
          <w:rPr>
            <w:noProof/>
          </w:rPr>
          <w:t>43</w:t>
        </w:r>
      </w:fldSimple>
      <w:r>
        <w:t>: DataMart Audit Report</w:t>
      </w:r>
    </w:p>
    <w:p w:rsidR="00C45584" w:rsidRPr="009D00A5" w:rsidRDefault="00BB2E00" w:rsidP="009D00A5">
      <w:pPr>
        <w:spacing w:after="0"/>
      </w:pPr>
      <w:r w:rsidRPr="00A6453B">
        <w:br w:type="page"/>
      </w:r>
    </w:p>
    <w:p w:rsidR="00DD3C5F" w:rsidRPr="00547814" w:rsidRDefault="00BB2E00" w:rsidP="00861423">
      <w:pPr>
        <w:pStyle w:val="Heading1"/>
        <w:rPr>
          <w:i/>
        </w:rPr>
      </w:pPr>
      <w:r>
        <w:t xml:space="preserve"> </w:t>
      </w:r>
      <w:bookmarkStart w:id="73" w:name="_Toc361999506"/>
      <w:r w:rsidR="0001051E">
        <w:t xml:space="preserve">Administering </w:t>
      </w:r>
      <w:r w:rsidR="00951347">
        <w:t xml:space="preserve">or </w:t>
      </w:r>
      <w:r w:rsidR="00DD3C5F" w:rsidRPr="00DD6B2B">
        <w:t>Changing your User Profile</w:t>
      </w:r>
      <w:bookmarkEnd w:id="73"/>
    </w:p>
    <w:p w:rsidR="00FC5C12" w:rsidRPr="006E4662" w:rsidRDefault="00FC5C12" w:rsidP="00EC622C">
      <w:r w:rsidRPr="006E4662">
        <w:t xml:space="preserve">This </w:t>
      </w:r>
      <w:r>
        <w:t>s</w:t>
      </w:r>
      <w:r w:rsidRPr="006E4662">
        <w:t xml:space="preserve">ection describes how to administer your user profile.  You must be logged in to the web </w:t>
      </w:r>
      <w:r w:rsidR="00A34B1B">
        <w:t>Portal</w:t>
      </w:r>
      <w:r w:rsidRPr="006E4662">
        <w:t xml:space="preserve"> to administer your user profile. Click </w:t>
      </w:r>
      <w:r w:rsidR="009D00A5">
        <w:t>Profile menu to view your account information</w:t>
      </w:r>
      <w:r w:rsidRPr="006E4662">
        <w:t>.</w:t>
      </w:r>
      <w:r>
        <w:t xml:space="preserve"> </w:t>
      </w:r>
    </w:p>
    <w:p w:rsidR="00861423" w:rsidRPr="00861423" w:rsidRDefault="00861423" w:rsidP="00861423">
      <w:pPr>
        <w:pStyle w:val="ListParagraph"/>
        <w:keepNext/>
        <w:numPr>
          <w:ilvl w:val="0"/>
          <w:numId w:val="28"/>
        </w:numPr>
        <w:spacing w:before="240" w:after="60"/>
        <w:contextualSpacing w:val="0"/>
        <w:outlineLvl w:val="1"/>
        <w:rPr>
          <w:rFonts w:eastAsia="Times New Roman"/>
          <w:b/>
          <w:bCs/>
          <w:iCs/>
          <w:noProof/>
          <w:vanish/>
          <w:sz w:val="28"/>
          <w:szCs w:val="28"/>
        </w:rPr>
      </w:pPr>
      <w:bookmarkStart w:id="74" w:name="_Toc361999507"/>
      <w:bookmarkEnd w:id="74"/>
    </w:p>
    <w:p w:rsidR="009D00A5" w:rsidRDefault="0017355C" w:rsidP="00861423">
      <w:pPr>
        <w:pStyle w:val="Heading2"/>
      </w:pPr>
      <w:r>
        <w:rPr>
          <w:noProof/>
        </w:rPr>
        <w:drawing>
          <wp:anchor distT="0" distB="0" distL="114300" distR="114300" simplePos="0" relativeHeight="251688960" behindDoc="0" locked="0" layoutInCell="1" allowOverlap="1">
            <wp:simplePos x="0" y="0"/>
            <wp:positionH relativeFrom="column">
              <wp:posOffset>236855</wp:posOffset>
            </wp:positionH>
            <wp:positionV relativeFrom="paragraph">
              <wp:posOffset>657860</wp:posOffset>
            </wp:positionV>
            <wp:extent cx="5480685" cy="4080510"/>
            <wp:effectExtent l="19050" t="0" r="5715" b="0"/>
            <wp:wrapTopAndBottom/>
            <wp:docPr id="41" name="Picture 41" descr="Screenshot of the contact information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0685" cy="4080510"/>
                    </a:xfrm>
                    <a:prstGeom prst="rect">
                      <a:avLst/>
                    </a:prstGeom>
                  </pic:spPr>
                </pic:pic>
              </a:graphicData>
            </a:graphic>
          </wp:anchor>
        </w:drawing>
      </w:r>
      <w:bookmarkStart w:id="75" w:name="_Toc361999508"/>
      <w:r w:rsidR="009D00A5">
        <w:t>Contact Information</w:t>
      </w:r>
      <w:bookmarkEnd w:id="75"/>
    </w:p>
    <w:p w:rsidR="009D00A5" w:rsidRDefault="009D00A5" w:rsidP="009D00A5">
      <w:r>
        <w:t>You can enter or update your information in the Contact Information panel.</w:t>
      </w:r>
    </w:p>
    <w:p w:rsidR="009D00A5" w:rsidRDefault="00112018" w:rsidP="0017355C">
      <w:pPr>
        <w:pStyle w:val="Caption"/>
        <w:jc w:val="center"/>
      </w:pPr>
      <w:r>
        <w:t xml:space="preserve">Figure </w:t>
      </w:r>
      <w:fldSimple w:instr=" SEQ Figure \* ARABIC ">
        <w:r w:rsidR="00256273">
          <w:rPr>
            <w:noProof/>
          </w:rPr>
          <w:t>44</w:t>
        </w:r>
      </w:fldSimple>
      <w:r>
        <w:t>: User Contact Information Panel</w:t>
      </w:r>
    </w:p>
    <w:p w:rsidR="0017355C" w:rsidRDefault="0017355C">
      <w:pPr>
        <w:spacing w:after="0" w:line="240" w:lineRule="auto"/>
        <w:rPr>
          <w:rFonts w:eastAsia="Times New Roman"/>
          <w:b/>
          <w:bCs/>
          <w:iCs/>
          <w:sz w:val="28"/>
          <w:szCs w:val="32"/>
        </w:rPr>
      </w:pPr>
      <w:r>
        <w:br w:type="page"/>
      </w:r>
    </w:p>
    <w:p w:rsidR="009D00A5" w:rsidRDefault="00A40DF2" w:rsidP="009D00A5">
      <w:pPr>
        <w:pStyle w:val="Heading2"/>
      </w:pPr>
      <w:bookmarkStart w:id="76" w:name="_Toc361999509"/>
      <w:r>
        <w:t xml:space="preserve">Security </w:t>
      </w:r>
      <w:r w:rsidR="009D00A5">
        <w:t>Group Membership</w:t>
      </w:r>
      <w:bookmarkEnd w:id="76"/>
    </w:p>
    <w:p w:rsidR="00B741AC" w:rsidRDefault="0017355C" w:rsidP="00B741AC">
      <w:pPr>
        <w:rPr>
          <w:lang w:eastAsia="ar-SA"/>
        </w:rPr>
      </w:pPr>
      <w:r>
        <w:rPr>
          <w:noProof/>
        </w:rPr>
        <w:drawing>
          <wp:anchor distT="0" distB="0" distL="114300" distR="114300" simplePos="0" relativeHeight="251689984" behindDoc="0" locked="0" layoutInCell="1" allowOverlap="1">
            <wp:simplePos x="0" y="0"/>
            <wp:positionH relativeFrom="column">
              <wp:posOffset>231775</wp:posOffset>
            </wp:positionH>
            <wp:positionV relativeFrom="paragraph">
              <wp:posOffset>1118235</wp:posOffset>
            </wp:positionV>
            <wp:extent cx="5480685" cy="4080510"/>
            <wp:effectExtent l="19050" t="0" r="5715" b="0"/>
            <wp:wrapTopAndBottom/>
            <wp:docPr id="73" name="Picture 73" descr="Screenshot of the user membership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0685" cy="4080510"/>
                    </a:xfrm>
                    <a:prstGeom prst="rect">
                      <a:avLst/>
                    </a:prstGeom>
                  </pic:spPr>
                </pic:pic>
              </a:graphicData>
            </a:graphic>
          </wp:anchor>
        </w:drawing>
      </w:r>
      <w:r w:rsidR="00B741AC">
        <w:rPr>
          <w:lang w:eastAsia="ar-SA"/>
        </w:rPr>
        <w:t>Users belong to a single organization, but can take on multiple roles through membership in Security Groups.  Administrators with access rights to manage user access control may select one or more security groups for which the user is a member.  Membership grants the user all the rights in each security group.</w:t>
      </w:r>
      <w:r w:rsidR="00A40DF2">
        <w:rPr>
          <w:lang w:eastAsia="ar-SA"/>
        </w:rPr>
        <w:t xml:space="preserve">  </w:t>
      </w:r>
      <w:r w:rsidR="00B741AC">
        <w:rPr>
          <w:lang w:eastAsia="ar-SA"/>
        </w:rPr>
        <w:t xml:space="preserve">  The following figure illustrates a list of groups the user is a member of along with the dialog used to add membership into existing groups.</w:t>
      </w:r>
    </w:p>
    <w:p w:rsidR="00B741AC" w:rsidRDefault="00112018" w:rsidP="0017355C">
      <w:pPr>
        <w:pStyle w:val="Caption"/>
        <w:jc w:val="center"/>
        <w:rPr>
          <w:lang w:eastAsia="ar-SA"/>
        </w:rPr>
      </w:pPr>
      <w:r>
        <w:t xml:space="preserve">Figure </w:t>
      </w:r>
      <w:fldSimple w:instr=" SEQ Figure \* ARABIC ">
        <w:r w:rsidR="00256273">
          <w:rPr>
            <w:noProof/>
          </w:rPr>
          <w:t>45</w:t>
        </w:r>
      </w:fldSimple>
      <w:r>
        <w:t>: User Membership Panel</w:t>
      </w:r>
    </w:p>
    <w:p w:rsidR="009D00A5" w:rsidRDefault="00B741AC" w:rsidP="00B741AC">
      <w:r>
        <w:rPr>
          <w:lang w:eastAsia="ar-SA"/>
        </w:rPr>
        <w:t>Typically, users do</w:t>
      </w:r>
      <w:r w:rsidR="00A40DF2">
        <w:rPr>
          <w:lang w:eastAsia="ar-SA"/>
        </w:rPr>
        <w:t xml:space="preserve"> </w:t>
      </w:r>
      <w:r>
        <w:rPr>
          <w:lang w:eastAsia="ar-SA"/>
        </w:rPr>
        <w:t>n</w:t>
      </w:r>
      <w:r w:rsidR="00A40DF2">
        <w:rPr>
          <w:lang w:eastAsia="ar-SA"/>
        </w:rPr>
        <w:t>o</w:t>
      </w:r>
      <w:r>
        <w:rPr>
          <w:lang w:eastAsia="ar-SA"/>
        </w:rPr>
        <w:t>t have the access rights to modify their own security profile.   This right is intended for either site-wide “Root” administrators or administrators who are members of the user’s organization</w:t>
      </w:r>
      <w:r w:rsidR="00A40DF2">
        <w:rPr>
          <w:lang w:eastAsia="ar-SA"/>
        </w:rPr>
        <w:t>.</w:t>
      </w:r>
    </w:p>
    <w:p w:rsidR="0017355C" w:rsidRDefault="0017355C">
      <w:pPr>
        <w:spacing w:after="0" w:line="240" w:lineRule="auto"/>
        <w:rPr>
          <w:rFonts w:eastAsia="Times New Roman"/>
          <w:b/>
          <w:bCs/>
          <w:iCs/>
          <w:sz w:val="28"/>
          <w:szCs w:val="32"/>
        </w:rPr>
      </w:pPr>
      <w:r>
        <w:br w:type="page"/>
      </w:r>
    </w:p>
    <w:p w:rsidR="009D00A5" w:rsidRDefault="009D00A5" w:rsidP="009D00A5">
      <w:pPr>
        <w:pStyle w:val="Heading2"/>
      </w:pPr>
      <w:bookmarkStart w:id="77" w:name="_Toc361999510"/>
      <w:r>
        <w:t>Changing your Password</w:t>
      </w:r>
      <w:bookmarkEnd w:id="77"/>
    </w:p>
    <w:p w:rsidR="00B741AC" w:rsidRDefault="00B741AC" w:rsidP="00B741AC">
      <w:pPr>
        <w:rPr>
          <w:lang w:eastAsia="ar-SA"/>
        </w:rPr>
      </w:pPr>
      <w:r>
        <w:rPr>
          <w:lang w:eastAsia="ar-SA"/>
        </w:rPr>
        <w:t>The user credentials consist of a Username and Password.  The username must be unique across the network.  The password must be at least 9 characters long and consist of at least one number, one symbol, and at least one upper case character.  Users always have the rights to modify their password at any time.  Password expire periodically base on a network-wide settings described in the Network Configuration section below.</w:t>
      </w:r>
      <w:r w:rsidR="0017355C">
        <w:rPr>
          <w:lang w:eastAsia="ar-SA"/>
        </w:rPr>
        <w:t xml:space="preserve"> </w:t>
      </w:r>
    </w:p>
    <w:p w:rsidR="00B741AC" w:rsidRPr="0017355C" w:rsidRDefault="00B741AC" w:rsidP="0017355C">
      <w:pPr>
        <w:keepNext/>
        <w:jc w:val="center"/>
        <w:rPr>
          <w:b/>
          <w:lang w:eastAsia="ar-SA"/>
        </w:rPr>
      </w:pPr>
      <w:r w:rsidRPr="0017355C">
        <w:rPr>
          <w:b/>
          <w:noProof/>
        </w:rPr>
        <w:drawing>
          <wp:anchor distT="0" distB="0" distL="114300" distR="114300" simplePos="0" relativeHeight="251691008" behindDoc="0" locked="0" layoutInCell="1" allowOverlap="1">
            <wp:simplePos x="0" y="0"/>
            <wp:positionH relativeFrom="column">
              <wp:posOffset>234315</wp:posOffset>
            </wp:positionH>
            <wp:positionV relativeFrom="paragraph">
              <wp:posOffset>1270</wp:posOffset>
            </wp:positionV>
            <wp:extent cx="5475605" cy="4080510"/>
            <wp:effectExtent l="19050" t="0" r="0" b="0"/>
            <wp:wrapTopAndBottom/>
            <wp:docPr id="72" name="Picture 72" descr="Screenshot of the user credential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75605" cy="4080510"/>
                    </a:xfrm>
                    <a:prstGeom prst="rect">
                      <a:avLst/>
                    </a:prstGeom>
                  </pic:spPr>
                </pic:pic>
              </a:graphicData>
            </a:graphic>
          </wp:anchor>
        </w:drawing>
      </w:r>
      <w:r w:rsidR="00112018" w:rsidRPr="0017355C">
        <w:rPr>
          <w:b/>
        </w:rPr>
        <w:t xml:space="preserve">Figure </w:t>
      </w:r>
      <w:r w:rsidR="00A65707" w:rsidRPr="0017355C">
        <w:rPr>
          <w:b/>
        </w:rPr>
        <w:fldChar w:fldCharType="begin"/>
      </w:r>
      <w:r w:rsidR="00FC7E2D" w:rsidRPr="0017355C">
        <w:rPr>
          <w:b/>
        </w:rPr>
        <w:instrText xml:space="preserve"> SEQ Figure \* ARABIC </w:instrText>
      </w:r>
      <w:r w:rsidR="00A65707" w:rsidRPr="0017355C">
        <w:rPr>
          <w:b/>
        </w:rPr>
        <w:fldChar w:fldCharType="separate"/>
      </w:r>
      <w:r w:rsidR="00256273" w:rsidRPr="0017355C">
        <w:rPr>
          <w:b/>
          <w:noProof/>
        </w:rPr>
        <w:t>46</w:t>
      </w:r>
      <w:r w:rsidR="00A65707" w:rsidRPr="0017355C">
        <w:rPr>
          <w:b/>
        </w:rPr>
        <w:fldChar w:fldCharType="end"/>
      </w:r>
      <w:r w:rsidR="00112018" w:rsidRPr="0017355C">
        <w:rPr>
          <w:b/>
        </w:rPr>
        <w:t>: User Credentials Panel</w:t>
      </w:r>
    </w:p>
    <w:p w:rsidR="0017355C" w:rsidRDefault="0017355C">
      <w:pPr>
        <w:spacing w:after="0" w:line="240" w:lineRule="auto"/>
        <w:rPr>
          <w:rFonts w:eastAsia="Times New Roman"/>
          <w:b/>
          <w:bCs/>
          <w:iCs/>
          <w:sz w:val="28"/>
          <w:szCs w:val="32"/>
        </w:rPr>
      </w:pPr>
      <w:r>
        <w:br w:type="page"/>
      </w:r>
    </w:p>
    <w:p w:rsidR="009D00A5" w:rsidRDefault="009D00A5" w:rsidP="009D00A5">
      <w:pPr>
        <w:pStyle w:val="Heading2"/>
      </w:pPr>
      <w:bookmarkStart w:id="78" w:name="_Toc361999511"/>
      <w:r>
        <w:t>Receiving Notifications</w:t>
      </w:r>
      <w:bookmarkEnd w:id="78"/>
    </w:p>
    <w:p w:rsidR="002914BE" w:rsidRDefault="002914BE" w:rsidP="002914BE">
      <w:pPr>
        <w:rPr>
          <w:lang w:eastAsia="ar-SA"/>
        </w:rPr>
      </w:pPr>
      <w:r>
        <w:rPr>
          <w:lang w:eastAsia="ar-SA"/>
        </w:rPr>
        <w:t>Notification options allow the user to manage events that are triggered due to actions performed by the user or related to the user’s role, such as a DataMart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8C1664" w:rsidRDefault="002914BE" w:rsidP="008C1664">
      <w:pPr>
        <w:keepNext/>
        <w:jc w:val="center"/>
      </w:pPr>
      <w:r>
        <w:rPr>
          <w:noProof/>
        </w:rPr>
        <w:drawing>
          <wp:inline distT="0" distB="0" distL="0" distR="0">
            <wp:extent cx="5486400" cy="4412566"/>
            <wp:effectExtent l="19050" t="0" r="0" b="0"/>
            <wp:docPr id="43" name="Picture 43" descr="Screenshot of the user notifications panel on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486400" cy="4412566"/>
                    </a:xfrm>
                    <a:prstGeom prst="rect">
                      <a:avLst/>
                    </a:prstGeom>
                  </pic:spPr>
                </pic:pic>
              </a:graphicData>
            </a:graphic>
          </wp:inline>
        </w:drawing>
      </w:r>
    </w:p>
    <w:p w:rsidR="002914BE" w:rsidRDefault="008C1664" w:rsidP="008C1664">
      <w:pPr>
        <w:pStyle w:val="Caption"/>
        <w:jc w:val="center"/>
        <w:rPr>
          <w:lang w:eastAsia="ar-SA"/>
        </w:rPr>
      </w:pPr>
      <w:r>
        <w:t xml:space="preserve">Figure </w:t>
      </w:r>
      <w:fldSimple w:instr=" SEQ Figure \* ARABIC ">
        <w:r w:rsidR="00256273">
          <w:rPr>
            <w:noProof/>
          </w:rPr>
          <w:t>47</w:t>
        </w:r>
      </w:fldSimple>
      <w:r>
        <w:t>: User Notifications Panel</w:t>
      </w:r>
    </w:p>
    <w:p w:rsidR="002914BE" w:rsidRDefault="002914BE" w:rsidP="002914BE">
      <w:pPr>
        <w:ind w:left="540" w:hanging="540"/>
        <w:rPr>
          <w:lang w:eastAsia="ar-SA"/>
        </w:rPr>
      </w:pPr>
      <w:r w:rsidRPr="006C08E8">
        <w:rPr>
          <w:b/>
          <w:i/>
          <w:lang w:eastAsia="ar-SA"/>
        </w:rPr>
        <w:t>Note</w:t>
      </w:r>
      <w:r>
        <w:rPr>
          <w:b/>
          <w:i/>
          <w:lang w:eastAsia="ar-SA"/>
        </w:rPr>
        <w:t>:</w:t>
      </w:r>
      <w:r w:rsidRPr="00F1283C">
        <w:rPr>
          <w:i/>
          <w:lang w:eastAsia="ar-SA"/>
        </w:rPr>
        <w:t xml:space="preserve"> </w:t>
      </w:r>
      <w:r>
        <w:rPr>
          <w:i/>
          <w:lang w:eastAsia="ar-SA"/>
        </w:rPr>
        <w:t>O</w:t>
      </w:r>
      <w:r w:rsidRPr="00F1283C">
        <w:rPr>
          <w:i/>
          <w:lang w:eastAsia="ar-SA"/>
        </w:rPr>
        <w:t>nce the user has chosen to receive</w:t>
      </w:r>
      <w:r>
        <w:rPr>
          <w:i/>
          <w:lang w:eastAsia="ar-SA"/>
        </w:rPr>
        <w:t xml:space="preserve"> notifications, no</w:t>
      </w:r>
      <w:r w:rsidRPr="00F1283C">
        <w:rPr>
          <w:i/>
          <w:lang w:eastAsia="ar-SA"/>
        </w:rPr>
        <w:t xml:space="preserve"> matter what the delivery frequency</w:t>
      </w:r>
      <w:r>
        <w:rPr>
          <w:i/>
          <w:lang w:eastAsia="ar-SA"/>
        </w:rPr>
        <w:t xml:space="preserve"> is selected</w:t>
      </w:r>
      <w:r w:rsidRPr="00F1283C">
        <w:rPr>
          <w:i/>
          <w:lang w:eastAsia="ar-SA"/>
        </w:rPr>
        <w:t>; the notifications are displayed in the Notifications panel on the Home page</w:t>
      </w:r>
      <w:r>
        <w:rPr>
          <w:i/>
          <w:lang w:eastAsia="ar-SA"/>
        </w:rPr>
        <w:t>.</w:t>
      </w:r>
    </w:p>
    <w:p w:rsidR="0017355C" w:rsidRDefault="0017355C">
      <w:pPr>
        <w:spacing w:after="0" w:line="240" w:lineRule="auto"/>
        <w:rPr>
          <w:rFonts w:eastAsia="Times New Roman"/>
          <w:b/>
          <w:bCs/>
          <w:sz w:val="26"/>
          <w:szCs w:val="26"/>
        </w:rPr>
      </w:pPr>
      <w:r>
        <w:br w:type="page"/>
      </w:r>
    </w:p>
    <w:p w:rsidR="002914BE" w:rsidRDefault="00EA7196" w:rsidP="002914BE">
      <w:pPr>
        <w:pStyle w:val="Heading3"/>
      </w:pPr>
      <w:bookmarkStart w:id="79" w:name="_Toc361999512"/>
      <w:r>
        <w:t>Notification Event Reference</w:t>
      </w:r>
      <w:bookmarkEnd w:id="79"/>
    </w:p>
    <w:p w:rsidR="00EA7196" w:rsidRDefault="00EA7196" w:rsidP="00EA7196">
      <w:pPr>
        <w:rPr>
          <w:lang w:eastAsia="ar-SA"/>
        </w:rPr>
      </w:pPr>
      <w:r>
        <w:rPr>
          <w:lang w:eastAsia="ar-SA"/>
        </w:rPr>
        <w:t xml:space="preserve">The following table lists each event that may be created in </w:t>
      </w:r>
      <w:r>
        <w:rPr>
          <w:rFonts w:cstheme="minorHAnsi"/>
          <w:color w:val="000000"/>
          <w:shd w:val="clear" w:color="auto" w:fill="FFFFFF"/>
        </w:rPr>
        <w:t>PopMedNet</w:t>
      </w:r>
      <w:r>
        <w:rPr>
          <w:lang w:eastAsia="ar-SA"/>
        </w:rPr>
        <w:t>™ along with a description.</w:t>
      </w:r>
    </w:p>
    <w:p w:rsidR="008C1664" w:rsidRDefault="008C1664" w:rsidP="008C1664">
      <w:pPr>
        <w:pStyle w:val="Caption"/>
        <w:keepNext/>
      </w:pPr>
      <w:r>
        <w:t xml:space="preserve">Table </w:t>
      </w:r>
      <w:fldSimple w:instr=" SEQ Table \* ARABIC ">
        <w:r>
          <w:rPr>
            <w:noProof/>
          </w:rPr>
          <w:t>4</w:t>
        </w:r>
      </w:fldSimple>
      <w: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EA7196" w:rsidTr="008C1664">
        <w:trPr>
          <w:cantSplit/>
          <w:tblHeader/>
        </w:trPr>
        <w:tc>
          <w:tcPr>
            <w:tcW w:w="1548" w:type="dxa"/>
            <w:shd w:val="clear" w:color="auto" w:fill="A6A6A6" w:themeFill="background1" w:themeFillShade="A6"/>
          </w:tcPr>
          <w:p w:rsidR="00EA7196" w:rsidRDefault="00EA7196" w:rsidP="002060DE">
            <w:pPr>
              <w:rPr>
                <w:lang w:eastAsia="ar-SA"/>
              </w:rPr>
            </w:pPr>
            <w:r>
              <w:rPr>
                <w:lang w:eastAsia="ar-SA"/>
              </w:rPr>
              <w:t>Category</w:t>
            </w:r>
          </w:p>
        </w:tc>
        <w:tc>
          <w:tcPr>
            <w:tcW w:w="3060" w:type="dxa"/>
            <w:shd w:val="clear" w:color="auto" w:fill="A6A6A6" w:themeFill="background1" w:themeFillShade="A6"/>
          </w:tcPr>
          <w:p w:rsidR="00EA7196" w:rsidRDefault="00EA7196" w:rsidP="002060DE">
            <w:pPr>
              <w:rPr>
                <w:lang w:eastAsia="ar-SA"/>
              </w:rPr>
            </w:pPr>
            <w:r>
              <w:rPr>
                <w:lang w:eastAsia="ar-SA"/>
              </w:rPr>
              <w:t>Event</w:t>
            </w:r>
          </w:p>
        </w:tc>
        <w:tc>
          <w:tcPr>
            <w:tcW w:w="4248" w:type="dxa"/>
            <w:shd w:val="clear" w:color="auto" w:fill="A6A6A6" w:themeFill="background1" w:themeFillShade="A6"/>
          </w:tcPr>
          <w:p w:rsidR="00EA7196" w:rsidRDefault="00EA7196" w:rsidP="002060DE">
            <w:pPr>
              <w:rPr>
                <w:lang w:eastAsia="ar-SA"/>
              </w:rPr>
            </w:pPr>
            <w:r>
              <w:rPr>
                <w:lang w:eastAsia="ar-SA"/>
              </w:rPr>
              <w:t>Description</w:t>
            </w:r>
          </w:p>
        </w:tc>
      </w:tr>
      <w:tr w:rsidR="00EA7196" w:rsidTr="008C1664">
        <w:trPr>
          <w:cantSplit/>
        </w:trPr>
        <w:tc>
          <w:tcPr>
            <w:tcW w:w="1548" w:type="dxa"/>
          </w:tcPr>
          <w:p w:rsidR="00EA7196" w:rsidRDefault="00EA7196" w:rsidP="002060DE">
            <w:pPr>
              <w:rPr>
                <w:lang w:eastAsia="ar-SA"/>
              </w:rPr>
            </w:pPr>
            <w:r>
              <w:rPr>
                <w:lang w:eastAsia="ar-SA"/>
              </w:rPr>
              <w:t xml:space="preserve">User </w:t>
            </w:r>
          </w:p>
        </w:tc>
        <w:tc>
          <w:tcPr>
            <w:tcW w:w="3060" w:type="dxa"/>
          </w:tcPr>
          <w:p w:rsidR="00EA7196" w:rsidRDefault="00EA7196" w:rsidP="002060DE">
            <w:pPr>
              <w:rPr>
                <w:lang w:eastAsia="ar-SA"/>
              </w:rPr>
            </w:pPr>
            <w:r>
              <w:rPr>
                <w:lang w:eastAsia="ar-SA"/>
              </w:rPr>
              <w:t>Password Expiration Reminder</w:t>
            </w:r>
          </w:p>
        </w:tc>
        <w:tc>
          <w:tcPr>
            <w:tcW w:w="4248" w:type="dxa"/>
          </w:tcPr>
          <w:p w:rsidR="00EA7196" w:rsidRDefault="00C66142" w:rsidP="002060DE">
            <w:pPr>
              <w:rPr>
                <w:lang w:eastAsia="ar-SA"/>
              </w:rPr>
            </w:pPr>
            <w:r>
              <w:rPr>
                <w:lang w:eastAsia="ar-SA"/>
              </w:rPr>
              <w:t>Notifies users when their password will be expiring</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My Profile Change</w:t>
            </w:r>
          </w:p>
        </w:tc>
        <w:tc>
          <w:tcPr>
            <w:tcW w:w="4248" w:type="dxa"/>
          </w:tcPr>
          <w:p w:rsidR="00EA7196" w:rsidRDefault="00C66142" w:rsidP="00C66142">
            <w:pPr>
              <w:rPr>
                <w:lang w:eastAsia="ar-SA"/>
              </w:rPr>
            </w:pPr>
            <w:r>
              <w:t xml:space="preserve">Notifies you when your </w:t>
            </w:r>
            <w:r w:rsidRPr="00FE72A8">
              <w:t>user profile</w:t>
            </w:r>
            <w:r>
              <w:t xml:space="preserve"> has changed</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User Change</w:t>
            </w:r>
          </w:p>
        </w:tc>
        <w:tc>
          <w:tcPr>
            <w:tcW w:w="4248" w:type="dxa"/>
          </w:tcPr>
          <w:p w:rsidR="00EA7196" w:rsidRDefault="00C66142" w:rsidP="002060DE">
            <w:pPr>
              <w:rPr>
                <w:lang w:eastAsia="ar-SA"/>
              </w:rPr>
            </w:pPr>
            <w:r w:rsidRPr="00FE72A8">
              <w:t>Notifies you when a user has updated his/her user profile</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New User Registration Submitted</w:t>
            </w:r>
          </w:p>
        </w:tc>
        <w:tc>
          <w:tcPr>
            <w:tcW w:w="4248" w:type="dxa"/>
          </w:tcPr>
          <w:p w:rsidR="00EA7196" w:rsidRDefault="00C66142" w:rsidP="00C66142">
            <w:pPr>
              <w:rPr>
                <w:lang w:eastAsia="ar-SA"/>
              </w:rPr>
            </w:pPr>
            <w:r>
              <w:rPr>
                <w:lang w:eastAsia="ar-SA"/>
              </w:rPr>
              <w:t>Notifies you  when a new user submits their registration form for network access</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Registration Change</w:t>
            </w:r>
          </w:p>
        </w:tc>
        <w:tc>
          <w:tcPr>
            <w:tcW w:w="4248" w:type="dxa"/>
          </w:tcPr>
          <w:p w:rsidR="00EA7196" w:rsidRDefault="00C66142" w:rsidP="00C66142">
            <w:pPr>
              <w:rPr>
                <w:lang w:eastAsia="ar-SA"/>
              </w:rPr>
            </w:pPr>
            <w:r>
              <w:rPr>
                <w:lang w:eastAsia="ar-SA"/>
              </w:rPr>
              <w:t>Notifies you when the registration status of a new user changes</w:t>
            </w:r>
          </w:p>
        </w:tc>
      </w:tr>
      <w:tr w:rsidR="00EA7196" w:rsidTr="008C1664">
        <w:trPr>
          <w:cantSplit/>
        </w:trPr>
        <w:tc>
          <w:tcPr>
            <w:tcW w:w="1548" w:type="dxa"/>
          </w:tcPr>
          <w:p w:rsidR="00EA7196" w:rsidRDefault="00EA7196" w:rsidP="002060DE">
            <w:pPr>
              <w:rPr>
                <w:lang w:eastAsia="ar-SA"/>
              </w:rPr>
            </w:pPr>
            <w:r>
              <w:rPr>
                <w:lang w:eastAsia="ar-SA"/>
              </w:rPr>
              <w:t>Requests</w:t>
            </w:r>
          </w:p>
        </w:tc>
        <w:tc>
          <w:tcPr>
            <w:tcW w:w="3060" w:type="dxa"/>
          </w:tcPr>
          <w:p w:rsidR="00EA7196" w:rsidRDefault="00EA7196" w:rsidP="002060DE">
            <w:pPr>
              <w:rPr>
                <w:lang w:eastAsia="ar-SA"/>
              </w:rPr>
            </w:pPr>
            <w:r>
              <w:rPr>
                <w:lang w:eastAsia="ar-SA"/>
              </w:rPr>
              <w:t>New Request Submitted</w:t>
            </w:r>
          </w:p>
        </w:tc>
        <w:tc>
          <w:tcPr>
            <w:tcW w:w="4248" w:type="dxa"/>
          </w:tcPr>
          <w:p w:rsidR="00EA7196" w:rsidRDefault="00306D62" w:rsidP="00306D62">
            <w:pPr>
              <w:rPr>
                <w:lang w:eastAsia="ar-SA"/>
              </w:rPr>
            </w:pPr>
            <w:r w:rsidRPr="00FE72A8">
              <w:t xml:space="preserve">Notifies you when a new </w:t>
            </w:r>
            <w:r>
              <w:t>request</w:t>
            </w:r>
            <w:r w:rsidRPr="00FE72A8">
              <w:t xml:space="preserve"> has been submitted to your DataMart and requires your action to process it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Status Changed</w:t>
            </w:r>
          </w:p>
        </w:tc>
        <w:tc>
          <w:tcPr>
            <w:tcW w:w="4248" w:type="dxa"/>
          </w:tcPr>
          <w:p w:rsidR="00EA7196" w:rsidRDefault="00306D62" w:rsidP="00306D62">
            <w:pPr>
              <w:rPr>
                <w:lang w:eastAsia="ar-SA"/>
              </w:rPr>
            </w:pPr>
            <w:r w:rsidRPr="00FE72A8">
              <w:t xml:space="preserve">Notifies you when your submitted </w:t>
            </w:r>
            <w:r>
              <w:t>request</w:t>
            </w:r>
            <w:r w:rsidRPr="00FE72A8">
              <w:t xml:space="preserve"> has been on placed on hold or rejected by the DataMart administrator that you submitted the query to.</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Reminder</w:t>
            </w:r>
          </w:p>
        </w:tc>
        <w:tc>
          <w:tcPr>
            <w:tcW w:w="4248" w:type="dxa"/>
          </w:tcPr>
          <w:p w:rsidR="00EA7196" w:rsidRDefault="00306D62" w:rsidP="00306D62">
            <w:pPr>
              <w:rPr>
                <w:lang w:eastAsia="ar-SA"/>
              </w:rPr>
            </w:pPr>
            <w:r w:rsidRPr="00FE72A8">
              <w:t xml:space="preserve">Notifies you when a previously submitted </w:t>
            </w:r>
            <w:r>
              <w:t>request</w:t>
            </w:r>
            <w:r w:rsidRPr="00FE72A8">
              <w:t xml:space="preserve"> is still pending and requires your attention in order to process it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Reminder</w:t>
            </w:r>
          </w:p>
        </w:tc>
        <w:tc>
          <w:tcPr>
            <w:tcW w:w="4248" w:type="dxa"/>
          </w:tcPr>
          <w:p w:rsidR="00EA7196" w:rsidRDefault="00306D62" w:rsidP="002060DE">
            <w:pPr>
              <w:rPr>
                <w:lang w:eastAsia="ar-SA"/>
              </w:rPr>
            </w:pPr>
            <w:r w:rsidRPr="00FE72A8">
              <w:t>Notifies you when the DataMart administrator has accepted your query and the query results have been uploaded.</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Viewed</w:t>
            </w:r>
          </w:p>
        </w:tc>
        <w:tc>
          <w:tcPr>
            <w:tcW w:w="4248" w:type="dxa"/>
          </w:tcPr>
          <w:p w:rsidR="00EA7196" w:rsidRDefault="00306D62" w:rsidP="002060DE">
            <w:pPr>
              <w:rPr>
                <w:lang w:eastAsia="ar-SA"/>
              </w:rPr>
            </w:pPr>
            <w:r>
              <w:rPr>
                <w:lang w:eastAsia="ar-SA"/>
              </w:rPr>
              <w:t>Notifies the DataMart Administrator when results are viewed on the Portal</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Organization</w:t>
            </w:r>
          </w:p>
        </w:tc>
        <w:tc>
          <w:tcPr>
            <w:tcW w:w="3060" w:type="dxa"/>
          </w:tcPr>
          <w:p w:rsidR="00EA7196" w:rsidRDefault="00EA7196" w:rsidP="002060DE">
            <w:pPr>
              <w:rPr>
                <w:lang w:eastAsia="ar-SA"/>
              </w:rPr>
            </w:pPr>
            <w:r>
              <w:rPr>
                <w:lang w:eastAsia="ar-SA"/>
              </w:rPr>
              <w:t>Organization Change</w:t>
            </w:r>
          </w:p>
        </w:tc>
        <w:tc>
          <w:tcPr>
            <w:tcW w:w="4248" w:type="dxa"/>
          </w:tcPr>
          <w:p w:rsidR="00EA7196" w:rsidRDefault="00306D62" w:rsidP="002060DE">
            <w:pPr>
              <w:rPr>
                <w:lang w:eastAsia="ar-SA"/>
              </w:rPr>
            </w:pPr>
            <w:r w:rsidRPr="00FE72A8">
              <w:t xml:space="preserve">Notifies you when an Organization  has been added </w:t>
            </w:r>
            <w:r>
              <w:t xml:space="preserve">or deleted </w:t>
            </w:r>
            <w:r w:rsidRPr="00FE72A8">
              <w:t>to the list of organizations that can send Queries to your DataMart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 xml:space="preserve">Group </w:t>
            </w:r>
          </w:p>
        </w:tc>
        <w:tc>
          <w:tcPr>
            <w:tcW w:w="3060" w:type="dxa"/>
          </w:tcPr>
          <w:p w:rsidR="00EA7196" w:rsidRDefault="00EA7196" w:rsidP="002060DE">
            <w:pPr>
              <w:rPr>
                <w:lang w:eastAsia="ar-SA"/>
              </w:rPr>
            </w:pPr>
            <w:r>
              <w:rPr>
                <w:lang w:eastAsia="ar-SA"/>
              </w:rPr>
              <w:t>Group Change</w:t>
            </w:r>
          </w:p>
        </w:tc>
        <w:tc>
          <w:tcPr>
            <w:tcW w:w="4248" w:type="dxa"/>
          </w:tcPr>
          <w:p w:rsidR="00EA7196" w:rsidRDefault="00306D62" w:rsidP="002060DE">
            <w:pPr>
              <w:rPr>
                <w:lang w:eastAsia="ar-SA"/>
              </w:rPr>
            </w:pPr>
            <w:r w:rsidRPr="00FE72A8">
              <w:t xml:space="preserve">Notifies you when a group has been added </w:t>
            </w:r>
            <w:r>
              <w:t xml:space="preserve">or deleted </w:t>
            </w:r>
            <w:r w:rsidRPr="00FE72A8">
              <w:t>to the list of groups allowed to send queries to your DataMart</w:t>
            </w: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r>
              <w:rPr>
                <w:lang w:eastAsia="ar-SA"/>
              </w:rPr>
              <w:t>DataMart</w:t>
            </w:r>
          </w:p>
        </w:tc>
        <w:tc>
          <w:tcPr>
            <w:tcW w:w="3060" w:type="dxa"/>
          </w:tcPr>
          <w:p w:rsidR="00EA7196" w:rsidRDefault="00EA7196" w:rsidP="002060DE">
            <w:pPr>
              <w:rPr>
                <w:lang w:eastAsia="ar-SA"/>
              </w:rPr>
            </w:pPr>
            <w:r>
              <w:rPr>
                <w:lang w:eastAsia="ar-SA"/>
              </w:rPr>
              <w:t>New DataMart Client Version is Available</w:t>
            </w:r>
          </w:p>
        </w:tc>
        <w:tc>
          <w:tcPr>
            <w:tcW w:w="4248" w:type="dxa"/>
          </w:tcPr>
          <w:p w:rsidR="00306D62" w:rsidRPr="00306D62" w:rsidRDefault="00306D62" w:rsidP="00306D62">
            <w:r w:rsidRPr="00306D62">
              <w:t xml:space="preserve">For </w:t>
            </w:r>
            <w:proofErr w:type="spellStart"/>
            <w:r w:rsidRPr="00306D62">
              <w:t>Datamart</w:t>
            </w:r>
            <w:proofErr w:type="spellEnd"/>
            <w:r w:rsidRPr="00306D62">
              <w:t xml:space="preserve"> Administrators: Email notifications are sent to the DataMart Administrators. It alerts these administrators that the new version of the DataMart Client application is available for download.</w:t>
            </w:r>
          </w:p>
          <w:p w:rsidR="00EA7196" w:rsidRDefault="00EA7196" w:rsidP="002060DE">
            <w:pPr>
              <w:rPr>
                <w:lang w:eastAsia="ar-SA"/>
              </w:rPr>
            </w:pPr>
          </w:p>
        </w:tc>
      </w:tr>
      <w:tr w:rsidR="00EA7196" w:rsidTr="008C1664">
        <w:trPr>
          <w:cantSplit/>
        </w:trPr>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DataMart Change</w:t>
            </w:r>
          </w:p>
        </w:tc>
        <w:tc>
          <w:tcPr>
            <w:tcW w:w="4248" w:type="dxa"/>
          </w:tcPr>
          <w:p w:rsidR="00EA7196" w:rsidRDefault="00306D62" w:rsidP="00306D62">
            <w:pPr>
              <w:rPr>
                <w:lang w:eastAsia="ar-SA"/>
              </w:rPr>
            </w:pPr>
            <w:r w:rsidRPr="00FE72A8">
              <w:t xml:space="preserve">Notifies you when a </w:t>
            </w:r>
            <w:r>
              <w:t>DataMart</w:t>
            </w:r>
            <w:r w:rsidRPr="00FE72A8">
              <w:t xml:space="preserve"> has been added </w:t>
            </w:r>
            <w:r>
              <w:t xml:space="preserve">or deleted </w:t>
            </w:r>
            <w:r w:rsidRPr="00FE72A8">
              <w:t>to the list of groups allowed to send queries to your DataMart</w:t>
            </w:r>
          </w:p>
        </w:tc>
      </w:tr>
    </w:tbl>
    <w:p w:rsidR="00C62F5F" w:rsidRDefault="00C62F5F" w:rsidP="00E940A6"/>
    <w:p w:rsidR="00C62F5F" w:rsidRDefault="00C62F5F">
      <w:pPr>
        <w:spacing w:after="0" w:line="240" w:lineRule="auto"/>
      </w:pPr>
      <w:r>
        <w:br w:type="page"/>
      </w:r>
    </w:p>
    <w:p w:rsidR="00DD6B2B" w:rsidRDefault="00DD6B2B" w:rsidP="00861423">
      <w:pPr>
        <w:pStyle w:val="Heading1"/>
      </w:pPr>
      <w:bookmarkStart w:id="80" w:name="_Toc361999513"/>
      <w:r w:rsidRPr="00DD6B2B">
        <w:t>Getting Help</w:t>
      </w:r>
      <w:bookmarkEnd w:id="80"/>
    </w:p>
    <w:p w:rsidR="00514C37" w:rsidRDefault="00514C37" w:rsidP="00514C37">
      <w:pPr>
        <w:rPr>
          <w:noProof/>
        </w:rPr>
      </w:pPr>
      <w:r>
        <w:t>Once logged in, the Resource Tab offers helpful contact information, documentation, and related links, as seen below.</w:t>
      </w:r>
      <w:r w:rsidRPr="0079486B">
        <w:t xml:space="preserve"> </w:t>
      </w:r>
    </w:p>
    <w:p w:rsidR="008C1664" w:rsidRDefault="00AB6E54" w:rsidP="008C1664">
      <w:pPr>
        <w:keepNext/>
        <w:jc w:val="center"/>
      </w:pPr>
      <w:r>
        <w:rPr>
          <w:noProof/>
        </w:rPr>
        <w:drawing>
          <wp:inline distT="0" distB="0" distL="0" distR="0">
            <wp:extent cx="5943600" cy="4935220"/>
            <wp:effectExtent l="19050" t="0" r="0" b="0"/>
            <wp:docPr id="62" name="Picture 62"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4935220"/>
                    </a:xfrm>
                    <a:prstGeom prst="rect">
                      <a:avLst/>
                    </a:prstGeom>
                  </pic:spPr>
                </pic:pic>
              </a:graphicData>
            </a:graphic>
          </wp:inline>
        </w:drawing>
      </w:r>
    </w:p>
    <w:p w:rsidR="00514C37" w:rsidRPr="006E4662" w:rsidRDefault="008C1664" w:rsidP="008C1664">
      <w:pPr>
        <w:pStyle w:val="Caption"/>
        <w:jc w:val="center"/>
      </w:pPr>
      <w:r>
        <w:t xml:space="preserve">Figure </w:t>
      </w:r>
      <w:fldSimple w:instr=" SEQ Figure \* ARABIC ">
        <w:r w:rsidR="00256273">
          <w:rPr>
            <w:noProof/>
          </w:rPr>
          <w:t>48</w:t>
        </w:r>
      </w:fldSimple>
      <w:r>
        <w:t>: Resources Page</w:t>
      </w:r>
    </w:p>
    <w:p w:rsidR="00861423" w:rsidRDefault="00951347" w:rsidP="00EC622C">
      <w:r w:rsidRPr="006E4662">
        <w:t xml:space="preserve">If </w:t>
      </w:r>
      <w:r>
        <w:t>you have</w:t>
      </w:r>
      <w:r w:rsidRPr="006E4662">
        <w:t xml:space="preserve"> trouble accessing the Web Portal </w:t>
      </w:r>
      <w:r>
        <w:t xml:space="preserve">or </w:t>
      </w:r>
      <w:r w:rsidRPr="006E4662">
        <w:t>your user account</w:t>
      </w:r>
      <w:r>
        <w:t>,</w:t>
      </w:r>
      <w:r w:rsidRPr="006E4662">
        <w:t xml:space="preserve"> </w:t>
      </w:r>
      <w:r>
        <w:t>click on the Contact Us link and describe your issue in the email</w:t>
      </w:r>
      <w:r w:rsidR="001118A4">
        <w:t>. T</w:t>
      </w:r>
      <w:r>
        <w:t xml:space="preserve">o request </w:t>
      </w:r>
      <w:r w:rsidR="001118A4">
        <w:t xml:space="preserve">additional </w:t>
      </w:r>
      <w:r>
        <w:t>help</w:t>
      </w:r>
      <w:r w:rsidR="00A1155A">
        <w:t>,</w:t>
      </w:r>
      <w:r>
        <w:t xml:space="preserve"> </w:t>
      </w:r>
      <w:r w:rsidR="001118A4">
        <w:t>contact your Network Administrator or the PopMedNet</w:t>
      </w:r>
      <w:r w:rsidR="008C6CB4">
        <w:t>™</w:t>
      </w:r>
      <w:r w:rsidR="001118A4">
        <w:t xml:space="preserve"> support staff directly</w:t>
      </w:r>
      <w:r>
        <w:t>.</w:t>
      </w:r>
    </w:p>
    <w:p w:rsidR="00861423" w:rsidRDefault="00861423">
      <w:pPr>
        <w:spacing w:after="0" w:line="240" w:lineRule="auto"/>
      </w:pPr>
      <w:r>
        <w:br w:type="page"/>
      </w:r>
    </w:p>
    <w:p w:rsidR="005A3752" w:rsidRDefault="005A3752" w:rsidP="00861423">
      <w:pPr>
        <w:pStyle w:val="Heading1"/>
      </w:pPr>
      <w:bookmarkStart w:id="81" w:name="_Toc361999514"/>
      <w:r>
        <w:t>Development and Funding Statement</w:t>
      </w:r>
      <w:bookmarkEnd w:id="81"/>
    </w:p>
    <w:p w:rsidR="006D7687" w:rsidRDefault="006D7687" w:rsidP="006D7687">
      <w:pPr>
        <w:rPr>
          <w:rFonts w:cstheme="minorHAnsi"/>
          <w:shd w:val="clear" w:color="auto" w:fill="FFFFFF"/>
        </w:rPr>
      </w:pPr>
      <w:r w:rsidRPr="00411C22">
        <w:rPr>
          <w:rFonts w:cstheme="minorHAnsi"/>
        </w:rPr>
        <w:t xml:space="preserve">The </w:t>
      </w:r>
      <w:r w:rsidRPr="00411C22">
        <w:rPr>
          <w:rFonts w:cstheme="minorHAnsi"/>
          <w:b/>
        </w:rPr>
        <w:t>PopMedNet™</w:t>
      </w:r>
      <w:r w:rsidRPr="00411C22">
        <w:rPr>
          <w:rFonts w:cstheme="minorHAnsi"/>
        </w:rPr>
        <w:t xml:space="preserve"> software application was developed as part of several contracts awarded by the Agency for Healthcare Research and Quality </w:t>
      </w:r>
      <w:r>
        <w:rPr>
          <w:rFonts w:cstheme="minorHAnsi"/>
        </w:rPr>
        <w:t xml:space="preserve">(AHRQ) </w:t>
      </w:r>
      <w:r w:rsidRPr="00411C22">
        <w:rPr>
          <w:rFonts w:cstheme="minorHAnsi"/>
        </w:rPr>
        <w:t xml:space="preserve">to the HMO Research Network (HMORN) Center for Education and Research on Therapeutics (CERT) </w:t>
      </w:r>
      <w:proofErr w:type="spellStart"/>
      <w:r w:rsidRPr="00411C22">
        <w:rPr>
          <w:rFonts w:cstheme="minorHAnsi"/>
        </w:rPr>
        <w:t>DEcIDE</w:t>
      </w:r>
      <w:proofErr w:type="spellEnd"/>
      <w:r w:rsidRPr="00411C22">
        <w:rPr>
          <w:rFonts w:cstheme="minorHAnsi"/>
        </w:rPr>
        <w:t xml:space="preserve"> Center housed in the Department of Population Medicine at the Harvard Pilgrim</w:t>
      </w:r>
      <w:r>
        <w:rPr>
          <w:rFonts w:cstheme="minorHAnsi"/>
        </w:rPr>
        <w:t xml:space="preserve"> Health Care Institute (HPHCI).  </w:t>
      </w:r>
      <w:r w:rsidRPr="00916BC1">
        <w:rPr>
          <w:rFonts w:cstheme="minorHAnsi"/>
          <w:shd w:val="clear" w:color="auto" w:fill="FFFFFF"/>
        </w:rPr>
        <w:t>Additional devel</w:t>
      </w:r>
      <w:r>
        <w:rPr>
          <w:rFonts w:cstheme="minorHAnsi"/>
          <w:shd w:val="clear" w:color="auto" w:fill="FFFFFF"/>
        </w:rPr>
        <w:t xml:space="preserve">opment was funded by AHRQ under </w:t>
      </w:r>
      <w:r w:rsidRPr="00916BC1">
        <w:rPr>
          <w:rFonts w:cstheme="minorHAnsi"/>
          <w:shd w:val="clear" w:color="auto" w:fill="FFFFFF"/>
        </w:rPr>
        <w:t xml:space="preserve">the Scalable </w:t>
      </w:r>
      <w:proofErr w:type="spellStart"/>
      <w:r w:rsidRPr="00916BC1">
        <w:rPr>
          <w:rFonts w:cstheme="minorHAnsi"/>
          <w:shd w:val="clear" w:color="auto" w:fill="FFFFFF"/>
        </w:rPr>
        <w:t>PArtnering</w:t>
      </w:r>
      <w:proofErr w:type="spellEnd"/>
      <w:r w:rsidRPr="00916BC1">
        <w:rPr>
          <w:rFonts w:cstheme="minorHAnsi"/>
          <w:shd w:val="clear" w:color="auto" w:fill="FFFFFF"/>
        </w:rPr>
        <w:t xml:space="preserve"> Network for CER: Across Lifespan, Conditions, and Settings (SPA</w:t>
      </w:r>
      <w:r>
        <w:rPr>
          <w:rFonts w:cstheme="minorHAnsi"/>
          <w:shd w:val="clear" w:color="auto" w:fill="FFFFFF"/>
        </w:rPr>
        <w:t xml:space="preserve">N) project.  Additional support has been provided by </w:t>
      </w:r>
      <w:r w:rsidRPr="00916BC1">
        <w:rPr>
          <w:rFonts w:cstheme="minorHAnsi"/>
          <w:shd w:val="clear" w:color="auto" w:fill="FFFFFF"/>
        </w:rPr>
        <w:t xml:space="preserve">The Food and Drug Administration’s Mini-Sentinel project (Contract No. </w:t>
      </w:r>
      <w:proofErr w:type="gramStart"/>
      <w:r w:rsidRPr="00916BC1">
        <w:rPr>
          <w:rFonts w:cstheme="minorHAnsi"/>
          <w:shd w:val="clear" w:color="auto" w:fill="FFFFFF"/>
        </w:rPr>
        <w:t xml:space="preserve">HHSF223200910006I) </w:t>
      </w:r>
      <w:r>
        <w:rPr>
          <w:rFonts w:cstheme="minorHAnsi"/>
          <w:shd w:val="clear" w:color="auto" w:fill="FFFFFF"/>
        </w:rPr>
        <w:t xml:space="preserve">and the US Department of Health and Human Services’ Office of the National Coordinator for Health Information Technology (ONC) </w:t>
      </w:r>
      <w:proofErr w:type="spellStart"/>
      <w:r>
        <w:rPr>
          <w:rFonts w:cstheme="minorHAnsi"/>
          <w:shd w:val="clear" w:color="auto" w:fill="FFFFFF"/>
        </w:rPr>
        <w:t>MDPHnet</w:t>
      </w:r>
      <w:proofErr w:type="spellEnd"/>
      <w:r>
        <w:rPr>
          <w:rFonts w:cstheme="minorHAnsi"/>
          <w:shd w:val="clear" w:color="auto" w:fill="FFFFFF"/>
        </w:rPr>
        <w:t xml:space="preserve"> project</w:t>
      </w:r>
      <w:r w:rsidRPr="00916BC1">
        <w:rPr>
          <w:rFonts w:cstheme="minorHAnsi"/>
          <w:shd w:val="clear" w:color="auto" w:fill="FFFFFF"/>
        </w:rPr>
        <w:t>.</w:t>
      </w:r>
      <w:proofErr w:type="gramEnd"/>
      <w:r>
        <w:rPr>
          <w:rFonts w:cstheme="minorHAnsi"/>
          <w:shd w:val="clear" w:color="auto" w:fill="FFFFFF"/>
        </w:rPr>
        <w:t xml:space="preserve"> </w:t>
      </w:r>
    </w:p>
    <w:p w:rsidR="006D7687" w:rsidRPr="00411C22" w:rsidRDefault="006D7687" w:rsidP="006D7687">
      <w:pPr>
        <w:rPr>
          <w:rFonts w:cstheme="minorHAnsi"/>
        </w:rPr>
      </w:pPr>
      <w:r w:rsidRPr="00411C22">
        <w:rPr>
          <w:rFonts w:cstheme="minorHAnsi"/>
        </w:rPr>
        <w:t xml:space="preserve">The system was developed by Lincoln Peak Partners under the direction of HPHCI.  </w:t>
      </w:r>
    </w:p>
    <w:p w:rsidR="00861423" w:rsidRDefault="005A3752">
      <w:r w:rsidRPr="00ED0917">
        <w:t>PopMedNet</w:t>
      </w:r>
      <w:r w:rsidR="008C6CB4">
        <w:t>™</w:t>
      </w:r>
      <w:r w:rsidRPr="00ED0917">
        <w:t xml:space="preserve"> can accommodate a wide scope of network sizes and complexity, ranging from single datasets held by only two organizations through multi-year projects encompassing dozens of organizations and dozens of data resources. Networks powered by </w:t>
      </w:r>
      <w:r w:rsidR="008C6CB4">
        <w:t xml:space="preserve">the </w:t>
      </w:r>
      <w:r w:rsidRPr="00ED0917">
        <w:t>PopMedNet</w:t>
      </w:r>
      <w:r w:rsidR="008C6CB4">
        <w:t>™ application</w:t>
      </w:r>
      <w:r w:rsidRPr="00ED0917">
        <w:t xml:space="preserve"> can customize and brand the network as desired. The Department of Population Medicine at the Harvard Pilgrim Health Care Institute (HPHCI) led development of the system in collaboration wi</w:t>
      </w:r>
      <w:r w:rsidR="006D7687">
        <w:t xml:space="preserve">th Lincoln Peak Partners (LPP).  </w:t>
      </w:r>
      <w:r w:rsidRPr="00ED0917">
        <w:t>Lincoln Peak Partners provides support services and secure hosting for current system users, and leads development of system enhancements.</w:t>
      </w:r>
    </w:p>
    <w:p w:rsidR="00861423" w:rsidRDefault="00861423">
      <w:pPr>
        <w:spacing w:after="0" w:line="240" w:lineRule="auto"/>
      </w:pPr>
      <w:r>
        <w:br w:type="page"/>
      </w:r>
    </w:p>
    <w:p w:rsidR="00C73BA2" w:rsidRPr="00FE52F7" w:rsidRDefault="00C73BA2" w:rsidP="00861423">
      <w:pPr>
        <w:pStyle w:val="Heading1"/>
      </w:pPr>
      <w:bookmarkStart w:id="82" w:name="_Toc361999515"/>
      <w:r w:rsidRPr="00FE52F7">
        <w:t>Frequently Asked Questions</w:t>
      </w:r>
      <w:bookmarkEnd w:id="82"/>
    </w:p>
    <w:p w:rsidR="00C73BA2" w:rsidRPr="00446F6D" w:rsidRDefault="00C73BA2" w:rsidP="00EC622C">
      <w:r w:rsidRPr="00446F6D">
        <w:t xml:space="preserve">This section lists some of the most frequently asked questions. </w:t>
      </w:r>
    </w:p>
    <w:p w:rsidR="00C73BA2" w:rsidRPr="00BB4455" w:rsidRDefault="00C73BA2" w:rsidP="00EC622C">
      <w:r w:rsidRPr="00BB4455">
        <w:t>What is the difference between Groups, Organizations, and Users?</w:t>
      </w:r>
    </w:p>
    <w:p w:rsidR="005F2339" w:rsidRDefault="00803070" w:rsidP="00846DA7">
      <w:pPr>
        <w:ind w:left="450"/>
      </w:pPr>
      <w:r>
        <w:t xml:space="preserve">A user is a person who has login credentials to the network </w:t>
      </w:r>
      <w:r w:rsidR="00C926CE">
        <w:t>P</w:t>
      </w:r>
      <w:r>
        <w:t>ortal. Users are associated with one Organization</w:t>
      </w:r>
      <w:r w:rsidR="0058686D">
        <w:t>.</w:t>
      </w:r>
      <w:r>
        <w:t xml:space="preserve">  Organizations can be associated with one or more Groups. A Group is a set of network Organizations and can only be created by the </w:t>
      </w:r>
      <w:r w:rsidR="00FB735F">
        <w:t xml:space="preserve">Network </w:t>
      </w:r>
      <w:r>
        <w:t xml:space="preserve">Administrator. </w:t>
      </w:r>
      <w:r w:rsidR="005F2339">
        <w:t>A user is typically associated with their employer organization. Organizations can be Data Partners (</w:t>
      </w:r>
      <w:r w:rsidR="0058686D">
        <w:t>for example</w:t>
      </w:r>
      <w:r w:rsidR="005F2339">
        <w:t>, Kaiser Permanente Colorado), federal agencies (</w:t>
      </w:r>
      <w:r w:rsidR="0058686D">
        <w:t xml:space="preserve">for example, </w:t>
      </w:r>
      <w:r w:rsidR="005F2339">
        <w:t>FDA, NI</w:t>
      </w:r>
      <w:r w:rsidR="00C926CE">
        <w:t xml:space="preserve">H), or affiliated institutions </w:t>
      </w:r>
      <w:r w:rsidR="005F2339">
        <w:t xml:space="preserve">such as academic medical centers. </w:t>
      </w:r>
    </w:p>
    <w:p w:rsidR="00C73BA2" w:rsidRPr="00BB4455" w:rsidRDefault="00C73BA2" w:rsidP="00846DA7">
      <w:pPr>
        <w:ind w:left="450"/>
      </w:pPr>
      <w:r w:rsidRPr="00BB4455">
        <w:t xml:space="preserve">Users </w:t>
      </w:r>
      <w:r>
        <w:t>are</w:t>
      </w:r>
      <w:r w:rsidRPr="00BB4455">
        <w:t xml:space="preserve"> </w:t>
      </w:r>
      <w:r>
        <w:t>i</w:t>
      </w:r>
      <w:r w:rsidRPr="00BB4455">
        <w:t xml:space="preserve">ndividuals with various </w:t>
      </w:r>
      <w:r w:rsidR="001B4E6B">
        <w:t>security groups</w:t>
      </w:r>
      <w:r w:rsidR="001B4E6B" w:rsidRPr="00BB4455">
        <w:t xml:space="preserve"> </w:t>
      </w:r>
      <w:r w:rsidRPr="00BB4455">
        <w:t xml:space="preserve">and associated rights within the </w:t>
      </w:r>
      <w:r w:rsidR="001B4E6B">
        <w:t>network</w:t>
      </w:r>
      <w:r w:rsidRPr="00BB4455">
        <w:t>.</w:t>
      </w:r>
      <w:r>
        <w:t xml:space="preserve"> </w:t>
      </w:r>
    </w:p>
    <w:p w:rsidR="00C73BA2" w:rsidRPr="00BB4455" w:rsidRDefault="00EF2040" w:rsidP="00EC622C">
      <w:r>
        <w:t>What are my rights as a user and how can I change them</w:t>
      </w:r>
      <w:r w:rsidR="00C73BA2" w:rsidRPr="00BB4455">
        <w:t>?</w:t>
      </w:r>
    </w:p>
    <w:p w:rsidR="00C73BA2" w:rsidRPr="00BB4455" w:rsidRDefault="00C73BA2" w:rsidP="00EC622C">
      <w:pPr>
        <w:ind w:left="432"/>
      </w:pPr>
      <w:r w:rsidRPr="00BB4455">
        <w:t xml:space="preserve">Rights </w:t>
      </w:r>
      <w:r w:rsidR="001B4E6B">
        <w:t xml:space="preserve">are mainly assigned </w:t>
      </w:r>
      <w:r>
        <w:t xml:space="preserve">by the </w:t>
      </w:r>
      <w:r w:rsidR="001B4E6B">
        <w:t xml:space="preserve">Network </w:t>
      </w:r>
      <w:r>
        <w:t>Administrator</w:t>
      </w:r>
      <w:r w:rsidR="001B4E6B">
        <w:t>(s)</w:t>
      </w:r>
      <w:r>
        <w:t xml:space="preserve">. The </w:t>
      </w:r>
      <w:r w:rsidR="001B4E6B">
        <w:t xml:space="preserve">Network </w:t>
      </w:r>
      <w:r>
        <w:t>Administrator</w:t>
      </w:r>
      <w:r w:rsidR="001B4E6B">
        <w:t>s</w:t>
      </w:r>
      <w:r>
        <w:t xml:space="preserve"> can </w:t>
      </w:r>
      <w:r w:rsidRPr="00BB4455">
        <w:t xml:space="preserve">also </w:t>
      </w:r>
      <w:r w:rsidR="001B4E6B">
        <w:t>allow certain users to assign rights within an organization or group based on the governance of the network</w:t>
      </w:r>
      <w:r w:rsidRPr="00BB4455">
        <w:t>.</w:t>
      </w:r>
    </w:p>
    <w:p w:rsidR="00D94F23" w:rsidRDefault="00846DA7">
      <w:r>
        <w:t>Where can I get more information on the PopMedNet</w:t>
      </w:r>
      <w:r w:rsidRPr="00197AF8">
        <w:rPr>
          <w:vertAlign w:val="superscript"/>
        </w:rPr>
        <w:t>TM</w:t>
      </w:r>
      <w:r>
        <w:t>?</w:t>
      </w:r>
    </w:p>
    <w:p w:rsidR="00D94F23" w:rsidRDefault="00846DA7">
      <w:pPr>
        <w:ind w:left="450"/>
      </w:pPr>
      <w:r>
        <w:t xml:space="preserve">You may contact the </w:t>
      </w:r>
      <w:r w:rsidR="00113300">
        <w:t>Operations</w:t>
      </w:r>
      <w:r>
        <w:t xml:space="preserve"> Center for more information:</w:t>
      </w:r>
    </w:p>
    <w:p w:rsidR="00D94F23" w:rsidRDefault="00846DA7" w:rsidP="00514C37">
      <w:pPr>
        <w:spacing w:after="0"/>
        <w:ind w:left="450"/>
        <w:rPr>
          <w:rFonts w:cs="Arial"/>
        </w:rPr>
      </w:pPr>
      <w:r w:rsidRPr="00924C52">
        <w:rPr>
          <w:rFonts w:cs="Arial"/>
        </w:rPr>
        <w:t>Jeffrey Brown, PhD</w:t>
      </w:r>
    </w:p>
    <w:p w:rsidR="00D94F23" w:rsidRDefault="00846DA7" w:rsidP="00514C37">
      <w:pPr>
        <w:spacing w:after="0"/>
        <w:ind w:left="450"/>
        <w:rPr>
          <w:rFonts w:cs="Arial"/>
        </w:rPr>
      </w:pPr>
      <w:r w:rsidRPr="00924C52">
        <w:rPr>
          <w:rFonts w:cs="Arial"/>
        </w:rPr>
        <w:t>Harvard Pilgrim Health Care Institute</w:t>
      </w:r>
    </w:p>
    <w:p w:rsidR="00D94F23" w:rsidRDefault="00A65707" w:rsidP="00514C37">
      <w:pPr>
        <w:spacing w:after="0"/>
        <w:ind w:left="450"/>
      </w:pPr>
      <w:hyperlink r:id="rId64" w:history="1">
        <w:r w:rsidR="00846DA7" w:rsidRPr="00924C52">
          <w:rPr>
            <w:rStyle w:val="Hyperlink"/>
            <w:rFonts w:asciiTheme="minorHAnsi" w:hAnsiTheme="minorHAnsi" w:cs="Arial"/>
          </w:rPr>
          <w:t>Jeff_brown@hphc.org</w:t>
        </w:r>
      </w:hyperlink>
    </w:p>
    <w:p w:rsidR="006D7687" w:rsidRDefault="00A65707" w:rsidP="00514C37">
      <w:pPr>
        <w:spacing w:after="0"/>
        <w:ind w:left="450"/>
      </w:pPr>
      <w:hyperlink r:id="rId65" w:history="1">
        <w:r w:rsidR="006D7687" w:rsidRPr="00360B09">
          <w:rPr>
            <w:rStyle w:val="Hyperlink"/>
            <w:rFonts w:asciiTheme="minorHAnsi" w:hAnsiTheme="minorHAnsi"/>
          </w:rPr>
          <w:t>www.popmednet.org</w:t>
        </w:r>
      </w:hyperlink>
      <w:r w:rsidR="006D7687">
        <w:t xml:space="preserve"> </w:t>
      </w:r>
    </w:p>
    <w:p w:rsidR="00D94F23" w:rsidRDefault="00D94F23">
      <w:pPr>
        <w:spacing w:after="0"/>
      </w:pPr>
    </w:p>
    <w:p w:rsidR="00027B97" w:rsidRPr="003A4331" w:rsidRDefault="00027B97" w:rsidP="00861423">
      <w:pPr>
        <w:pStyle w:val="Heading1"/>
      </w:pPr>
      <w:r w:rsidRPr="003A4331">
        <w:t xml:space="preserve"> </w:t>
      </w:r>
      <w:bookmarkStart w:id="83" w:name="_Ref277709276"/>
      <w:r w:rsidR="00075E82">
        <w:t xml:space="preserve"> </w:t>
      </w:r>
      <w:bookmarkStart w:id="84" w:name="_Toc361999516"/>
      <w:r w:rsidRPr="003A4331">
        <w:t>U</w:t>
      </w:r>
      <w:r w:rsidR="00CA5598">
        <w:t>ninstalling</w:t>
      </w:r>
      <w:r w:rsidRPr="003A4331">
        <w:t xml:space="preserve"> </w:t>
      </w:r>
      <w:r w:rsidR="00CA5598">
        <w:t>the</w:t>
      </w:r>
      <w:r w:rsidRPr="003A4331">
        <w:t xml:space="preserve"> D</w:t>
      </w:r>
      <w:r w:rsidR="00CA5598">
        <w:t>ata</w:t>
      </w:r>
      <w:r w:rsidRPr="003A4331">
        <w:t>M</w:t>
      </w:r>
      <w:r w:rsidR="00CA5598">
        <w:t>art</w:t>
      </w:r>
      <w:r w:rsidRPr="003A4331">
        <w:t xml:space="preserve"> C</w:t>
      </w:r>
      <w:r w:rsidR="00CA5598">
        <w:t>lient</w:t>
      </w:r>
      <w:bookmarkEnd w:id="83"/>
      <w:bookmarkEnd w:id="84"/>
    </w:p>
    <w:p w:rsidR="00027B97" w:rsidRPr="00CA5598" w:rsidRDefault="00CA5598" w:rsidP="00566DB3">
      <w:r w:rsidRPr="00CA5598">
        <w:t>Use these steps to</w:t>
      </w:r>
      <w:r w:rsidR="00027B97" w:rsidRPr="00CA5598">
        <w:t xml:space="preserve"> uninstall the DataMart Cl</w:t>
      </w:r>
      <w:r w:rsidRPr="00CA5598">
        <w:t>ient</w:t>
      </w:r>
      <w:r w:rsidR="00027B97" w:rsidRPr="00CA5598">
        <w:t>:</w:t>
      </w:r>
    </w:p>
    <w:p w:rsidR="009B5A53" w:rsidRDefault="00027B97" w:rsidP="00FC0684">
      <w:pPr>
        <w:pStyle w:val="ListParagraph"/>
        <w:numPr>
          <w:ilvl w:val="0"/>
          <w:numId w:val="22"/>
        </w:numPr>
      </w:pPr>
      <w:r w:rsidRPr="00566DB3">
        <w:t>Go to “Control Panel &gt; Add / Remove Programs”</w:t>
      </w:r>
      <w:r w:rsidR="00951347" w:rsidRPr="00566DB3">
        <w:t xml:space="preserve"> or “Control Panel &gt; Programs and Features” depending on which version of Windows you are using.</w:t>
      </w:r>
    </w:p>
    <w:p w:rsidR="008C1664" w:rsidRDefault="00A65707" w:rsidP="008C1664">
      <w:pPr>
        <w:pStyle w:val="ListParagraph"/>
        <w:keepNext/>
        <w:numPr>
          <w:ilvl w:val="0"/>
          <w:numId w:val="22"/>
        </w:numPr>
      </w:pPr>
      <w:r>
        <w:rPr>
          <w:noProof/>
        </w:rPr>
        <w:pict>
          <v:shape id="AutoShape 20" o:spid="_x0000_s1029" type="#_x0000_t32" style="position:absolute;left:0;text-align:left;margin-left:-24.15pt;margin-top:172.45pt;width:114pt;height:0;z-index:2516551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lWNwIAAF8EAAAOAAAAZHJzL2Uyb0RvYy54bWysVEtu2zAQ3RfoHQjubUmOktiC5SCQrG7S&#10;xkDSA9AkJRGlSIKkLRtF794h/WnSboqiWlBDze/NmxktHw6DRHtundCqxNk0xYgrqplQXYm/vjaT&#10;OUbOE8WI1IqX+Mgdflh9/LAcTcFnuteScYsgiHLFaErce2+KJHG05wNxU224AmWr7UA8XG2XMEtG&#10;iD7IZJamd8moLTNWU+4cfK1PSryK8duWU//cto57JEsM2Hw8bTy34UxWS1J0lphe0DMM8g8oBiIU&#10;JL2GqoknaGfFH6EGQa12uvVTqodEt62gPNYA1WTpb9W89MTwWAuQ48yVJvf/wtIv+41FgpX4BiNF&#10;BmjR487rmBnNIj+jcQWYVWpjQ4X0oF7Mk6bfHFK66onqeLR+PRpwzgKjyTuXcHEGsmzHz5qBDYEE&#10;kaxDa4cQEmhAh9iT47Un/OARhY9Znt/PU2gdvegSUlwcjXX+E9cDCkKJnbdEdL2vtFLQeW2zmIbs&#10;n5wPsEhxcQhZlW6ElHEApEIjpFqkt2n0cFoKFrTBztluW0mL9gRmqGlSeGKRoHlrZvVOsRit54St&#10;z7InQoKMfGTHWwF8SY5DuoEzjCSHtQnSCZ9UISPUDojP0mmMvi/SxXq+nueTfHa3nuRpXU8emyqf&#10;3DXZ/W19U1dVnf0I4LO86AVjXAX8l5HO8r8bmfNynYbxOtRXppL30SOlAPbyjqBj80O/ww66YqvZ&#10;cWNDdeEGUxyNzxsX1uTtPVr9+i+sfgIAAP//AwBQSwMEFAAGAAgAAAAhAKN4KKffAAAADAEAAA8A&#10;AABkcnMvZG93bnJldi54bWxMj0tPwzAQhO9I/Adrkbi1zotXiFMhKg4IqYIEcXbjJYmI11G8aQO/&#10;HnNAcNzZ0cw3xWaxgzjg5HtHCuJ1BAKpcaanVsFr/bC6BuFZk9GDI1TwiR425elJoXPjjvSCh4pb&#10;EULI51pBxzzmUvqmQ6v92o1I4ffuJqs5nFMrzaSPIdwOMomiS2l1T6Gh0yPed9h8VLNVkPFVnM59&#10;lTy9Pdb1l37e8u5iq9T52XJ3C4Jx4T8z/OAHdCgD097NZLwYFCRxmMIKVmmWxiCCI8lugrT/lWRZ&#10;yP8jym8AAAD//wMAUEsBAi0AFAAGAAgAAAAhALaDOJL+AAAA4QEAABMAAAAAAAAAAAAAAAAAAAAA&#10;AFtDb250ZW50X1R5cGVzXS54bWxQSwECLQAUAAYACAAAACEAOP0h/9YAAACUAQAACwAAAAAAAAAA&#10;AAAAAAAvAQAAX3JlbHMvLnJlbHNQSwECLQAUAAYACAAAACEAId3JVjcCAABfBAAADgAAAAAAAAAA&#10;AAAAAAAuAgAAZHJzL2Uyb0RvYy54bWxQSwECLQAUAAYACAAAACEAo3gop98AAAAMAQAADwAAAAAA&#10;AAAAAAAAAACRBAAAZHJzL2Rvd25yZXYueG1sUEsFBgAAAAAEAAQA8wAAAJ0FAAAAAA==&#10;" strokecolor="red" strokeweight="1.5pt">
            <v:stroke endarrow="block"/>
          </v:shape>
        </w:pict>
      </w:r>
      <w:r w:rsidR="00951347" w:rsidRPr="00566DB3">
        <w:t xml:space="preserve">Double click </w:t>
      </w:r>
      <w:r w:rsidR="00FE640C" w:rsidRPr="00566DB3">
        <w:t xml:space="preserve"> </w:t>
      </w:r>
      <w:r w:rsidR="00027B97" w:rsidRPr="00566DB3">
        <w:t xml:space="preserve">“Data Mart Client” </w:t>
      </w:r>
      <w:r w:rsidR="00CA5598" w:rsidRPr="00566DB3">
        <w:t>in</w:t>
      </w:r>
      <w:r w:rsidR="00027B97" w:rsidRPr="00566DB3">
        <w:t xml:space="preserve"> the list of installed items displayed</w:t>
      </w:r>
      <w:r w:rsidR="00CA5598" w:rsidRPr="00CA5598">
        <w:rPr>
          <w:szCs w:val="20"/>
        </w:rPr>
        <w:br/>
      </w:r>
      <w:r w:rsidR="00CA5598" w:rsidRPr="00CA5598">
        <w:rPr>
          <w:szCs w:val="20"/>
        </w:rPr>
        <w:br/>
      </w:r>
      <w:r w:rsidR="00A1155A">
        <w:rPr>
          <w:noProof/>
        </w:rPr>
        <w:drawing>
          <wp:anchor distT="0" distB="0" distL="114300" distR="114300" simplePos="0" relativeHeight="251650044" behindDoc="0" locked="0" layoutInCell="1" allowOverlap="1">
            <wp:simplePos x="0" y="0"/>
            <wp:positionH relativeFrom="column">
              <wp:posOffset>-635</wp:posOffset>
            </wp:positionH>
            <wp:positionV relativeFrom="paragraph">
              <wp:posOffset>394335</wp:posOffset>
            </wp:positionV>
            <wp:extent cx="5944870" cy="2961640"/>
            <wp:effectExtent l="19050" t="0" r="0" b="0"/>
            <wp:wrapTopAndBottom/>
            <wp:docPr id="71" name="Picture 71" descr="Screenshot of the add/remove program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44870" cy="2961640"/>
                    </a:xfrm>
                    <a:prstGeom prst="rect">
                      <a:avLst/>
                    </a:prstGeom>
                  </pic:spPr>
                </pic:pic>
              </a:graphicData>
            </a:graphic>
          </wp:anchor>
        </w:drawing>
      </w:r>
    </w:p>
    <w:p w:rsidR="008C1664" w:rsidRDefault="008C1664" w:rsidP="0017355C">
      <w:pPr>
        <w:pStyle w:val="Caption"/>
        <w:jc w:val="center"/>
      </w:pPr>
      <w:r>
        <w:t xml:space="preserve">Figure </w:t>
      </w:r>
      <w:fldSimple w:instr=" SEQ Figure \* ARABIC ">
        <w:r w:rsidR="00256273">
          <w:rPr>
            <w:noProof/>
          </w:rPr>
          <w:t>49</w:t>
        </w:r>
      </w:fldSimple>
      <w:r>
        <w:t>: Add/Remove Programs Window</w:t>
      </w:r>
    </w:p>
    <w:p w:rsidR="009B5A53" w:rsidRDefault="009B5A53" w:rsidP="008C1664">
      <w:pPr>
        <w:pStyle w:val="ListParagraph"/>
        <w:rPr>
          <w:szCs w:val="20"/>
        </w:rPr>
      </w:pPr>
    </w:p>
    <w:p w:rsidR="009B5A53" w:rsidRDefault="00951347" w:rsidP="00055F1B">
      <w:pPr>
        <w:pStyle w:val="ListParagraph"/>
        <w:numPr>
          <w:ilvl w:val="0"/>
          <w:numId w:val="22"/>
        </w:numPr>
      </w:pPr>
      <w:r w:rsidRPr="00566DB3">
        <w:t xml:space="preserve">Click </w:t>
      </w:r>
      <w:r w:rsidRPr="00566DB3">
        <w:rPr>
          <w:b/>
        </w:rPr>
        <w:t>Yes</w:t>
      </w:r>
      <w:r w:rsidR="00027B97" w:rsidRPr="00566DB3">
        <w:t xml:space="preserve"> </w:t>
      </w:r>
      <w:r w:rsidRPr="00566DB3">
        <w:t>in</w:t>
      </w:r>
      <w:r w:rsidR="00027B97" w:rsidRPr="00566DB3">
        <w:t xml:space="preserve"> the pop up </w:t>
      </w:r>
      <w:r w:rsidRPr="00566DB3">
        <w:t>dialog box</w:t>
      </w:r>
      <w:r w:rsidR="00027B97" w:rsidRPr="00566DB3">
        <w:t>, “Are you sure you want to uninstall Data Mart Client</w:t>
      </w:r>
      <w:r w:rsidR="00514C37">
        <w:t>?</w:t>
      </w:r>
      <w:r w:rsidR="00027B97" w:rsidRPr="00566DB3">
        <w:t>”</w:t>
      </w:r>
    </w:p>
    <w:p w:rsidR="001F0916" w:rsidRPr="00474579" w:rsidRDefault="00027B97" w:rsidP="006D7687">
      <w:pPr>
        <w:ind w:left="540"/>
        <w:rPr>
          <w:b/>
        </w:rPr>
      </w:pPr>
      <w:r w:rsidRPr="002F6B7D">
        <w:rPr>
          <w:b/>
          <w:i/>
        </w:rPr>
        <w:t>Note:</w:t>
      </w:r>
      <w:r w:rsidRPr="00474579">
        <w:rPr>
          <w:b/>
        </w:rPr>
        <w:t xml:space="preserve"> </w:t>
      </w:r>
      <w:r w:rsidRPr="00474579">
        <w:rPr>
          <w:b/>
          <w:i/>
        </w:rPr>
        <w:t>Uninstalling and installing software on operating systems like Vista might require additional authorization due to the enhanced security features (user account controls) built in to the operating system. Click “Yes” when prompted.</w:t>
      </w:r>
    </w:p>
    <w:p w:rsidR="001F0916" w:rsidRDefault="001F0916" w:rsidP="001F0916">
      <w:pPr>
        <w:pStyle w:val="NoSpacing"/>
      </w:pPr>
    </w:p>
    <w:p w:rsidR="00514C37" w:rsidRDefault="00514C37" w:rsidP="00E43007"/>
    <w:p w:rsidR="001A595F" w:rsidRPr="006A1AE8" w:rsidRDefault="001A595F" w:rsidP="00814E85">
      <w:pPr>
        <w:spacing w:after="0"/>
      </w:pPr>
    </w:p>
    <w:sectPr w:rsidR="001A595F" w:rsidRPr="006A1AE8" w:rsidSect="00AD3C61">
      <w:headerReference w:type="even" r:id="rId67"/>
      <w:headerReference w:type="default" r:id="rId68"/>
      <w:footerReference w:type="default" r:id="rId69"/>
      <w:headerReference w:type="first" r:id="rId70"/>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28E6" w:rsidRDefault="007B28E6" w:rsidP="007E4E8C">
      <w:pPr>
        <w:spacing w:after="0"/>
      </w:pPr>
      <w:r>
        <w:separator/>
      </w:r>
    </w:p>
  </w:endnote>
  <w:endnote w:type="continuationSeparator" w:id="0">
    <w:p w:rsidR="007B28E6" w:rsidRDefault="007B28E6" w:rsidP="007E4E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96001"/>
      <w:docPartObj>
        <w:docPartGallery w:val="Page Numbers (Bottom of Page)"/>
        <w:docPartUnique/>
      </w:docPartObj>
    </w:sdtPr>
    <w:sdtEndPr>
      <w:rPr>
        <w:spacing w:val="60"/>
      </w:rPr>
    </w:sdtEndPr>
    <w:sdtContent>
      <w:p w:rsidR="004C44EF" w:rsidRDefault="005954AE" w:rsidP="004C44EF">
        <w:pPr>
          <w:pStyle w:val="Footer"/>
          <w:pBdr>
            <w:top w:val="single" w:sz="4" w:space="1" w:color="D9D9D9" w:themeColor="background1" w:themeShade="D9"/>
          </w:pBdr>
          <w:tabs>
            <w:tab w:val="left" w:pos="1842"/>
          </w:tabs>
          <w:rPr>
            <w:b/>
          </w:rPr>
        </w:pPr>
        <w:r>
          <w:t>PopMedNet DataMart Administrator Manual</w:t>
        </w:r>
        <w:r>
          <w:tab/>
        </w:r>
        <w:r w:rsidR="004C44EF">
          <w:tab/>
        </w:r>
        <w:r w:rsidR="00A65707" w:rsidRPr="00A65707">
          <w:fldChar w:fldCharType="begin"/>
        </w:r>
        <w:r w:rsidR="004C44EF">
          <w:instrText xml:space="preserve"> PAGE   \* MERGEFORMAT </w:instrText>
        </w:r>
        <w:r w:rsidR="00A65707" w:rsidRPr="00A65707">
          <w:fldChar w:fldCharType="separate"/>
        </w:r>
        <w:r w:rsidR="00F45AC6" w:rsidRPr="00F45AC6">
          <w:rPr>
            <w:b/>
            <w:noProof/>
          </w:rPr>
          <w:t>iii</w:t>
        </w:r>
        <w:r w:rsidR="00A65707">
          <w:rPr>
            <w:b/>
            <w:noProof/>
          </w:rPr>
          <w:fldChar w:fldCharType="end"/>
        </w:r>
        <w:r w:rsidR="004C44EF">
          <w:rPr>
            <w:b/>
          </w:rPr>
          <w:t xml:space="preserve"> | </w:t>
        </w:r>
        <w:r w:rsidR="004C44EF">
          <w:rPr>
            <w:color w:val="7F7F7F" w:themeColor="background1" w:themeShade="7F"/>
            <w:spacing w:val="60"/>
          </w:rPr>
          <w:t>Page</w:t>
        </w:r>
      </w:p>
    </w:sdtContent>
  </w:sdt>
  <w:p w:rsidR="004C44EF" w:rsidRDefault="004C44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75557"/>
      <w:docPartObj>
        <w:docPartGallery w:val="Page Numbers (Bottom of Page)"/>
        <w:docPartUnique/>
      </w:docPartObj>
    </w:sdtPr>
    <w:sdtEndPr>
      <w:rPr>
        <w:spacing w:val="60"/>
      </w:rPr>
    </w:sdtEndPr>
    <w:sdtContent>
      <w:p w:rsidR="007B28E6" w:rsidRDefault="005954AE">
        <w:pPr>
          <w:pStyle w:val="Footer"/>
          <w:pBdr>
            <w:top w:val="single" w:sz="4" w:space="1" w:color="D9D9D9" w:themeColor="background1" w:themeShade="D9"/>
          </w:pBdr>
          <w:tabs>
            <w:tab w:val="left" w:pos="1842"/>
          </w:tabs>
          <w:rPr>
            <w:b/>
          </w:rPr>
        </w:pPr>
        <w:r>
          <w:t>PopMedNet DataMart Administrator Manual</w:t>
        </w:r>
        <w:r w:rsidR="007B28E6">
          <w:tab/>
        </w:r>
        <w:r w:rsidR="007B28E6">
          <w:tab/>
        </w:r>
        <w:r w:rsidR="00A65707" w:rsidRPr="00A65707">
          <w:fldChar w:fldCharType="begin"/>
        </w:r>
        <w:r w:rsidR="007B28E6">
          <w:instrText xml:space="preserve"> PAGE   \* MERGEFORMAT </w:instrText>
        </w:r>
        <w:r w:rsidR="00A65707" w:rsidRPr="00A65707">
          <w:fldChar w:fldCharType="separate"/>
        </w:r>
        <w:r w:rsidR="00F45AC6" w:rsidRPr="00F45AC6">
          <w:rPr>
            <w:b/>
            <w:noProof/>
          </w:rPr>
          <w:t>4</w:t>
        </w:r>
        <w:r w:rsidR="00A65707">
          <w:rPr>
            <w:b/>
            <w:noProof/>
          </w:rPr>
          <w:fldChar w:fldCharType="end"/>
        </w:r>
        <w:r w:rsidR="007B28E6">
          <w:rPr>
            <w:b/>
          </w:rPr>
          <w:t xml:space="preserve"> | </w:t>
        </w:r>
        <w:r w:rsidR="007B28E6">
          <w:rPr>
            <w:color w:val="7F7F7F" w:themeColor="background1" w:themeShade="7F"/>
            <w:spacing w:val="60"/>
          </w:rPr>
          <w:t>Page</w:t>
        </w:r>
      </w:p>
    </w:sdtContent>
  </w:sdt>
  <w:p w:rsidR="007B28E6" w:rsidRDefault="007B28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28E6" w:rsidRDefault="007B28E6" w:rsidP="007E4E8C">
      <w:pPr>
        <w:spacing w:after="0"/>
      </w:pPr>
      <w:r>
        <w:separator/>
      </w:r>
    </w:p>
  </w:footnote>
  <w:footnote w:type="continuationSeparator" w:id="0">
    <w:p w:rsidR="007B28E6" w:rsidRDefault="007B28E6" w:rsidP="007E4E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E6" w:rsidRDefault="005954AE" w:rsidP="005954AE">
    <w:pPr>
      <w:pStyle w:val="Header"/>
      <w:tabs>
        <w:tab w:val="clear" w:pos="4680"/>
        <w:tab w:val="clear" w:pos="9360"/>
        <w:tab w:val="left" w:pos="2700"/>
      </w:tabs>
      <w:jc w:val="right"/>
    </w:pPr>
    <w:r w:rsidRPr="005954AE">
      <w:rPr>
        <w:noProof/>
      </w:rPr>
      <w:drawing>
        <wp:inline distT="0" distB="0" distL="0" distR="0">
          <wp:extent cx="1224245" cy="365760"/>
          <wp:effectExtent l="19050" t="0" r="0" b="0"/>
          <wp:docPr id="16" name="Picture 1" descr="K:\TIDE Projects\DPM_PopMedNet\Logos\Logo -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IDE Projects\DPM_PopMedNet\Logos\Logo - Transparent.png"/>
                  <pic:cNvPicPr>
                    <a:picLocks noChangeAspect="1" noChangeArrowheads="1"/>
                  </pic:cNvPicPr>
                </pic:nvPicPr>
                <pic:blipFill>
                  <a:blip r:embed="rId1"/>
                  <a:srcRect/>
                  <a:stretch>
                    <a:fillRect/>
                  </a:stretch>
                </pic:blipFill>
                <pic:spPr bwMode="auto">
                  <a:xfrm>
                    <a:off x="0" y="0"/>
                    <a:ext cx="1224245" cy="365760"/>
                  </a:xfrm>
                  <a:prstGeom prst="rect">
                    <a:avLst/>
                  </a:prstGeom>
                  <a:noFill/>
                  <a:ln w="9525">
                    <a:noFill/>
                    <a:miter lim="800000"/>
                    <a:headEnd/>
                    <a:tailEnd/>
                  </a:ln>
                </pic:spPr>
              </pic:pic>
            </a:graphicData>
          </a:graphic>
        </wp:inline>
      </w:drawing>
    </w:r>
    <w:r w:rsidR="007B28E6">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E6" w:rsidRDefault="007B28E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E6" w:rsidRPr="00E64257" w:rsidRDefault="005954AE" w:rsidP="005954AE">
    <w:pPr>
      <w:pStyle w:val="Header"/>
      <w:jc w:val="right"/>
      <w:rPr>
        <w:color w:val="A6A6A6" w:themeColor="background1" w:themeShade="A6"/>
        <w:sz w:val="20"/>
        <w:szCs w:val="20"/>
      </w:rPr>
    </w:pPr>
    <w:r w:rsidRPr="005954AE">
      <w:rPr>
        <w:noProof/>
        <w:color w:val="A6A6A6" w:themeColor="background1" w:themeShade="A6"/>
        <w:sz w:val="20"/>
        <w:szCs w:val="20"/>
      </w:rPr>
      <w:drawing>
        <wp:inline distT="0" distB="0" distL="0" distR="0">
          <wp:extent cx="1224245" cy="365760"/>
          <wp:effectExtent l="19050" t="0" r="0" b="0"/>
          <wp:docPr id="23" name="Picture 1" descr="K:\TIDE Projects\DPM_PopMedNet\Logos\Logo -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IDE Projects\DPM_PopMedNet\Logos\Logo - Transparent.png"/>
                  <pic:cNvPicPr>
                    <a:picLocks noChangeAspect="1" noChangeArrowheads="1"/>
                  </pic:cNvPicPr>
                </pic:nvPicPr>
                <pic:blipFill>
                  <a:blip r:embed="rId1"/>
                  <a:srcRect/>
                  <a:stretch>
                    <a:fillRect/>
                  </a:stretch>
                </pic:blipFill>
                <pic:spPr bwMode="auto">
                  <a:xfrm>
                    <a:off x="0" y="0"/>
                    <a:ext cx="1224245" cy="365760"/>
                  </a:xfrm>
                  <a:prstGeom prst="rect">
                    <a:avLst/>
                  </a:prstGeom>
                  <a:noFill/>
                  <a:ln w="9525">
                    <a:noFill/>
                    <a:miter lim="800000"/>
                    <a:headEnd/>
                    <a:tailEnd/>
                  </a:ln>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28E6" w:rsidRDefault="007B28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F5413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046E13"/>
    <w:multiLevelType w:val="multilevel"/>
    <w:tmpl w:val="B9DCB84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6B20308"/>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C75D5"/>
    <w:multiLevelType w:val="hybridMultilevel"/>
    <w:tmpl w:val="6A5EFE4A"/>
    <w:lvl w:ilvl="0" w:tplc="000F0409">
      <w:start w:val="1"/>
      <w:numFmt w:val="bullet"/>
      <w:lvlText w:val=""/>
      <w:lvlJc w:val="left"/>
      <w:pPr>
        <w:ind w:left="720" w:hanging="360"/>
      </w:pPr>
      <w:rPr>
        <w:rFonts w:ascii="Symbol" w:hAnsi="Symbol" w:hint="default"/>
      </w:rPr>
    </w:lvl>
    <w:lvl w:ilvl="1" w:tplc="00190409" w:tentative="1">
      <w:start w:val="1"/>
      <w:numFmt w:val="bullet"/>
      <w:lvlText w:val="o"/>
      <w:lvlJc w:val="left"/>
      <w:pPr>
        <w:ind w:left="1440" w:hanging="360"/>
      </w:pPr>
      <w:rPr>
        <w:rFonts w:ascii="Courier New" w:hAnsi="Courier New" w:cs="Courier New" w:hint="default"/>
      </w:rPr>
    </w:lvl>
    <w:lvl w:ilvl="2" w:tplc="001B0409" w:tentative="1">
      <w:start w:val="1"/>
      <w:numFmt w:val="bullet"/>
      <w:lvlText w:val=""/>
      <w:lvlJc w:val="left"/>
      <w:pPr>
        <w:ind w:left="2160" w:hanging="360"/>
      </w:pPr>
      <w:rPr>
        <w:rFonts w:ascii="Wingdings" w:hAnsi="Wingdings" w:hint="default"/>
      </w:rPr>
    </w:lvl>
    <w:lvl w:ilvl="3" w:tplc="000F0409" w:tentative="1">
      <w:start w:val="1"/>
      <w:numFmt w:val="bullet"/>
      <w:lvlText w:val=""/>
      <w:lvlJc w:val="left"/>
      <w:pPr>
        <w:ind w:left="2880" w:hanging="360"/>
      </w:pPr>
      <w:rPr>
        <w:rFonts w:ascii="Symbol" w:hAnsi="Symbol" w:hint="default"/>
      </w:rPr>
    </w:lvl>
    <w:lvl w:ilvl="4" w:tplc="00190409" w:tentative="1">
      <w:start w:val="1"/>
      <w:numFmt w:val="bullet"/>
      <w:lvlText w:val="o"/>
      <w:lvlJc w:val="left"/>
      <w:pPr>
        <w:ind w:left="3600" w:hanging="360"/>
      </w:pPr>
      <w:rPr>
        <w:rFonts w:ascii="Courier New" w:hAnsi="Courier New" w:cs="Courier New" w:hint="default"/>
      </w:rPr>
    </w:lvl>
    <w:lvl w:ilvl="5" w:tplc="001B0409" w:tentative="1">
      <w:start w:val="1"/>
      <w:numFmt w:val="bullet"/>
      <w:lvlText w:val=""/>
      <w:lvlJc w:val="left"/>
      <w:pPr>
        <w:ind w:left="4320" w:hanging="360"/>
      </w:pPr>
      <w:rPr>
        <w:rFonts w:ascii="Wingdings" w:hAnsi="Wingdings" w:hint="default"/>
      </w:rPr>
    </w:lvl>
    <w:lvl w:ilvl="6" w:tplc="000F0409" w:tentative="1">
      <w:start w:val="1"/>
      <w:numFmt w:val="bullet"/>
      <w:lvlText w:val=""/>
      <w:lvlJc w:val="left"/>
      <w:pPr>
        <w:ind w:left="5040" w:hanging="360"/>
      </w:pPr>
      <w:rPr>
        <w:rFonts w:ascii="Symbol" w:hAnsi="Symbol" w:hint="default"/>
      </w:rPr>
    </w:lvl>
    <w:lvl w:ilvl="7" w:tplc="00190409" w:tentative="1">
      <w:start w:val="1"/>
      <w:numFmt w:val="bullet"/>
      <w:lvlText w:val="o"/>
      <w:lvlJc w:val="left"/>
      <w:pPr>
        <w:ind w:left="5760" w:hanging="360"/>
      </w:pPr>
      <w:rPr>
        <w:rFonts w:ascii="Courier New" w:hAnsi="Courier New" w:cs="Courier New" w:hint="default"/>
      </w:rPr>
    </w:lvl>
    <w:lvl w:ilvl="8" w:tplc="001B0409" w:tentative="1">
      <w:start w:val="1"/>
      <w:numFmt w:val="bullet"/>
      <w:lvlText w:val=""/>
      <w:lvlJc w:val="left"/>
      <w:pPr>
        <w:ind w:left="6480" w:hanging="360"/>
      </w:pPr>
      <w:rPr>
        <w:rFonts w:ascii="Wingdings" w:hAnsi="Wingdings" w:hint="default"/>
      </w:rPr>
    </w:lvl>
  </w:abstractNum>
  <w:abstractNum w:abstractNumId="4">
    <w:nsid w:val="189A7977"/>
    <w:multiLevelType w:val="multilevel"/>
    <w:tmpl w:val="AADE86F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Calibri" w:hAnsi="Calibri" w:hint="default"/>
        <w:b/>
        <w:i w:val="0"/>
        <w:sz w:val="26"/>
      </w:rPr>
    </w:lvl>
    <w:lvl w:ilvl="3">
      <w:start w:val="1"/>
      <w:numFmt w:val="decimal"/>
      <w:lvlText w:val="%1.%2.%3.%4"/>
      <w:lvlJc w:val="left"/>
      <w:pPr>
        <w:ind w:left="720" w:hanging="720"/>
      </w:pPr>
      <w:rPr>
        <w:rFonts w:ascii="Calibri" w:hAnsi="Calibri" w:hint="default"/>
        <w:b/>
        <w:i w:val="0"/>
        <w:sz w:val="24"/>
      </w:rPr>
    </w:lvl>
    <w:lvl w:ilvl="4">
      <w:start w:val="1"/>
      <w:numFmt w:val="decimal"/>
      <w:lvlText w:val="%1.%2.%3.%4.%5"/>
      <w:lvlJc w:val="left"/>
      <w:pPr>
        <w:ind w:left="720" w:firstLine="0"/>
      </w:pPr>
      <w:rPr>
        <w:rFonts w:ascii="Calibri" w:hAnsi="Calibri" w:hint="default"/>
        <w:b/>
        <w:i w:val="0"/>
        <w:sz w:val="24"/>
      </w:rPr>
    </w:lvl>
    <w:lvl w:ilvl="5">
      <w:start w:val="1"/>
      <w:numFmt w:val="decimal"/>
      <w:lvlText w:val="%1.%2.%3.%4.%5.%6"/>
      <w:lvlJc w:val="left"/>
      <w:pPr>
        <w:ind w:left="720" w:firstLine="0"/>
      </w:pPr>
      <w:rPr>
        <w:rFonts w:ascii="Calibri" w:hAnsi="Calibri" w:hint="default"/>
        <w:b/>
        <w:i w:val="0"/>
        <w:sz w:val="22"/>
      </w:rPr>
    </w:lvl>
    <w:lvl w:ilvl="6">
      <w:start w:val="1"/>
      <w:numFmt w:val="decimal"/>
      <w:lvlText w:val="%1.%2.%3.%4.%5.%6.%7"/>
      <w:lvlJc w:val="left"/>
      <w:pPr>
        <w:ind w:left="720" w:firstLine="0"/>
      </w:pPr>
      <w:rPr>
        <w:rFonts w:ascii="Calibri" w:hAnsi="Calibri" w:hint="default"/>
        <w:b/>
        <w:i w:val="0"/>
        <w:sz w:val="22"/>
      </w:rPr>
    </w:lvl>
    <w:lvl w:ilvl="7">
      <w:start w:val="1"/>
      <w:numFmt w:val="decimal"/>
      <w:lvlText w:val="%1.%2.%3.%4.%5.%6.%7.%8"/>
      <w:lvlJc w:val="left"/>
      <w:pPr>
        <w:ind w:left="720" w:firstLine="0"/>
      </w:pPr>
      <w:rPr>
        <w:rFonts w:ascii="Cambria" w:hAnsi="Cambria" w:hint="default"/>
        <w:b/>
        <w:i w:val="0"/>
        <w:sz w:val="22"/>
      </w:rPr>
    </w:lvl>
    <w:lvl w:ilvl="8">
      <w:start w:val="1"/>
      <w:numFmt w:val="decimal"/>
      <w:lvlText w:val="%1.%2.%3.%4.%5.%6.%7.%8.%9"/>
      <w:lvlJc w:val="left"/>
      <w:pPr>
        <w:ind w:left="720" w:firstLine="0"/>
      </w:pPr>
      <w:rPr>
        <w:rFonts w:ascii="Calibri" w:hAnsi="Calibri" w:hint="default"/>
        <w:b/>
        <w:i w:val="0"/>
        <w:sz w:val="22"/>
      </w:rPr>
    </w:lvl>
  </w:abstractNum>
  <w:abstractNum w:abstractNumId="5">
    <w:nsid w:val="1BED7965"/>
    <w:multiLevelType w:val="hybridMultilevel"/>
    <w:tmpl w:val="9C88AF78"/>
    <w:lvl w:ilvl="0" w:tplc="D2E07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3C353E"/>
    <w:multiLevelType w:val="hybridMultilevel"/>
    <w:tmpl w:val="00C86248"/>
    <w:lvl w:ilvl="0" w:tplc="ECDA0B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2D285A"/>
    <w:multiLevelType w:val="hybridMultilevel"/>
    <w:tmpl w:val="8B222772"/>
    <w:lvl w:ilvl="0" w:tplc="CFC8B0E2">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F4470CE"/>
    <w:multiLevelType w:val="hybridMultilevel"/>
    <w:tmpl w:val="8F04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nsid w:val="3986182B"/>
    <w:multiLevelType w:val="hybridMultilevel"/>
    <w:tmpl w:val="2CAE9284"/>
    <w:lvl w:ilvl="0" w:tplc="0EC2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08B5717"/>
    <w:multiLevelType w:val="multilevel"/>
    <w:tmpl w:val="E6222CF6"/>
    <w:styleLink w:val="StyleNumberedLatinBodyLeft025Hanging025"/>
    <w:lvl w:ilvl="0">
      <w:start w:val="1"/>
      <w:numFmt w:val="decimal"/>
      <w:lvlText w:val="%1."/>
      <w:lvlJc w:val="left"/>
      <w:pPr>
        <w:ind w:left="720" w:hanging="360"/>
      </w:pPr>
      <w:rPr>
        <w:rFonts w:asciiTheme="minorHAnsi" w:hAnsiTheme="minorHAnsi"/>
        <w:sz w:val="22"/>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Wingdings" w:hint="default"/>
      </w:rPr>
    </w:lvl>
    <w:lvl w:ilvl="8">
      <w:start w:val="1"/>
      <w:numFmt w:val="bullet"/>
      <w:lvlText w:val=""/>
      <w:lvlJc w:val="left"/>
      <w:pPr>
        <w:ind w:left="6480" w:hanging="360"/>
      </w:pPr>
      <w:rPr>
        <w:rFonts w:ascii="Wingdings" w:hAnsi="Wingdings" w:hint="default"/>
      </w:rPr>
    </w:lvl>
  </w:abstractNum>
  <w:abstractNum w:abstractNumId="12">
    <w:nsid w:val="40955E29"/>
    <w:multiLevelType w:val="hybridMultilevel"/>
    <w:tmpl w:val="2D0A5260"/>
    <w:lvl w:ilvl="0" w:tplc="1CF43C18">
      <w:start w:val="1"/>
      <w:numFmt w:val="bullet"/>
      <w:lvlText w:val=""/>
      <w:lvlJc w:val="left"/>
      <w:pPr>
        <w:ind w:left="720" w:hanging="360"/>
      </w:pPr>
      <w:rPr>
        <w:rFonts w:ascii="Symbol" w:hAnsi="Symbol" w:hint="default"/>
      </w:rPr>
    </w:lvl>
    <w:lvl w:ilvl="1" w:tplc="B630D26A" w:tentative="1">
      <w:start w:val="1"/>
      <w:numFmt w:val="bullet"/>
      <w:lvlText w:val="o"/>
      <w:lvlJc w:val="left"/>
      <w:pPr>
        <w:ind w:left="1440" w:hanging="360"/>
      </w:pPr>
      <w:rPr>
        <w:rFonts w:ascii="Courier New" w:hAnsi="Courier New" w:cs="Courier New" w:hint="default"/>
      </w:rPr>
    </w:lvl>
    <w:lvl w:ilvl="2" w:tplc="C0586626" w:tentative="1">
      <w:start w:val="1"/>
      <w:numFmt w:val="bullet"/>
      <w:lvlText w:val=""/>
      <w:lvlJc w:val="left"/>
      <w:pPr>
        <w:ind w:left="2160" w:hanging="360"/>
      </w:pPr>
      <w:rPr>
        <w:rFonts w:ascii="Wingdings" w:hAnsi="Wingdings" w:hint="default"/>
      </w:rPr>
    </w:lvl>
    <w:lvl w:ilvl="3" w:tplc="3D38D828" w:tentative="1">
      <w:start w:val="1"/>
      <w:numFmt w:val="bullet"/>
      <w:lvlText w:val=""/>
      <w:lvlJc w:val="left"/>
      <w:pPr>
        <w:ind w:left="2880" w:hanging="360"/>
      </w:pPr>
      <w:rPr>
        <w:rFonts w:ascii="Symbol" w:hAnsi="Symbol" w:hint="default"/>
      </w:rPr>
    </w:lvl>
    <w:lvl w:ilvl="4" w:tplc="0D6C409E" w:tentative="1">
      <w:start w:val="1"/>
      <w:numFmt w:val="bullet"/>
      <w:lvlText w:val="o"/>
      <w:lvlJc w:val="left"/>
      <w:pPr>
        <w:ind w:left="3600" w:hanging="360"/>
      </w:pPr>
      <w:rPr>
        <w:rFonts w:ascii="Courier New" w:hAnsi="Courier New" w:cs="Courier New" w:hint="default"/>
      </w:rPr>
    </w:lvl>
    <w:lvl w:ilvl="5" w:tplc="8250BEAC" w:tentative="1">
      <w:start w:val="1"/>
      <w:numFmt w:val="bullet"/>
      <w:lvlText w:val=""/>
      <w:lvlJc w:val="left"/>
      <w:pPr>
        <w:ind w:left="4320" w:hanging="360"/>
      </w:pPr>
      <w:rPr>
        <w:rFonts w:ascii="Wingdings" w:hAnsi="Wingdings" w:hint="default"/>
      </w:rPr>
    </w:lvl>
    <w:lvl w:ilvl="6" w:tplc="4D645B10" w:tentative="1">
      <w:start w:val="1"/>
      <w:numFmt w:val="bullet"/>
      <w:lvlText w:val=""/>
      <w:lvlJc w:val="left"/>
      <w:pPr>
        <w:ind w:left="5040" w:hanging="360"/>
      </w:pPr>
      <w:rPr>
        <w:rFonts w:ascii="Symbol" w:hAnsi="Symbol" w:hint="default"/>
      </w:rPr>
    </w:lvl>
    <w:lvl w:ilvl="7" w:tplc="E54C49C0" w:tentative="1">
      <w:start w:val="1"/>
      <w:numFmt w:val="bullet"/>
      <w:lvlText w:val="o"/>
      <w:lvlJc w:val="left"/>
      <w:pPr>
        <w:ind w:left="5760" w:hanging="360"/>
      </w:pPr>
      <w:rPr>
        <w:rFonts w:ascii="Courier New" w:hAnsi="Courier New" w:cs="Courier New" w:hint="default"/>
      </w:rPr>
    </w:lvl>
    <w:lvl w:ilvl="8" w:tplc="BBB0EEE0" w:tentative="1">
      <w:start w:val="1"/>
      <w:numFmt w:val="bullet"/>
      <w:lvlText w:val=""/>
      <w:lvlJc w:val="left"/>
      <w:pPr>
        <w:ind w:left="6480" w:hanging="360"/>
      </w:pPr>
      <w:rPr>
        <w:rFonts w:ascii="Wingdings" w:hAnsi="Wingdings" w:hint="default"/>
      </w:rPr>
    </w:lvl>
  </w:abstractNum>
  <w:abstractNum w:abstractNumId="13">
    <w:nsid w:val="487E4E0C"/>
    <w:multiLevelType w:val="hybridMultilevel"/>
    <w:tmpl w:val="C958E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53DB5"/>
    <w:multiLevelType w:val="hybridMultilevel"/>
    <w:tmpl w:val="BAA6EC4E"/>
    <w:lvl w:ilvl="0" w:tplc="79C883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53F76289"/>
    <w:multiLevelType w:val="multilevel"/>
    <w:tmpl w:val="4CEC5F1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4EA6344"/>
    <w:multiLevelType w:val="hybridMultilevel"/>
    <w:tmpl w:val="F508F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8C7C0B"/>
    <w:multiLevelType w:val="hybridMultilevel"/>
    <w:tmpl w:val="F3384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4A072C"/>
    <w:multiLevelType w:val="hybridMultilevel"/>
    <w:tmpl w:val="079E8058"/>
    <w:lvl w:ilvl="0" w:tplc="95184C9E">
      <w:start w:val="1"/>
      <w:numFmt w:val="decimal"/>
      <w:lvlText w:val="%1."/>
      <w:lvlJc w:val="left"/>
      <w:pPr>
        <w:tabs>
          <w:tab w:val="num" w:pos="360"/>
        </w:tabs>
        <w:ind w:left="360" w:hanging="360"/>
      </w:pPr>
      <w:rPr>
        <w:rFonts w:hint="default"/>
      </w:rPr>
    </w:lvl>
    <w:lvl w:ilvl="1" w:tplc="C45C9882">
      <w:start w:val="1"/>
      <w:numFmt w:val="lowerLetter"/>
      <w:lvlText w:val="%2."/>
      <w:lvlJc w:val="left"/>
      <w:pPr>
        <w:tabs>
          <w:tab w:val="num" w:pos="1080"/>
        </w:tabs>
        <w:ind w:left="1080" w:hanging="360"/>
      </w:pPr>
    </w:lvl>
    <w:lvl w:ilvl="2" w:tplc="42F64778" w:tentative="1">
      <w:start w:val="1"/>
      <w:numFmt w:val="lowerRoman"/>
      <w:lvlText w:val="%3."/>
      <w:lvlJc w:val="right"/>
      <w:pPr>
        <w:tabs>
          <w:tab w:val="num" w:pos="1800"/>
        </w:tabs>
        <w:ind w:left="1800" w:hanging="180"/>
      </w:pPr>
    </w:lvl>
    <w:lvl w:ilvl="3" w:tplc="2048AB9E" w:tentative="1">
      <w:start w:val="1"/>
      <w:numFmt w:val="decimal"/>
      <w:lvlText w:val="%4."/>
      <w:lvlJc w:val="left"/>
      <w:pPr>
        <w:tabs>
          <w:tab w:val="num" w:pos="2520"/>
        </w:tabs>
        <w:ind w:left="2520" w:hanging="360"/>
      </w:pPr>
    </w:lvl>
    <w:lvl w:ilvl="4" w:tplc="38185B5E" w:tentative="1">
      <w:start w:val="1"/>
      <w:numFmt w:val="lowerLetter"/>
      <w:lvlText w:val="%5."/>
      <w:lvlJc w:val="left"/>
      <w:pPr>
        <w:tabs>
          <w:tab w:val="num" w:pos="3240"/>
        </w:tabs>
        <w:ind w:left="3240" w:hanging="360"/>
      </w:pPr>
    </w:lvl>
    <w:lvl w:ilvl="5" w:tplc="AFDAD744" w:tentative="1">
      <w:start w:val="1"/>
      <w:numFmt w:val="lowerRoman"/>
      <w:lvlText w:val="%6."/>
      <w:lvlJc w:val="right"/>
      <w:pPr>
        <w:tabs>
          <w:tab w:val="num" w:pos="3960"/>
        </w:tabs>
        <w:ind w:left="3960" w:hanging="180"/>
      </w:pPr>
    </w:lvl>
    <w:lvl w:ilvl="6" w:tplc="E812B916" w:tentative="1">
      <w:start w:val="1"/>
      <w:numFmt w:val="decimal"/>
      <w:lvlText w:val="%7."/>
      <w:lvlJc w:val="left"/>
      <w:pPr>
        <w:tabs>
          <w:tab w:val="num" w:pos="4680"/>
        </w:tabs>
        <w:ind w:left="4680" w:hanging="360"/>
      </w:pPr>
    </w:lvl>
    <w:lvl w:ilvl="7" w:tplc="F1C6F7F4" w:tentative="1">
      <w:start w:val="1"/>
      <w:numFmt w:val="lowerLetter"/>
      <w:lvlText w:val="%8."/>
      <w:lvlJc w:val="left"/>
      <w:pPr>
        <w:tabs>
          <w:tab w:val="num" w:pos="5400"/>
        </w:tabs>
        <w:ind w:left="5400" w:hanging="360"/>
      </w:pPr>
    </w:lvl>
    <w:lvl w:ilvl="8" w:tplc="D4BCB90E" w:tentative="1">
      <w:start w:val="1"/>
      <w:numFmt w:val="lowerRoman"/>
      <w:lvlText w:val="%9."/>
      <w:lvlJc w:val="right"/>
      <w:pPr>
        <w:tabs>
          <w:tab w:val="num" w:pos="6120"/>
        </w:tabs>
        <w:ind w:left="6120" w:hanging="180"/>
      </w:pPr>
    </w:lvl>
  </w:abstractNum>
  <w:abstractNum w:abstractNumId="19">
    <w:nsid w:val="66EB1327"/>
    <w:multiLevelType w:val="hybridMultilevel"/>
    <w:tmpl w:val="CBDAE9EE"/>
    <w:lvl w:ilvl="0" w:tplc="1570CFA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745210E"/>
    <w:multiLevelType w:val="hybridMultilevel"/>
    <w:tmpl w:val="FFCE3BF4"/>
    <w:lvl w:ilvl="0" w:tplc="0409000F">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9EE27D3"/>
    <w:multiLevelType w:val="hybridMultilevel"/>
    <w:tmpl w:val="70CCD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C22B38"/>
    <w:multiLevelType w:val="hybridMultilevel"/>
    <w:tmpl w:val="697AE27C"/>
    <w:lvl w:ilvl="0" w:tplc="16D66694">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3">
    <w:nsid w:val="758E17B9"/>
    <w:multiLevelType w:val="hybridMultilevel"/>
    <w:tmpl w:val="CD6672B6"/>
    <w:lvl w:ilvl="0" w:tplc="4C86468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78577D40"/>
    <w:multiLevelType w:val="hybridMultilevel"/>
    <w:tmpl w:val="BADAB2EE"/>
    <w:lvl w:ilvl="0" w:tplc="00010409">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B2874EB"/>
    <w:multiLevelType w:val="hybridMultilevel"/>
    <w:tmpl w:val="23AE190E"/>
    <w:lvl w:ilvl="0" w:tplc="A2CCF6C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451344"/>
    <w:multiLevelType w:val="hybridMultilevel"/>
    <w:tmpl w:val="81D4F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9"/>
  </w:num>
  <w:num w:numId="3">
    <w:abstractNumId w:val="18"/>
  </w:num>
  <w:num w:numId="4">
    <w:abstractNumId w:val="9"/>
  </w:num>
  <w:num w:numId="5">
    <w:abstractNumId w:val="22"/>
  </w:num>
  <w:num w:numId="6">
    <w:abstractNumId w:val="24"/>
  </w:num>
  <w:num w:numId="7">
    <w:abstractNumId w:val="15"/>
  </w:num>
  <w:num w:numId="8">
    <w:abstractNumId w:val="12"/>
  </w:num>
  <w:num w:numId="9">
    <w:abstractNumId w:val="20"/>
  </w:num>
  <w:num w:numId="10">
    <w:abstractNumId w:val="7"/>
  </w:num>
  <w:num w:numId="11">
    <w:abstractNumId w:val="4"/>
  </w:num>
  <w:num w:numId="12">
    <w:abstractNumId w:val="11"/>
  </w:num>
  <w:num w:numId="13">
    <w:abstractNumId w:val="4"/>
  </w:num>
  <w:num w:numId="14">
    <w:abstractNumId w:val="3"/>
  </w:num>
  <w:num w:numId="15">
    <w:abstractNumId w:val="17"/>
  </w:num>
  <w:num w:numId="16">
    <w:abstractNumId w:val="13"/>
  </w:num>
  <w:num w:numId="17">
    <w:abstractNumId w:val="10"/>
  </w:num>
  <w:num w:numId="18">
    <w:abstractNumId w:val="2"/>
  </w:num>
  <w:num w:numId="19">
    <w:abstractNumId w:val="8"/>
  </w:num>
  <w:num w:numId="20">
    <w:abstractNumId w:val="21"/>
  </w:num>
  <w:num w:numId="21">
    <w:abstractNumId w:val="23"/>
  </w:num>
  <w:num w:numId="22">
    <w:abstractNumId w:val="6"/>
  </w:num>
  <w:num w:numId="23">
    <w:abstractNumId w:val="14"/>
  </w:num>
  <w:num w:numId="24">
    <w:abstractNumId w:val="26"/>
  </w:num>
  <w:num w:numId="25">
    <w:abstractNumId w:val="16"/>
  </w:num>
  <w:num w:numId="26">
    <w:abstractNumId w:val="5"/>
  </w:num>
  <w:num w:numId="27">
    <w:abstractNumId w:val="25"/>
  </w:num>
  <w:num w:numId="28">
    <w:abstractNumId w:val="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linkStyles/>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rsids>
    <w:rsidRoot w:val="000F65DA"/>
    <w:rsid w:val="000018F6"/>
    <w:rsid w:val="0000221C"/>
    <w:rsid w:val="0000282D"/>
    <w:rsid w:val="00003722"/>
    <w:rsid w:val="00005575"/>
    <w:rsid w:val="00007747"/>
    <w:rsid w:val="000101B5"/>
    <w:rsid w:val="0001051E"/>
    <w:rsid w:val="00010D7A"/>
    <w:rsid w:val="0001216A"/>
    <w:rsid w:val="000175CC"/>
    <w:rsid w:val="0002067C"/>
    <w:rsid w:val="00021FBD"/>
    <w:rsid w:val="00023D85"/>
    <w:rsid w:val="00025052"/>
    <w:rsid w:val="000253FC"/>
    <w:rsid w:val="00025A6D"/>
    <w:rsid w:val="00025CC3"/>
    <w:rsid w:val="0002616C"/>
    <w:rsid w:val="00026911"/>
    <w:rsid w:val="00026CD3"/>
    <w:rsid w:val="00027261"/>
    <w:rsid w:val="00027B97"/>
    <w:rsid w:val="00030399"/>
    <w:rsid w:val="00031001"/>
    <w:rsid w:val="00035272"/>
    <w:rsid w:val="00035EA1"/>
    <w:rsid w:val="000373BD"/>
    <w:rsid w:val="000375CF"/>
    <w:rsid w:val="000375F0"/>
    <w:rsid w:val="00040483"/>
    <w:rsid w:val="00041508"/>
    <w:rsid w:val="00041852"/>
    <w:rsid w:val="00042A38"/>
    <w:rsid w:val="00043066"/>
    <w:rsid w:val="000451C2"/>
    <w:rsid w:val="000469F0"/>
    <w:rsid w:val="000475C6"/>
    <w:rsid w:val="00047848"/>
    <w:rsid w:val="00050E6F"/>
    <w:rsid w:val="00051EA8"/>
    <w:rsid w:val="00051F58"/>
    <w:rsid w:val="00052190"/>
    <w:rsid w:val="00053AA5"/>
    <w:rsid w:val="00053FA0"/>
    <w:rsid w:val="00055A12"/>
    <w:rsid w:val="00055F1B"/>
    <w:rsid w:val="00057B2F"/>
    <w:rsid w:val="00062E40"/>
    <w:rsid w:val="00063720"/>
    <w:rsid w:val="00064AC8"/>
    <w:rsid w:val="00064D93"/>
    <w:rsid w:val="00064F14"/>
    <w:rsid w:val="00065371"/>
    <w:rsid w:val="0006625B"/>
    <w:rsid w:val="000667A9"/>
    <w:rsid w:val="00067FD9"/>
    <w:rsid w:val="000703DA"/>
    <w:rsid w:val="00071760"/>
    <w:rsid w:val="00071CEB"/>
    <w:rsid w:val="00071F22"/>
    <w:rsid w:val="00075E82"/>
    <w:rsid w:val="00080DAE"/>
    <w:rsid w:val="00083765"/>
    <w:rsid w:val="00084CFF"/>
    <w:rsid w:val="00087302"/>
    <w:rsid w:val="0008789B"/>
    <w:rsid w:val="00090245"/>
    <w:rsid w:val="00090A7D"/>
    <w:rsid w:val="000915A2"/>
    <w:rsid w:val="000945E6"/>
    <w:rsid w:val="00094945"/>
    <w:rsid w:val="00094C0D"/>
    <w:rsid w:val="00094EC1"/>
    <w:rsid w:val="0009634E"/>
    <w:rsid w:val="00096523"/>
    <w:rsid w:val="00096AC9"/>
    <w:rsid w:val="0009715F"/>
    <w:rsid w:val="00097FF9"/>
    <w:rsid w:val="000A112D"/>
    <w:rsid w:val="000A2968"/>
    <w:rsid w:val="000A5796"/>
    <w:rsid w:val="000B033D"/>
    <w:rsid w:val="000B1678"/>
    <w:rsid w:val="000B297B"/>
    <w:rsid w:val="000B2ED5"/>
    <w:rsid w:val="000B46CA"/>
    <w:rsid w:val="000B4EB7"/>
    <w:rsid w:val="000B5129"/>
    <w:rsid w:val="000B5D53"/>
    <w:rsid w:val="000B6060"/>
    <w:rsid w:val="000B64B0"/>
    <w:rsid w:val="000B68CB"/>
    <w:rsid w:val="000B692E"/>
    <w:rsid w:val="000C0735"/>
    <w:rsid w:val="000C11B2"/>
    <w:rsid w:val="000C12E1"/>
    <w:rsid w:val="000C137C"/>
    <w:rsid w:val="000C19F2"/>
    <w:rsid w:val="000C1CD7"/>
    <w:rsid w:val="000C212F"/>
    <w:rsid w:val="000C530C"/>
    <w:rsid w:val="000C72FB"/>
    <w:rsid w:val="000D7C84"/>
    <w:rsid w:val="000E04BA"/>
    <w:rsid w:val="000E0EA9"/>
    <w:rsid w:val="000E1370"/>
    <w:rsid w:val="000E1679"/>
    <w:rsid w:val="000E2BF0"/>
    <w:rsid w:val="000E4E3F"/>
    <w:rsid w:val="000E557F"/>
    <w:rsid w:val="000E5D59"/>
    <w:rsid w:val="000E6699"/>
    <w:rsid w:val="000E7798"/>
    <w:rsid w:val="000F0544"/>
    <w:rsid w:val="000F2436"/>
    <w:rsid w:val="000F2C98"/>
    <w:rsid w:val="000F3F2D"/>
    <w:rsid w:val="000F63F1"/>
    <w:rsid w:val="000F65DA"/>
    <w:rsid w:val="000F71BA"/>
    <w:rsid w:val="00100555"/>
    <w:rsid w:val="00101033"/>
    <w:rsid w:val="00103F92"/>
    <w:rsid w:val="00107D95"/>
    <w:rsid w:val="00111282"/>
    <w:rsid w:val="001118A4"/>
    <w:rsid w:val="00111987"/>
    <w:rsid w:val="00112018"/>
    <w:rsid w:val="00112375"/>
    <w:rsid w:val="00112E7E"/>
    <w:rsid w:val="0011314B"/>
    <w:rsid w:val="00113300"/>
    <w:rsid w:val="00113955"/>
    <w:rsid w:val="001166F5"/>
    <w:rsid w:val="001172B2"/>
    <w:rsid w:val="001207E4"/>
    <w:rsid w:val="001226AD"/>
    <w:rsid w:val="00123C4B"/>
    <w:rsid w:val="001246BE"/>
    <w:rsid w:val="00131F18"/>
    <w:rsid w:val="00135043"/>
    <w:rsid w:val="00135818"/>
    <w:rsid w:val="001403DF"/>
    <w:rsid w:val="001419A7"/>
    <w:rsid w:val="0014327E"/>
    <w:rsid w:val="0014339B"/>
    <w:rsid w:val="00146E99"/>
    <w:rsid w:val="00147315"/>
    <w:rsid w:val="0015197D"/>
    <w:rsid w:val="00151D95"/>
    <w:rsid w:val="0015395E"/>
    <w:rsid w:val="00154453"/>
    <w:rsid w:val="00155EF3"/>
    <w:rsid w:val="00157674"/>
    <w:rsid w:val="001613F5"/>
    <w:rsid w:val="00161D0D"/>
    <w:rsid w:val="001634E1"/>
    <w:rsid w:val="00163B04"/>
    <w:rsid w:val="00164A91"/>
    <w:rsid w:val="00164EF2"/>
    <w:rsid w:val="00166F48"/>
    <w:rsid w:val="001711CA"/>
    <w:rsid w:val="00171591"/>
    <w:rsid w:val="0017355C"/>
    <w:rsid w:val="0017378F"/>
    <w:rsid w:val="00173EA7"/>
    <w:rsid w:val="001741E2"/>
    <w:rsid w:val="001753F0"/>
    <w:rsid w:val="00180BE0"/>
    <w:rsid w:val="00181644"/>
    <w:rsid w:val="00181973"/>
    <w:rsid w:val="00181B6C"/>
    <w:rsid w:val="001835D5"/>
    <w:rsid w:val="00183A9A"/>
    <w:rsid w:val="001846F2"/>
    <w:rsid w:val="00184EC1"/>
    <w:rsid w:val="001858FE"/>
    <w:rsid w:val="00186BDF"/>
    <w:rsid w:val="00187432"/>
    <w:rsid w:val="00191218"/>
    <w:rsid w:val="0019294E"/>
    <w:rsid w:val="00193026"/>
    <w:rsid w:val="00193E65"/>
    <w:rsid w:val="00196A6F"/>
    <w:rsid w:val="00196FEC"/>
    <w:rsid w:val="001A07D8"/>
    <w:rsid w:val="001A1D54"/>
    <w:rsid w:val="001A5011"/>
    <w:rsid w:val="001A541F"/>
    <w:rsid w:val="001A595F"/>
    <w:rsid w:val="001B251E"/>
    <w:rsid w:val="001B4E6B"/>
    <w:rsid w:val="001B5C14"/>
    <w:rsid w:val="001B6909"/>
    <w:rsid w:val="001B6A9A"/>
    <w:rsid w:val="001C1FAD"/>
    <w:rsid w:val="001C298C"/>
    <w:rsid w:val="001C2ABF"/>
    <w:rsid w:val="001C3274"/>
    <w:rsid w:val="001C3CB8"/>
    <w:rsid w:val="001C5C0D"/>
    <w:rsid w:val="001C63E6"/>
    <w:rsid w:val="001D0247"/>
    <w:rsid w:val="001D0CD6"/>
    <w:rsid w:val="001D1320"/>
    <w:rsid w:val="001D18C9"/>
    <w:rsid w:val="001D2AF7"/>
    <w:rsid w:val="001D3042"/>
    <w:rsid w:val="001D4B96"/>
    <w:rsid w:val="001D6ADA"/>
    <w:rsid w:val="001E2334"/>
    <w:rsid w:val="001E2CC0"/>
    <w:rsid w:val="001E2E9B"/>
    <w:rsid w:val="001E32D5"/>
    <w:rsid w:val="001E379F"/>
    <w:rsid w:val="001E38B9"/>
    <w:rsid w:val="001E66B1"/>
    <w:rsid w:val="001F0916"/>
    <w:rsid w:val="001F0C67"/>
    <w:rsid w:val="001F1B38"/>
    <w:rsid w:val="001F2ED7"/>
    <w:rsid w:val="001F340D"/>
    <w:rsid w:val="001F3A68"/>
    <w:rsid w:val="001F7539"/>
    <w:rsid w:val="002013DE"/>
    <w:rsid w:val="00201A3B"/>
    <w:rsid w:val="00201EA1"/>
    <w:rsid w:val="0020293A"/>
    <w:rsid w:val="00202BD1"/>
    <w:rsid w:val="00202C1D"/>
    <w:rsid w:val="0020367A"/>
    <w:rsid w:val="002038D0"/>
    <w:rsid w:val="00205EEC"/>
    <w:rsid w:val="002060DE"/>
    <w:rsid w:val="002066C7"/>
    <w:rsid w:val="0020694D"/>
    <w:rsid w:val="002074D2"/>
    <w:rsid w:val="00212101"/>
    <w:rsid w:val="00215F31"/>
    <w:rsid w:val="002161AA"/>
    <w:rsid w:val="0021757F"/>
    <w:rsid w:val="00217B6C"/>
    <w:rsid w:val="0022042E"/>
    <w:rsid w:val="00220E35"/>
    <w:rsid w:val="002210F6"/>
    <w:rsid w:val="00221C8A"/>
    <w:rsid w:val="00222014"/>
    <w:rsid w:val="00230062"/>
    <w:rsid w:val="00234D6C"/>
    <w:rsid w:val="00234F6B"/>
    <w:rsid w:val="00235DC0"/>
    <w:rsid w:val="00235FA6"/>
    <w:rsid w:val="002375A4"/>
    <w:rsid w:val="00237E68"/>
    <w:rsid w:val="00240056"/>
    <w:rsid w:val="002416F6"/>
    <w:rsid w:val="00241BD9"/>
    <w:rsid w:val="00242B77"/>
    <w:rsid w:val="00242F33"/>
    <w:rsid w:val="002443D9"/>
    <w:rsid w:val="0024468F"/>
    <w:rsid w:val="00244EBE"/>
    <w:rsid w:val="002450AB"/>
    <w:rsid w:val="00246883"/>
    <w:rsid w:val="002503ED"/>
    <w:rsid w:val="00254525"/>
    <w:rsid w:val="002556E8"/>
    <w:rsid w:val="00255B6E"/>
    <w:rsid w:val="002561B8"/>
    <w:rsid w:val="00256273"/>
    <w:rsid w:val="002564DD"/>
    <w:rsid w:val="00256A12"/>
    <w:rsid w:val="00261560"/>
    <w:rsid w:val="00261A61"/>
    <w:rsid w:val="00262A54"/>
    <w:rsid w:val="002653AE"/>
    <w:rsid w:val="00267224"/>
    <w:rsid w:val="00271997"/>
    <w:rsid w:val="00272E46"/>
    <w:rsid w:val="00275DFC"/>
    <w:rsid w:val="00276988"/>
    <w:rsid w:val="0027768D"/>
    <w:rsid w:val="002801B7"/>
    <w:rsid w:val="00281538"/>
    <w:rsid w:val="00282EB3"/>
    <w:rsid w:val="0028568E"/>
    <w:rsid w:val="00285781"/>
    <w:rsid w:val="002870E3"/>
    <w:rsid w:val="002876E2"/>
    <w:rsid w:val="002914BE"/>
    <w:rsid w:val="00294D6F"/>
    <w:rsid w:val="00296BF4"/>
    <w:rsid w:val="002975EE"/>
    <w:rsid w:val="002A310C"/>
    <w:rsid w:val="002A3172"/>
    <w:rsid w:val="002A4484"/>
    <w:rsid w:val="002A6693"/>
    <w:rsid w:val="002A66D3"/>
    <w:rsid w:val="002A7B78"/>
    <w:rsid w:val="002B0461"/>
    <w:rsid w:val="002B3F75"/>
    <w:rsid w:val="002B466D"/>
    <w:rsid w:val="002B51EC"/>
    <w:rsid w:val="002B613C"/>
    <w:rsid w:val="002B6AEA"/>
    <w:rsid w:val="002B7A81"/>
    <w:rsid w:val="002C01AD"/>
    <w:rsid w:val="002C02AD"/>
    <w:rsid w:val="002C043C"/>
    <w:rsid w:val="002C30BA"/>
    <w:rsid w:val="002C340C"/>
    <w:rsid w:val="002C3B2C"/>
    <w:rsid w:val="002C3B3F"/>
    <w:rsid w:val="002C3F11"/>
    <w:rsid w:val="002C4ED6"/>
    <w:rsid w:val="002C5E11"/>
    <w:rsid w:val="002C795C"/>
    <w:rsid w:val="002D0845"/>
    <w:rsid w:val="002D1EC9"/>
    <w:rsid w:val="002D21E3"/>
    <w:rsid w:val="002D32C9"/>
    <w:rsid w:val="002D3C6F"/>
    <w:rsid w:val="002D3D04"/>
    <w:rsid w:val="002D3EF4"/>
    <w:rsid w:val="002D5329"/>
    <w:rsid w:val="002D5A4C"/>
    <w:rsid w:val="002D5FA3"/>
    <w:rsid w:val="002D6EB9"/>
    <w:rsid w:val="002D7EA8"/>
    <w:rsid w:val="002E1108"/>
    <w:rsid w:val="002E29DE"/>
    <w:rsid w:val="002E2FCA"/>
    <w:rsid w:val="002E50B9"/>
    <w:rsid w:val="002E5D2F"/>
    <w:rsid w:val="002F0F86"/>
    <w:rsid w:val="002F1459"/>
    <w:rsid w:val="002F41B7"/>
    <w:rsid w:val="002F4272"/>
    <w:rsid w:val="002F6B7D"/>
    <w:rsid w:val="003018D3"/>
    <w:rsid w:val="00304106"/>
    <w:rsid w:val="003049FF"/>
    <w:rsid w:val="003058CB"/>
    <w:rsid w:val="00306B2F"/>
    <w:rsid w:val="00306C39"/>
    <w:rsid w:val="00306D62"/>
    <w:rsid w:val="00306FF1"/>
    <w:rsid w:val="0030755A"/>
    <w:rsid w:val="00311798"/>
    <w:rsid w:val="0031336B"/>
    <w:rsid w:val="00313822"/>
    <w:rsid w:val="00313847"/>
    <w:rsid w:val="003150F4"/>
    <w:rsid w:val="00315D41"/>
    <w:rsid w:val="00320BFB"/>
    <w:rsid w:val="00320F78"/>
    <w:rsid w:val="00322363"/>
    <w:rsid w:val="00323BF7"/>
    <w:rsid w:val="00323EB9"/>
    <w:rsid w:val="00324499"/>
    <w:rsid w:val="00324940"/>
    <w:rsid w:val="00325468"/>
    <w:rsid w:val="00327B31"/>
    <w:rsid w:val="00330917"/>
    <w:rsid w:val="00333468"/>
    <w:rsid w:val="00333D6F"/>
    <w:rsid w:val="00334D99"/>
    <w:rsid w:val="00335674"/>
    <w:rsid w:val="003372D7"/>
    <w:rsid w:val="00337706"/>
    <w:rsid w:val="00337EDB"/>
    <w:rsid w:val="00340122"/>
    <w:rsid w:val="00341195"/>
    <w:rsid w:val="00341697"/>
    <w:rsid w:val="00342463"/>
    <w:rsid w:val="003428E7"/>
    <w:rsid w:val="00344A08"/>
    <w:rsid w:val="00344D6A"/>
    <w:rsid w:val="00344ED1"/>
    <w:rsid w:val="00345D74"/>
    <w:rsid w:val="00345E4C"/>
    <w:rsid w:val="00346A7F"/>
    <w:rsid w:val="0035258A"/>
    <w:rsid w:val="00356E9D"/>
    <w:rsid w:val="003573CC"/>
    <w:rsid w:val="00361A10"/>
    <w:rsid w:val="003628BC"/>
    <w:rsid w:val="00362F45"/>
    <w:rsid w:val="00364CFA"/>
    <w:rsid w:val="00365A80"/>
    <w:rsid w:val="00367A63"/>
    <w:rsid w:val="00367A80"/>
    <w:rsid w:val="00370F71"/>
    <w:rsid w:val="003731B8"/>
    <w:rsid w:val="00375B43"/>
    <w:rsid w:val="003764E3"/>
    <w:rsid w:val="003823F9"/>
    <w:rsid w:val="00382A0F"/>
    <w:rsid w:val="00385F18"/>
    <w:rsid w:val="003903E5"/>
    <w:rsid w:val="0039091A"/>
    <w:rsid w:val="0039340E"/>
    <w:rsid w:val="00397289"/>
    <w:rsid w:val="003A54F6"/>
    <w:rsid w:val="003A6061"/>
    <w:rsid w:val="003B3685"/>
    <w:rsid w:val="003B661A"/>
    <w:rsid w:val="003B7DF5"/>
    <w:rsid w:val="003C513C"/>
    <w:rsid w:val="003C5758"/>
    <w:rsid w:val="003C5E23"/>
    <w:rsid w:val="003C6214"/>
    <w:rsid w:val="003C7CBE"/>
    <w:rsid w:val="003D14FF"/>
    <w:rsid w:val="003D221B"/>
    <w:rsid w:val="003D2A0D"/>
    <w:rsid w:val="003D2C17"/>
    <w:rsid w:val="003D30E4"/>
    <w:rsid w:val="003D3B6F"/>
    <w:rsid w:val="003D3C03"/>
    <w:rsid w:val="003D48F2"/>
    <w:rsid w:val="003D4C76"/>
    <w:rsid w:val="003D4C7B"/>
    <w:rsid w:val="003D4F6C"/>
    <w:rsid w:val="003D6000"/>
    <w:rsid w:val="003D6993"/>
    <w:rsid w:val="003D6C6B"/>
    <w:rsid w:val="003D7335"/>
    <w:rsid w:val="003D7673"/>
    <w:rsid w:val="003E015B"/>
    <w:rsid w:val="003E148F"/>
    <w:rsid w:val="003E2248"/>
    <w:rsid w:val="003E227E"/>
    <w:rsid w:val="003E7023"/>
    <w:rsid w:val="003E727F"/>
    <w:rsid w:val="003E76B7"/>
    <w:rsid w:val="003E7A83"/>
    <w:rsid w:val="003F0878"/>
    <w:rsid w:val="003F149B"/>
    <w:rsid w:val="003F2C8F"/>
    <w:rsid w:val="003F2D4B"/>
    <w:rsid w:val="003F76AE"/>
    <w:rsid w:val="004012EF"/>
    <w:rsid w:val="00405B87"/>
    <w:rsid w:val="0041011C"/>
    <w:rsid w:val="00410E10"/>
    <w:rsid w:val="00411145"/>
    <w:rsid w:val="00413083"/>
    <w:rsid w:val="00413517"/>
    <w:rsid w:val="00413895"/>
    <w:rsid w:val="00415B73"/>
    <w:rsid w:val="004170E5"/>
    <w:rsid w:val="00417A91"/>
    <w:rsid w:val="0042366B"/>
    <w:rsid w:val="00423C68"/>
    <w:rsid w:val="00423D74"/>
    <w:rsid w:val="00427394"/>
    <w:rsid w:val="004304D9"/>
    <w:rsid w:val="00431192"/>
    <w:rsid w:val="0043122C"/>
    <w:rsid w:val="00431405"/>
    <w:rsid w:val="004316AA"/>
    <w:rsid w:val="00432044"/>
    <w:rsid w:val="00432481"/>
    <w:rsid w:val="004325D1"/>
    <w:rsid w:val="00432802"/>
    <w:rsid w:val="00433BCE"/>
    <w:rsid w:val="0044136D"/>
    <w:rsid w:val="004426EF"/>
    <w:rsid w:val="004433C0"/>
    <w:rsid w:val="00450086"/>
    <w:rsid w:val="0045040A"/>
    <w:rsid w:val="00453484"/>
    <w:rsid w:val="004540AA"/>
    <w:rsid w:val="004563E7"/>
    <w:rsid w:val="00457453"/>
    <w:rsid w:val="00457B89"/>
    <w:rsid w:val="00457C44"/>
    <w:rsid w:val="00457C88"/>
    <w:rsid w:val="0046035C"/>
    <w:rsid w:val="00460C8C"/>
    <w:rsid w:val="0046136A"/>
    <w:rsid w:val="00461371"/>
    <w:rsid w:val="00461762"/>
    <w:rsid w:val="00462378"/>
    <w:rsid w:val="00464520"/>
    <w:rsid w:val="00464F0D"/>
    <w:rsid w:val="0046568C"/>
    <w:rsid w:val="00466E31"/>
    <w:rsid w:val="00467A04"/>
    <w:rsid w:val="00470638"/>
    <w:rsid w:val="004719CA"/>
    <w:rsid w:val="00471FE6"/>
    <w:rsid w:val="00473663"/>
    <w:rsid w:val="00473E00"/>
    <w:rsid w:val="00474579"/>
    <w:rsid w:val="0048080B"/>
    <w:rsid w:val="0048090A"/>
    <w:rsid w:val="0048128D"/>
    <w:rsid w:val="00481FC8"/>
    <w:rsid w:val="004829DE"/>
    <w:rsid w:val="00485F68"/>
    <w:rsid w:val="00486460"/>
    <w:rsid w:val="004906A3"/>
    <w:rsid w:val="004906CE"/>
    <w:rsid w:val="00490AC0"/>
    <w:rsid w:val="00490B39"/>
    <w:rsid w:val="0049351A"/>
    <w:rsid w:val="00494781"/>
    <w:rsid w:val="0049746A"/>
    <w:rsid w:val="004975FD"/>
    <w:rsid w:val="004A04E4"/>
    <w:rsid w:val="004A07E3"/>
    <w:rsid w:val="004A2416"/>
    <w:rsid w:val="004A43FA"/>
    <w:rsid w:val="004A4B2E"/>
    <w:rsid w:val="004A5874"/>
    <w:rsid w:val="004A6B98"/>
    <w:rsid w:val="004B13B1"/>
    <w:rsid w:val="004B21B5"/>
    <w:rsid w:val="004B4BB6"/>
    <w:rsid w:val="004B6133"/>
    <w:rsid w:val="004B687D"/>
    <w:rsid w:val="004B769A"/>
    <w:rsid w:val="004B79CA"/>
    <w:rsid w:val="004C1084"/>
    <w:rsid w:val="004C10A5"/>
    <w:rsid w:val="004C1210"/>
    <w:rsid w:val="004C2E61"/>
    <w:rsid w:val="004C378D"/>
    <w:rsid w:val="004C44EF"/>
    <w:rsid w:val="004C5401"/>
    <w:rsid w:val="004D0A4D"/>
    <w:rsid w:val="004D36E9"/>
    <w:rsid w:val="004D3CE6"/>
    <w:rsid w:val="004D3D9C"/>
    <w:rsid w:val="004D4222"/>
    <w:rsid w:val="004D50E2"/>
    <w:rsid w:val="004D5CA5"/>
    <w:rsid w:val="004D7975"/>
    <w:rsid w:val="004D7D36"/>
    <w:rsid w:val="004E2118"/>
    <w:rsid w:val="004E2F0E"/>
    <w:rsid w:val="004E2FD9"/>
    <w:rsid w:val="004E30EE"/>
    <w:rsid w:val="004E4DE2"/>
    <w:rsid w:val="004E600A"/>
    <w:rsid w:val="004E62B1"/>
    <w:rsid w:val="004E64D5"/>
    <w:rsid w:val="004E650F"/>
    <w:rsid w:val="004E66BE"/>
    <w:rsid w:val="004E6743"/>
    <w:rsid w:val="004E727A"/>
    <w:rsid w:val="004E7628"/>
    <w:rsid w:val="004E7B81"/>
    <w:rsid w:val="004F129E"/>
    <w:rsid w:val="004F5394"/>
    <w:rsid w:val="004F6019"/>
    <w:rsid w:val="00500494"/>
    <w:rsid w:val="00501301"/>
    <w:rsid w:val="00501BE5"/>
    <w:rsid w:val="00502360"/>
    <w:rsid w:val="005030E4"/>
    <w:rsid w:val="00506A0E"/>
    <w:rsid w:val="00506B7D"/>
    <w:rsid w:val="00506F5F"/>
    <w:rsid w:val="00512787"/>
    <w:rsid w:val="0051331F"/>
    <w:rsid w:val="005138F2"/>
    <w:rsid w:val="0051425F"/>
    <w:rsid w:val="00514C37"/>
    <w:rsid w:val="005160CD"/>
    <w:rsid w:val="00516B27"/>
    <w:rsid w:val="00523060"/>
    <w:rsid w:val="00523D90"/>
    <w:rsid w:val="00524C4C"/>
    <w:rsid w:val="00530A73"/>
    <w:rsid w:val="0053301A"/>
    <w:rsid w:val="00533C25"/>
    <w:rsid w:val="00534A37"/>
    <w:rsid w:val="00536272"/>
    <w:rsid w:val="005406CC"/>
    <w:rsid w:val="005423E5"/>
    <w:rsid w:val="0054398C"/>
    <w:rsid w:val="005472D6"/>
    <w:rsid w:val="005476CC"/>
    <w:rsid w:val="00547814"/>
    <w:rsid w:val="00550398"/>
    <w:rsid w:val="00553593"/>
    <w:rsid w:val="00556A7C"/>
    <w:rsid w:val="00556FFE"/>
    <w:rsid w:val="00560C95"/>
    <w:rsid w:val="00561EA3"/>
    <w:rsid w:val="00562383"/>
    <w:rsid w:val="00563EC8"/>
    <w:rsid w:val="00566DB3"/>
    <w:rsid w:val="005703A9"/>
    <w:rsid w:val="00571E7D"/>
    <w:rsid w:val="00573BC5"/>
    <w:rsid w:val="0057411C"/>
    <w:rsid w:val="00576846"/>
    <w:rsid w:val="00576B97"/>
    <w:rsid w:val="005802B7"/>
    <w:rsid w:val="00581103"/>
    <w:rsid w:val="00581F5F"/>
    <w:rsid w:val="0058408A"/>
    <w:rsid w:val="005847FD"/>
    <w:rsid w:val="0058686D"/>
    <w:rsid w:val="00587676"/>
    <w:rsid w:val="005921ED"/>
    <w:rsid w:val="0059513D"/>
    <w:rsid w:val="005954AE"/>
    <w:rsid w:val="00595AB1"/>
    <w:rsid w:val="00595BE9"/>
    <w:rsid w:val="005963F5"/>
    <w:rsid w:val="005A09D6"/>
    <w:rsid w:val="005A1764"/>
    <w:rsid w:val="005A1D38"/>
    <w:rsid w:val="005A295B"/>
    <w:rsid w:val="005A2D62"/>
    <w:rsid w:val="005A3752"/>
    <w:rsid w:val="005A3F7C"/>
    <w:rsid w:val="005A402B"/>
    <w:rsid w:val="005A6320"/>
    <w:rsid w:val="005A641C"/>
    <w:rsid w:val="005A7BDC"/>
    <w:rsid w:val="005A7E49"/>
    <w:rsid w:val="005B0013"/>
    <w:rsid w:val="005B0FD3"/>
    <w:rsid w:val="005B5381"/>
    <w:rsid w:val="005B63BD"/>
    <w:rsid w:val="005B6A8D"/>
    <w:rsid w:val="005B70C7"/>
    <w:rsid w:val="005C033F"/>
    <w:rsid w:val="005C07D2"/>
    <w:rsid w:val="005C119D"/>
    <w:rsid w:val="005C3214"/>
    <w:rsid w:val="005C3483"/>
    <w:rsid w:val="005C45AF"/>
    <w:rsid w:val="005C4F9B"/>
    <w:rsid w:val="005C5ABA"/>
    <w:rsid w:val="005D02C4"/>
    <w:rsid w:val="005D0542"/>
    <w:rsid w:val="005D3787"/>
    <w:rsid w:val="005D4B54"/>
    <w:rsid w:val="005D4CF4"/>
    <w:rsid w:val="005D69C2"/>
    <w:rsid w:val="005D6AF9"/>
    <w:rsid w:val="005D6CAF"/>
    <w:rsid w:val="005D7084"/>
    <w:rsid w:val="005D74F7"/>
    <w:rsid w:val="005E0A1D"/>
    <w:rsid w:val="005E6580"/>
    <w:rsid w:val="005F1325"/>
    <w:rsid w:val="005F2339"/>
    <w:rsid w:val="005F26A5"/>
    <w:rsid w:val="005F29AD"/>
    <w:rsid w:val="005F342A"/>
    <w:rsid w:val="005F5716"/>
    <w:rsid w:val="005F5A32"/>
    <w:rsid w:val="005F7B79"/>
    <w:rsid w:val="00600D1C"/>
    <w:rsid w:val="006032DB"/>
    <w:rsid w:val="00603473"/>
    <w:rsid w:val="00604416"/>
    <w:rsid w:val="00604FC2"/>
    <w:rsid w:val="00605F4C"/>
    <w:rsid w:val="00606EC7"/>
    <w:rsid w:val="00610F93"/>
    <w:rsid w:val="00611347"/>
    <w:rsid w:val="006137D9"/>
    <w:rsid w:val="006142E7"/>
    <w:rsid w:val="00614D97"/>
    <w:rsid w:val="00615BDA"/>
    <w:rsid w:val="00615E33"/>
    <w:rsid w:val="006166BE"/>
    <w:rsid w:val="0061746A"/>
    <w:rsid w:val="0061748D"/>
    <w:rsid w:val="0061788E"/>
    <w:rsid w:val="006178C7"/>
    <w:rsid w:val="00620CB0"/>
    <w:rsid w:val="0062271F"/>
    <w:rsid w:val="0062314C"/>
    <w:rsid w:val="00623FDE"/>
    <w:rsid w:val="0062499A"/>
    <w:rsid w:val="00625E9A"/>
    <w:rsid w:val="0062621E"/>
    <w:rsid w:val="00627F5D"/>
    <w:rsid w:val="0063160F"/>
    <w:rsid w:val="0063372B"/>
    <w:rsid w:val="00636030"/>
    <w:rsid w:val="00636D81"/>
    <w:rsid w:val="0064287D"/>
    <w:rsid w:val="00642B46"/>
    <w:rsid w:val="00642E0A"/>
    <w:rsid w:val="00643C47"/>
    <w:rsid w:val="0064494C"/>
    <w:rsid w:val="00644E44"/>
    <w:rsid w:val="00645076"/>
    <w:rsid w:val="00652CB1"/>
    <w:rsid w:val="006557C2"/>
    <w:rsid w:val="00656350"/>
    <w:rsid w:val="006564E0"/>
    <w:rsid w:val="00656724"/>
    <w:rsid w:val="00656A08"/>
    <w:rsid w:val="006570F8"/>
    <w:rsid w:val="00663AA7"/>
    <w:rsid w:val="00663DE1"/>
    <w:rsid w:val="00665364"/>
    <w:rsid w:val="00665588"/>
    <w:rsid w:val="00665BCF"/>
    <w:rsid w:val="00665EC0"/>
    <w:rsid w:val="00666126"/>
    <w:rsid w:val="006667FC"/>
    <w:rsid w:val="00667065"/>
    <w:rsid w:val="00667342"/>
    <w:rsid w:val="0066736A"/>
    <w:rsid w:val="00667C14"/>
    <w:rsid w:val="00671638"/>
    <w:rsid w:val="00671EB0"/>
    <w:rsid w:val="006727F0"/>
    <w:rsid w:val="00676AB5"/>
    <w:rsid w:val="00681D58"/>
    <w:rsid w:val="0068219D"/>
    <w:rsid w:val="006827B7"/>
    <w:rsid w:val="00682A89"/>
    <w:rsid w:val="0068351E"/>
    <w:rsid w:val="006840E4"/>
    <w:rsid w:val="00685A4B"/>
    <w:rsid w:val="00686279"/>
    <w:rsid w:val="0069344A"/>
    <w:rsid w:val="0069363F"/>
    <w:rsid w:val="00695498"/>
    <w:rsid w:val="00695E60"/>
    <w:rsid w:val="006961AF"/>
    <w:rsid w:val="00696654"/>
    <w:rsid w:val="00696BB9"/>
    <w:rsid w:val="00697731"/>
    <w:rsid w:val="006A1AE8"/>
    <w:rsid w:val="006A1BE2"/>
    <w:rsid w:val="006A31DA"/>
    <w:rsid w:val="006A6258"/>
    <w:rsid w:val="006A67FE"/>
    <w:rsid w:val="006A7774"/>
    <w:rsid w:val="006B06CB"/>
    <w:rsid w:val="006B3F64"/>
    <w:rsid w:val="006B5295"/>
    <w:rsid w:val="006B59E3"/>
    <w:rsid w:val="006B67F0"/>
    <w:rsid w:val="006C0CFE"/>
    <w:rsid w:val="006C1566"/>
    <w:rsid w:val="006C24AA"/>
    <w:rsid w:val="006C2F1D"/>
    <w:rsid w:val="006C33EE"/>
    <w:rsid w:val="006C4DD0"/>
    <w:rsid w:val="006C6EED"/>
    <w:rsid w:val="006D0443"/>
    <w:rsid w:val="006D059B"/>
    <w:rsid w:val="006D1C10"/>
    <w:rsid w:val="006D2131"/>
    <w:rsid w:val="006D4DF7"/>
    <w:rsid w:val="006D7687"/>
    <w:rsid w:val="006E0288"/>
    <w:rsid w:val="006E0C65"/>
    <w:rsid w:val="006E1060"/>
    <w:rsid w:val="006E320B"/>
    <w:rsid w:val="006E3B55"/>
    <w:rsid w:val="006E419F"/>
    <w:rsid w:val="006E616C"/>
    <w:rsid w:val="006E738D"/>
    <w:rsid w:val="006F308D"/>
    <w:rsid w:val="006F5262"/>
    <w:rsid w:val="006F5ADF"/>
    <w:rsid w:val="006F6F49"/>
    <w:rsid w:val="006F71F0"/>
    <w:rsid w:val="00703253"/>
    <w:rsid w:val="007036B3"/>
    <w:rsid w:val="00703BB0"/>
    <w:rsid w:val="00705441"/>
    <w:rsid w:val="007068FC"/>
    <w:rsid w:val="00706EF6"/>
    <w:rsid w:val="00707221"/>
    <w:rsid w:val="0071188A"/>
    <w:rsid w:val="0071243B"/>
    <w:rsid w:val="00712BB6"/>
    <w:rsid w:val="00714F0B"/>
    <w:rsid w:val="00715362"/>
    <w:rsid w:val="00715938"/>
    <w:rsid w:val="00715EE4"/>
    <w:rsid w:val="00717964"/>
    <w:rsid w:val="00717A85"/>
    <w:rsid w:val="0072134F"/>
    <w:rsid w:val="00721E83"/>
    <w:rsid w:val="00724288"/>
    <w:rsid w:val="00724682"/>
    <w:rsid w:val="007259C8"/>
    <w:rsid w:val="00727D7F"/>
    <w:rsid w:val="007308C7"/>
    <w:rsid w:val="00733E6D"/>
    <w:rsid w:val="00733FDC"/>
    <w:rsid w:val="00740E22"/>
    <w:rsid w:val="00741473"/>
    <w:rsid w:val="00742445"/>
    <w:rsid w:val="00742F0D"/>
    <w:rsid w:val="007456A3"/>
    <w:rsid w:val="00745723"/>
    <w:rsid w:val="00745CCD"/>
    <w:rsid w:val="00752329"/>
    <w:rsid w:val="00752C8A"/>
    <w:rsid w:val="007534EC"/>
    <w:rsid w:val="00753BFC"/>
    <w:rsid w:val="007549BA"/>
    <w:rsid w:val="00754E0D"/>
    <w:rsid w:val="007558CA"/>
    <w:rsid w:val="00756C88"/>
    <w:rsid w:val="00756FA1"/>
    <w:rsid w:val="00760A45"/>
    <w:rsid w:val="00761318"/>
    <w:rsid w:val="00761631"/>
    <w:rsid w:val="00761B3C"/>
    <w:rsid w:val="0076380E"/>
    <w:rsid w:val="007641DB"/>
    <w:rsid w:val="00764750"/>
    <w:rsid w:val="0076576B"/>
    <w:rsid w:val="007661FD"/>
    <w:rsid w:val="0076736A"/>
    <w:rsid w:val="00767BA3"/>
    <w:rsid w:val="00770701"/>
    <w:rsid w:val="00770FB0"/>
    <w:rsid w:val="00773288"/>
    <w:rsid w:val="0077392E"/>
    <w:rsid w:val="00773FCF"/>
    <w:rsid w:val="0077448C"/>
    <w:rsid w:val="0077504A"/>
    <w:rsid w:val="00775697"/>
    <w:rsid w:val="007756B6"/>
    <w:rsid w:val="007769AF"/>
    <w:rsid w:val="007774E0"/>
    <w:rsid w:val="00781667"/>
    <w:rsid w:val="00782877"/>
    <w:rsid w:val="00786B26"/>
    <w:rsid w:val="007873B5"/>
    <w:rsid w:val="007912B3"/>
    <w:rsid w:val="007912D3"/>
    <w:rsid w:val="00792F2F"/>
    <w:rsid w:val="007930BC"/>
    <w:rsid w:val="007957A3"/>
    <w:rsid w:val="0079591A"/>
    <w:rsid w:val="00795BDB"/>
    <w:rsid w:val="00796507"/>
    <w:rsid w:val="00796E1A"/>
    <w:rsid w:val="007977C4"/>
    <w:rsid w:val="007A0288"/>
    <w:rsid w:val="007A070B"/>
    <w:rsid w:val="007A2BA2"/>
    <w:rsid w:val="007A3115"/>
    <w:rsid w:val="007A4873"/>
    <w:rsid w:val="007A5B45"/>
    <w:rsid w:val="007B0A2F"/>
    <w:rsid w:val="007B115F"/>
    <w:rsid w:val="007B13CB"/>
    <w:rsid w:val="007B1CAB"/>
    <w:rsid w:val="007B1FEF"/>
    <w:rsid w:val="007B252C"/>
    <w:rsid w:val="007B28E6"/>
    <w:rsid w:val="007B2AE8"/>
    <w:rsid w:val="007B51C1"/>
    <w:rsid w:val="007B6861"/>
    <w:rsid w:val="007B6941"/>
    <w:rsid w:val="007B6BDF"/>
    <w:rsid w:val="007B7084"/>
    <w:rsid w:val="007C2057"/>
    <w:rsid w:val="007C24A4"/>
    <w:rsid w:val="007C4871"/>
    <w:rsid w:val="007C4AF9"/>
    <w:rsid w:val="007C6E38"/>
    <w:rsid w:val="007D0832"/>
    <w:rsid w:val="007D0F81"/>
    <w:rsid w:val="007D0FBC"/>
    <w:rsid w:val="007D1625"/>
    <w:rsid w:val="007D1DDB"/>
    <w:rsid w:val="007D2A46"/>
    <w:rsid w:val="007D68A9"/>
    <w:rsid w:val="007D7232"/>
    <w:rsid w:val="007D744D"/>
    <w:rsid w:val="007D7E31"/>
    <w:rsid w:val="007E1379"/>
    <w:rsid w:val="007E28E7"/>
    <w:rsid w:val="007E2EB6"/>
    <w:rsid w:val="007E35A2"/>
    <w:rsid w:val="007E3D4B"/>
    <w:rsid w:val="007E43A8"/>
    <w:rsid w:val="007E4E8C"/>
    <w:rsid w:val="007E5225"/>
    <w:rsid w:val="007E7822"/>
    <w:rsid w:val="007E7BB3"/>
    <w:rsid w:val="007F1542"/>
    <w:rsid w:val="007F296F"/>
    <w:rsid w:val="007F36CA"/>
    <w:rsid w:val="007F57B3"/>
    <w:rsid w:val="007F6217"/>
    <w:rsid w:val="007F7450"/>
    <w:rsid w:val="007F74EF"/>
    <w:rsid w:val="007F7BEA"/>
    <w:rsid w:val="00800511"/>
    <w:rsid w:val="00800CAC"/>
    <w:rsid w:val="00801A67"/>
    <w:rsid w:val="00801A73"/>
    <w:rsid w:val="00801ACA"/>
    <w:rsid w:val="00801D0D"/>
    <w:rsid w:val="00802030"/>
    <w:rsid w:val="00803070"/>
    <w:rsid w:val="00803367"/>
    <w:rsid w:val="00803BEC"/>
    <w:rsid w:val="008042AA"/>
    <w:rsid w:val="00805437"/>
    <w:rsid w:val="00805881"/>
    <w:rsid w:val="00806EBE"/>
    <w:rsid w:val="00810659"/>
    <w:rsid w:val="00811992"/>
    <w:rsid w:val="00812427"/>
    <w:rsid w:val="00813665"/>
    <w:rsid w:val="00814E85"/>
    <w:rsid w:val="008159C9"/>
    <w:rsid w:val="00816874"/>
    <w:rsid w:val="008175A1"/>
    <w:rsid w:val="008202D2"/>
    <w:rsid w:val="00821395"/>
    <w:rsid w:val="00823C0A"/>
    <w:rsid w:val="00825E02"/>
    <w:rsid w:val="00826289"/>
    <w:rsid w:val="00827A40"/>
    <w:rsid w:val="008308B9"/>
    <w:rsid w:val="008313BF"/>
    <w:rsid w:val="00833084"/>
    <w:rsid w:val="00836171"/>
    <w:rsid w:val="008371A6"/>
    <w:rsid w:val="00837D36"/>
    <w:rsid w:val="00840557"/>
    <w:rsid w:val="00840CAA"/>
    <w:rsid w:val="00842334"/>
    <w:rsid w:val="00842E2F"/>
    <w:rsid w:val="008442AB"/>
    <w:rsid w:val="00844981"/>
    <w:rsid w:val="00846257"/>
    <w:rsid w:val="00846BD5"/>
    <w:rsid w:val="00846CEA"/>
    <w:rsid w:val="00846DA7"/>
    <w:rsid w:val="008516BD"/>
    <w:rsid w:val="00853C77"/>
    <w:rsid w:val="0085722D"/>
    <w:rsid w:val="00857F55"/>
    <w:rsid w:val="00860AB1"/>
    <w:rsid w:val="00861404"/>
    <w:rsid w:val="00861423"/>
    <w:rsid w:val="00863F16"/>
    <w:rsid w:val="00864546"/>
    <w:rsid w:val="00864E5D"/>
    <w:rsid w:val="00866A59"/>
    <w:rsid w:val="00866E43"/>
    <w:rsid w:val="00867535"/>
    <w:rsid w:val="00871058"/>
    <w:rsid w:val="00871139"/>
    <w:rsid w:val="008712B4"/>
    <w:rsid w:val="008714C9"/>
    <w:rsid w:val="00873893"/>
    <w:rsid w:val="00874CD8"/>
    <w:rsid w:val="00875C43"/>
    <w:rsid w:val="00876844"/>
    <w:rsid w:val="00877BC8"/>
    <w:rsid w:val="008828A9"/>
    <w:rsid w:val="00882BFD"/>
    <w:rsid w:val="00885A96"/>
    <w:rsid w:val="008863B9"/>
    <w:rsid w:val="008878BB"/>
    <w:rsid w:val="00891C93"/>
    <w:rsid w:val="00892B7A"/>
    <w:rsid w:val="008956B1"/>
    <w:rsid w:val="00895998"/>
    <w:rsid w:val="008A093B"/>
    <w:rsid w:val="008A0FB5"/>
    <w:rsid w:val="008A177A"/>
    <w:rsid w:val="008A1F0B"/>
    <w:rsid w:val="008A2387"/>
    <w:rsid w:val="008A27C3"/>
    <w:rsid w:val="008A345F"/>
    <w:rsid w:val="008A5A83"/>
    <w:rsid w:val="008A62EB"/>
    <w:rsid w:val="008A7039"/>
    <w:rsid w:val="008B000B"/>
    <w:rsid w:val="008B0147"/>
    <w:rsid w:val="008B04A1"/>
    <w:rsid w:val="008B0710"/>
    <w:rsid w:val="008B23FE"/>
    <w:rsid w:val="008B2B90"/>
    <w:rsid w:val="008B5A49"/>
    <w:rsid w:val="008B7188"/>
    <w:rsid w:val="008C1664"/>
    <w:rsid w:val="008C24F2"/>
    <w:rsid w:val="008C3393"/>
    <w:rsid w:val="008C3FCB"/>
    <w:rsid w:val="008C61E4"/>
    <w:rsid w:val="008C66B4"/>
    <w:rsid w:val="008C6CB4"/>
    <w:rsid w:val="008C7540"/>
    <w:rsid w:val="008D0FFB"/>
    <w:rsid w:val="008D1901"/>
    <w:rsid w:val="008D2227"/>
    <w:rsid w:val="008D3F1A"/>
    <w:rsid w:val="008D5EAD"/>
    <w:rsid w:val="008D6277"/>
    <w:rsid w:val="008D66F3"/>
    <w:rsid w:val="008E0948"/>
    <w:rsid w:val="008E0C94"/>
    <w:rsid w:val="008E1A58"/>
    <w:rsid w:val="008E25B6"/>
    <w:rsid w:val="008E2D6D"/>
    <w:rsid w:val="008E3968"/>
    <w:rsid w:val="008F0BF5"/>
    <w:rsid w:val="008F2D30"/>
    <w:rsid w:val="008F337A"/>
    <w:rsid w:val="008F3860"/>
    <w:rsid w:val="008F3ACE"/>
    <w:rsid w:val="008F4030"/>
    <w:rsid w:val="008F68AF"/>
    <w:rsid w:val="008F6F55"/>
    <w:rsid w:val="00900FCD"/>
    <w:rsid w:val="009010F3"/>
    <w:rsid w:val="00902AF1"/>
    <w:rsid w:val="00904CED"/>
    <w:rsid w:val="00906489"/>
    <w:rsid w:val="00907720"/>
    <w:rsid w:val="00907DE7"/>
    <w:rsid w:val="009107C7"/>
    <w:rsid w:val="009111CB"/>
    <w:rsid w:val="00912482"/>
    <w:rsid w:val="0091295E"/>
    <w:rsid w:val="009134FD"/>
    <w:rsid w:val="00915813"/>
    <w:rsid w:val="00915C3A"/>
    <w:rsid w:val="00915DE9"/>
    <w:rsid w:val="00915EC0"/>
    <w:rsid w:val="00916C88"/>
    <w:rsid w:val="009176C2"/>
    <w:rsid w:val="00917926"/>
    <w:rsid w:val="00917DB6"/>
    <w:rsid w:val="00920198"/>
    <w:rsid w:val="009222BA"/>
    <w:rsid w:val="00926CEA"/>
    <w:rsid w:val="009279FC"/>
    <w:rsid w:val="00930183"/>
    <w:rsid w:val="009302C5"/>
    <w:rsid w:val="00932946"/>
    <w:rsid w:val="00934D28"/>
    <w:rsid w:val="009355A0"/>
    <w:rsid w:val="00935B20"/>
    <w:rsid w:val="0093700B"/>
    <w:rsid w:val="00937BAF"/>
    <w:rsid w:val="00940EB0"/>
    <w:rsid w:val="00941353"/>
    <w:rsid w:val="009419AB"/>
    <w:rsid w:val="009436D4"/>
    <w:rsid w:val="009462AB"/>
    <w:rsid w:val="00951347"/>
    <w:rsid w:val="009520FB"/>
    <w:rsid w:val="00953465"/>
    <w:rsid w:val="009560A2"/>
    <w:rsid w:val="009572D7"/>
    <w:rsid w:val="00957E1A"/>
    <w:rsid w:val="009648CB"/>
    <w:rsid w:val="009651F8"/>
    <w:rsid w:val="00967157"/>
    <w:rsid w:val="00967590"/>
    <w:rsid w:val="009678F5"/>
    <w:rsid w:val="009710DD"/>
    <w:rsid w:val="00973FBC"/>
    <w:rsid w:val="00974ED7"/>
    <w:rsid w:val="00975D51"/>
    <w:rsid w:val="00977940"/>
    <w:rsid w:val="0098009B"/>
    <w:rsid w:val="00981DE5"/>
    <w:rsid w:val="00984900"/>
    <w:rsid w:val="009857BA"/>
    <w:rsid w:val="009900BE"/>
    <w:rsid w:val="009906CF"/>
    <w:rsid w:val="00991566"/>
    <w:rsid w:val="009915E7"/>
    <w:rsid w:val="0099267F"/>
    <w:rsid w:val="00992F2B"/>
    <w:rsid w:val="00996B0E"/>
    <w:rsid w:val="00997006"/>
    <w:rsid w:val="009977BD"/>
    <w:rsid w:val="009A34F0"/>
    <w:rsid w:val="009A5EC3"/>
    <w:rsid w:val="009B05BB"/>
    <w:rsid w:val="009B26E8"/>
    <w:rsid w:val="009B4138"/>
    <w:rsid w:val="009B42D3"/>
    <w:rsid w:val="009B4559"/>
    <w:rsid w:val="009B5794"/>
    <w:rsid w:val="009B5A53"/>
    <w:rsid w:val="009B63D8"/>
    <w:rsid w:val="009C2726"/>
    <w:rsid w:val="009C301F"/>
    <w:rsid w:val="009C644C"/>
    <w:rsid w:val="009C71A4"/>
    <w:rsid w:val="009C7FF6"/>
    <w:rsid w:val="009D00A5"/>
    <w:rsid w:val="009D0CE9"/>
    <w:rsid w:val="009D16AE"/>
    <w:rsid w:val="009D16BF"/>
    <w:rsid w:val="009D217C"/>
    <w:rsid w:val="009D2BD4"/>
    <w:rsid w:val="009D2CDB"/>
    <w:rsid w:val="009D370C"/>
    <w:rsid w:val="009D3C76"/>
    <w:rsid w:val="009D4274"/>
    <w:rsid w:val="009D45C1"/>
    <w:rsid w:val="009D4AA2"/>
    <w:rsid w:val="009E133B"/>
    <w:rsid w:val="009E2358"/>
    <w:rsid w:val="009E29E7"/>
    <w:rsid w:val="009E2F34"/>
    <w:rsid w:val="009E2FAB"/>
    <w:rsid w:val="009E561E"/>
    <w:rsid w:val="009E5D07"/>
    <w:rsid w:val="009E61D8"/>
    <w:rsid w:val="009F073B"/>
    <w:rsid w:val="009F1DB9"/>
    <w:rsid w:val="009F3231"/>
    <w:rsid w:val="009F6CA1"/>
    <w:rsid w:val="009F7173"/>
    <w:rsid w:val="00A01495"/>
    <w:rsid w:val="00A01652"/>
    <w:rsid w:val="00A02293"/>
    <w:rsid w:val="00A02BF2"/>
    <w:rsid w:val="00A0561F"/>
    <w:rsid w:val="00A060CE"/>
    <w:rsid w:val="00A06C59"/>
    <w:rsid w:val="00A07464"/>
    <w:rsid w:val="00A07767"/>
    <w:rsid w:val="00A10BDD"/>
    <w:rsid w:val="00A1155A"/>
    <w:rsid w:val="00A12AC8"/>
    <w:rsid w:val="00A15146"/>
    <w:rsid w:val="00A20464"/>
    <w:rsid w:val="00A20ED4"/>
    <w:rsid w:val="00A21093"/>
    <w:rsid w:val="00A21F29"/>
    <w:rsid w:val="00A23D11"/>
    <w:rsid w:val="00A24128"/>
    <w:rsid w:val="00A24D9F"/>
    <w:rsid w:val="00A31136"/>
    <w:rsid w:val="00A3427F"/>
    <w:rsid w:val="00A34B1B"/>
    <w:rsid w:val="00A359B5"/>
    <w:rsid w:val="00A362FA"/>
    <w:rsid w:val="00A36339"/>
    <w:rsid w:val="00A40DF2"/>
    <w:rsid w:val="00A42136"/>
    <w:rsid w:val="00A4497B"/>
    <w:rsid w:val="00A44A4E"/>
    <w:rsid w:val="00A45BA7"/>
    <w:rsid w:val="00A46D09"/>
    <w:rsid w:val="00A50E94"/>
    <w:rsid w:val="00A51268"/>
    <w:rsid w:val="00A52175"/>
    <w:rsid w:val="00A52B2E"/>
    <w:rsid w:val="00A52D7A"/>
    <w:rsid w:val="00A55032"/>
    <w:rsid w:val="00A55891"/>
    <w:rsid w:val="00A5705C"/>
    <w:rsid w:val="00A616D3"/>
    <w:rsid w:val="00A628BC"/>
    <w:rsid w:val="00A63096"/>
    <w:rsid w:val="00A6453B"/>
    <w:rsid w:val="00A649F1"/>
    <w:rsid w:val="00A64DBE"/>
    <w:rsid w:val="00A64E48"/>
    <w:rsid w:val="00A65707"/>
    <w:rsid w:val="00A65AFB"/>
    <w:rsid w:val="00A66F2D"/>
    <w:rsid w:val="00A671DC"/>
    <w:rsid w:val="00A716F2"/>
    <w:rsid w:val="00A72A58"/>
    <w:rsid w:val="00A734A1"/>
    <w:rsid w:val="00A7395B"/>
    <w:rsid w:val="00A753EB"/>
    <w:rsid w:val="00A76260"/>
    <w:rsid w:val="00A77AEA"/>
    <w:rsid w:val="00A80D37"/>
    <w:rsid w:val="00A81D8F"/>
    <w:rsid w:val="00A83876"/>
    <w:rsid w:val="00A9142D"/>
    <w:rsid w:val="00A914E3"/>
    <w:rsid w:val="00A91626"/>
    <w:rsid w:val="00A91BFE"/>
    <w:rsid w:val="00A92EAC"/>
    <w:rsid w:val="00A93189"/>
    <w:rsid w:val="00A93A47"/>
    <w:rsid w:val="00A97AFA"/>
    <w:rsid w:val="00AA04FB"/>
    <w:rsid w:val="00AA3608"/>
    <w:rsid w:val="00AA3C58"/>
    <w:rsid w:val="00AA471D"/>
    <w:rsid w:val="00AA783D"/>
    <w:rsid w:val="00AB0D50"/>
    <w:rsid w:val="00AB1049"/>
    <w:rsid w:val="00AB17C0"/>
    <w:rsid w:val="00AB1E43"/>
    <w:rsid w:val="00AB2185"/>
    <w:rsid w:val="00AB6E54"/>
    <w:rsid w:val="00AB720A"/>
    <w:rsid w:val="00AC00AE"/>
    <w:rsid w:val="00AC032F"/>
    <w:rsid w:val="00AC1D37"/>
    <w:rsid w:val="00AC25D8"/>
    <w:rsid w:val="00AC2DD2"/>
    <w:rsid w:val="00AC4DDA"/>
    <w:rsid w:val="00AC5EB2"/>
    <w:rsid w:val="00AD05F3"/>
    <w:rsid w:val="00AD1D94"/>
    <w:rsid w:val="00AD3C61"/>
    <w:rsid w:val="00AD43D5"/>
    <w:rsid w:val="00AD4C6D"/>
    <w:rsid w:val="00AD6459"/>
    <w:rsid w:val="00AD7AE8"/>
    <w:rsid w:val="00AE01E9"/>
    <w:rsid w:val="00AE0BCA"/>
    <w:rsid w:val="00AE1559"/>
    <w:rsid w:val="00AE227B"/>
    <w:rsid w:val="00AE2AB4"/>
    <w:rsid w:val="00AE3044"/>
    <w:rsid w:val="00AE35DE"/>
    <w:rsid w:val="00AE4A16"/>
    <w:rsid w:val="00AE6231"/>
    <w:rsid w:val="00AE6B74"/>
    <w:rsid w:val="00AE6D18"/>
    <w:rsid w:val="00AF1BA9"/>
    <w:rsid w:val="00AF2A61"/>
    <w:rsid w:val="00AF2B2C"/>
    <w:rsid w:val="00AF34A6"/>
    <w:rsid w:val="00AF474C"/>
    <w:rsid w:val="00AF4A93"/>
    <w:rsid w:val="00AF57A2"/>
    <w:rsid w:val="00AF713D"/>
    <w:rsid w:val="00AF734D"/>
    <w:rsid w:val="00AF7B5A"/>
    <w:rsid w:val="00AF7FB4"/>
    <w:rsid w:val="00B01E43"/>
    <w:rsid w:val="00B02328"/>
    <w:rsid w:val="00B0413B"/>
    <w:rsid w:val="00B04B8A"/>
    <w:rsid w:val="00B05250"/>
    <w:rsid w:val="00B052E0"/>
    <w:rsid w:val="00B0582E"/>
    <w:rsid w:val="00B06509"/>
    <w:rsid w:val="00B07803"/>
    <w:rsid w:val="00B07AE5"/>
    <w:rsid w:val="00B07B8C"/>
    <w:rsid w:val="00B117AD"/>
    <w:rsid w:val="00B11F9B"/>
    <w:rsid w:val="00B16AA7"/>
    <w:rsid w:val="00B172C0"/>
    <w:rsid w:val="00B2001D"/>
    <w:rsid w:val="00B20CBE"/>
    <w:rsid w:val="00B20D4A"/>
    <w:rsid w:val="00B2242E"/>
    <w:rsid w:val="00B22FCD"/>
    <w:rsid w:val="00B234CF"/>
    <w:rsid w:val="00B247C9"/>
    <w:rsid w:val="00B24BB2"/>
    <w:rsid w:val="00B271A0"/>
    <w:rsid w:val="00B31D31"/>
    <w:rsid w:val="00B33859"/>
    <w:rsid w:val="00B33AA0"/>
    <w:rsid w:val="00B3478B"/>
    <w:rsid w:val="00B363DB"/>
    <w:rsid w:val="00B407AE"/>
    <w:rsid w:val="00B40A5D"/>
    <w:rsid w:val="00B4293D"/>
    <w:rsid w:val="00B42971"/>
    <w:rsid w:val="00B43CB3"/>
    <w:rsid w:val="00B44A5F"/>
    <w:rsid w:val="00B44E33"/>
    <w:rsid w:val="00B453C0"/>
    <w:rsid w:val="00B45A90"/>
    <w:rsid w:val="00B463B8"/>
    <w:rsid w:val="00B467FC"/>
    <w:rsid w:val="00B5043C"/>
    <w:rsid w:val="00B51288"/>
    <w:rsid w:val="00B53667"/>
    <w:rsid w:val="00B566AE"/>
    <w:rsid w:val="00B56CB3"/>
    <w:rsid w:val="00B5713A"/>
    <w:rsid w:val="00B5792D"/>
    <w:rsid w:val="00B60726"/>
    <w:rsid w:val="00B60B29"/>
    <w:rsid w:val="00B60FBB"/>
    <w:rsid w:val="00B61A82"/>
    <w:rsid w:val="00B639CC"/>
    <w:rsid w:val="00B64801"/>
    <w:rsid w:val="00B65DAE"/>
    <w:rsid w:val="00B66FD3"/>
    <w:rsid w:val="00B702EB"/>
    <w:rsid w:val="00B70A38"/>
    <w:rsid w:val="00B741AC"/>
    <w:rsid w:val="00B74B9E"/>
    <w:rsid w:val="00B76028"/>
    <w:rsid w:val="00B77289"/>
    <w:rsid w:val="00B81129"/>
    <w:rsid w:val="00B82441"/>
    <w:rsid w:val="00B82482"/>
    <w:rsid w:val="00B84899"/>
    <w:rsid w:val="00B851AA"/>
    <w:rsid w:val="00B872D1"/>
    <w:rsid w:val="00B909C2"/>
    <w:rsid w:val="00B93630"/>
    <w:rsid w:val="00B96619"/>
    <w:rsid w:val="00B97DD7"/>
    <w:rsid w:val="00BA1EFB"/>
    <w:rsid w:val="00BA235A"/>
    <w:rsid w:val="00BA2924"/>
    <w:rsid w:val="00BA73C2"/>
    <w:rsid w:val="00BA7EED"/>
    <w:rsid w:val="00BB2E00"/>
    <w:rsid w:val="00BB2E5D"/>
    <w:rsid w:val="00BB393E"/>
    <w:rsid w:val="00BB44F4"/>
    <w:rsid w:val="00BB5859"/>
    <w:rsid w:val="00BB6D94"/>
    <w:rsid w:val="00BC05E7"/>
    <w:rsid w:val="00BC13A4"/>
    <w:rsid w:val="00BC5494"/>
    <w:rsid w:val="00BC6346"/>
    <w:rsid w:val="00BC63FA"/>
    <w:rsid w:val="00BC7FF9"/>
    <w:rsid w:val="00BD0ED8"/>
    <w:rsid w:val="00BD1DD2"/>
    <w:rsid w:val="00BD3BBF"/>
    <w:rsid w:val="00BD3C3A"/>
    <w:rsid w:val="00BD6219"/>
    <w:rsid w:val="00BD6AEA"/>
    <w:rsid w:val="00BD6DD9"/>
    <w:rsid w:val="00BE15C4"/>
    <w:rsid w:val="00BE197F"/>
    <w:rsid w:val="00BE239D"/>
    <w:rsid w:val="00BE2F3D"/>
    <w:rsid w:val="00BE36CD"/>
    <w:rsid w:val="00BE3EC2"/>
    <w:rsid w:val="00BE7C0B"/>
    <w:rsid w:val="00BF03B0"/>
    <w:rsid w:val="00BF212E"/>
    <w:rsid w:val="00BF25E4"/>
    <w:rsid w:val="00BF2AB8"/>
    <w:rsid w:val="00BF6115"/>
    <w:rsid w:val="00BF63C7"/>
    <w:rsid w:val="00BF7273"/>
    <w:rsid w:val="00BF7783"/>
    <w:rsid w:val="00BF7CD7"/>
    <w:rsid w:val="00C0208F"/>
    <w:rsid w:val="00C05B3A"/>
    <w:rsid w:val="00C070AB"/>
    <w:rsid w:val="00C10601"/>
    <w:rsid w:val="00C108D0"/>
    <w:rsid w:val="00C109CD"/>
    <w:rsid w:val="00C12EB4"/>
    <w:rsid w:val="00C12F73"/>
    <w:rsid w:val="00C1469C"/>
    <w:rsid w:val="00C154E7"/>
    <w:rsid w:val="00C170A2"/>
    <w:rsid w:val="00C221C7"/>
    <w:rsid w:val="00C238A9"/>
    <w:rsid w:val="00C25FD1"/>
    <w:rsid w:val="00C276A4"/>
    <w:rsid w:val="00C31746"/>
    <w:rsid w:val="00C32A05"/>
    <w:rsid w:val="00C3519F"/>
    <w:rsid w:val="00C353E9"/>
    <w:rsid w:val="00C358EE"/>
    <w:rsid w:val="00C37E75"/>
    <w:rsid w:val="00C407CD"/>
    <w:rsid w:val="00C421ED"/>
    <w:rsid w:val="00C442CA"/>
    <w:rsid w:val="00C45584"/>
    <w:rsid w:val="00C46749"/>
    <w:rsid w:val="00C46D10"/>
    <w:rsid w:val="00C47F42"/>
    <w:rsid w:val="00C537FC"/>
    <w:rsid w:val="00C550E1"/>
    <w:rsid w:val="00C560E5"/>
    <w:rsid w:val="00C56249"/>
    <w:rsid w:val="00C5671C"/>
    <w:rsid w:val="00C60B78"/>
    <w:rsid w:val="00C61A31"/>
    <w:rsid w:val="00C6275E"/>
    <w:rsid w:val="00C62F5F"/>
    <w:rsid w:val="00C63D79"/>
    <w:rsid w:val="00C66142"/>
    <w:rsid w:val="00C66D55"/>
    <w:rsid w:val="00C677FD"/>
    <w:rsid w:val="00C70473"/>
    <w:rsid w:val="00C72E0D"/>
    <w:rsid w:val="00C73BA2"/>
    <w:rsid w:val="00C73CEB"/>
    <w:rsid w:val="00C73E32"/>
    <w:rsid w:val="00C74C8A"/>
    <w:rsid w:val="00C75199"/>
    <w:rsid w:val="00C751C4"/>
    <w:rsid w:val="00C82DB9"/>
    <w:rsid w:val="00C844C4"/>
    <w:rsid w:val="00C84F6C"/>
    <w:rsid w:val="00C8784B"/>
    <w:rsid w:val="00C90B56"/>
    <w:rsid w:val="00C926CE"/>
    <w:rsid w:val="00C949C4"/>
    <w:rsid w:val="00C96657"/>
    <w:rsid w:val="00C96A0D"/>
    <w:rsid w:val="00CA0352"/>
    <w:rsid w:val="00CA05F5"/>
    <w:rsid w:val="00CA0ED4"/>
    <w:rsid w:val="00CA36BD"/>
    <w:rsid w:val="00CA3D4E"/>
    <w:rsid w:val="00CA3F44"/>
    <w:rsid w:val="00CA4675"/>
    <w:rsid w:val="00CA5598"/>
    <w:rsid w:val="00CA7385"/>
    <w:rsid w:val="00CB30A6"/>
    <w:rsid w:val="00CB3A3E"/>
    <w:rsid w:val="00CC7E1B"/>
    <w:rsid w:val="00CD0593"/>
    <w:rsid w:val="00CD0BA7"/>
    <w:rsid w:val="00CD0BFD"/>
    <w:rsid w:val="00CD1598"/>
    <w:rsid w:val="00CD3F01"/>
    <w:rsid w:val="00CD4205"/>
    <w:rsid w:val="00CD4A6B"/>
    <w:rsid w:val="00CD6904"/>
    <w:rsid w:val="00CE0966"/>
    <w:rsid w:val="00CE3941"/>
    <w:rsid w:val="00CE398F"/>
    <w:rsid w:val="00CE7EBE"/>
    <w:rsid w:val="00CE7F99"/>
    <w:rsid w:val="00CF08DA"/>
    <w:rsid w:val="00CF12BD"/>
    <w:rsid w:val="00CF4855"/>
    <w:rsid w:val="00CF7EDD"/>
    <w:rsid w:val="00D00E2B"/>
    <w:rsid w:val="00D0194F"/>
    <w:rsid w:val="00D0234E"/>
    <w:rsid w:val="00D06D5E"/>
    <w:rsid w:val="00D0749D"/>
    <w:rsid w:val="00D10CA0"/>
    <w:rsid w:val="00D114A3"/>
    <w:rsid w:val="00D115A5"/>
    <w:rsid w:val="00D12687"/>
    <w:rsid w:val="00D12C31"/>
    <w:rsid w:val="00D14723"/>
    <w:rsid w:val="00D156F7"/>
    <w:rsid w:val="00D167B1"/>
    <w:rsid w:val="00D209B4"/>
    <w:rsid w:val="00D20DE4"/>
    <w:rsid w:val="00D24F42"/>
    <w:rsid w:val="00D26518"/>
    <w:rsid w:val="00D2654A"/>
    <w:rsid w:val="00D27D7C"/>
    <w:rsid w:val="00D31126"/>
    <w:rsid w:val="00D339FF"/>
    <w:rsid w:val="00D348B3"/>
    <w:rsid w:val="00D35782"/>
    <w:rsid w:val="00D35DAC"/>
    <w:rsid w:val="00D374EA"/>
    <w:rsid w:val="00D47664"/>
    <w:rsid w:val="00D47EDE"/>
    <w:rsid w:val="00D53EEE"/>
    <w:rsid w:val="00D54440"/>
    <w:rsid w:val="00D548D9"/>
    <w:rsid w:val="00D571F4"/>
    <w:rsid w:val="00D61D83"/>
    <w:rsid w:val="00D670F8"/>
    <w:rsid w:val="00D702B6"/>
    <w:rsid w:val="00D70423"/>
    <w:rsid w:val="00D70B0F"/>
    <w:rsid w:val="00D73318"/>
    <w:rsid w:val="00D736F9"/>
    <w:rsid w:val="00D73936"/>
    <w:rsid w:val="00D73AD9"/>
    <w:rsid w:val="00D74BAE"/>
    <w:rsid w:val="00D76AC2"/>
    <w:rsid w:val="00D81669"/>
    <w:rsid w:val="00D81753"/>
    <w:rsid w:val="00D8179B"/>
    <w:rsid w:val="00D84504"/>
    <w:rsid w:val="00D85019"/>
    <w:rsid w:val="00D858C6"/>
    <w:rsid w:val="00D863A3"/>
    <w:rsid w:val="00D92EF2"/>
    <w:rsid w:val="00D93336"/>
    <w:rsid w:val="00D935D3"/>
    <w:rsid w:val="00D94F23"/>
    <w:rsid w:val="00D96CE5"/>
    <w:rsid w:val="00D97D91"/>
    <w:rsid w:val="00DA0621"/>
    <w:rsid w:val="00DA06B8"/>
    <w:rsid w:val="00DA0D7E"/>
    <w:rsid w:val="00DA22ED"/>
    <w:rsid w:val="00DA62CF"/>
    <w:rsid w:val="00DB3498"/>
    <w:rsid w:val="00DB435F"/>
    <w:rsid w:val="00DB4BA1"/>
    <w:rsid w:val="00DB639F"/>
    <w:rsid w:val="00DB7013"/>
    <w:rsid w:val="00DC1397"/>
    <w:rsid w:val="00DC5C9A"/>
    <w:rsid w:val="00DD16AE"/>
    <w:rsid w:val="00DD3868"/>
    <w:rsid w:val="00DD3C5F"/>
    <w:rsid w:val="00DD4781"/>
    <w:rsid w:val="00DD5EBC"/>
    <w:rsid w:val="00DD6B2B"/>
    <w:rsid w:val="00DE29B3"/>
    <w:rsid w:val="00DE3E43"/>
    <w:rsid w:val="00DE56C1"/>
    <w:rsid w:val="00DE673D"/>
    <w:rsid w:val="00DE7DA0"/>
    <w:rsid w:val="00DF03F0"/>
    <w:rsid w:val="00DF04AE"/>
    <w:rsid w:val="00DF0E95"/>
    <w:rsid w:val="00DF164B"/>
    <w:rsid w:val="00DF275D"/>
    <w:rsid w:val="00DF3A93"/>
    <w:rsid w:val="00DF3BEA"/>
    <w:rsid w:val="00DF5D9E"/>
    <w:rsid w:val="00DF723B"/>
    <w:rsid w:val="00DF7944"/>
    <w:rsid w:val="00DF7EF9"/>
    <w:rsid w:val="00E0046A"/>
    <w:rsid w:val="00E007EB"/>
    <w:rsid w:val="00E01186"/>
    <w:rsid w:val="00E0336D"/>
    <w:rsid w:val="00E04C04"/>
    <w:rsid w:val="00E052BB"/>
    <w:rsid w:val="00E117B1"/>
    <w:rsid w:val="00E12A7F"/>
    <w:rsid w:val="00E13C96"/>
    <w:rsid w:val="00E15424"/>
    <w:rsid w:val="00E157DC"/>
    <w:rsid w:val="00E15893"/>
    <w:rsid w:val="00E15BEF"/>
    <w:rsid w:val="00E16EFF"/>
    <w:rsid w:val="00E17FC3"/>
    <w:rsid w:val="00E20D15"/>
    <w:rsid w:val="00E2255E"/>
    <w:rsid w:val="00E2389B"/>
    <w:rsid w:val="00E2427B"/>
    <w:rsid w:val="00E276A0"/>
    <w:rsid w:val="00E31918"/>
    <w:rsid w:val="00E31DE3"/>
    <w:rsid w:val="00E330A0"/>
    <w:rsid w:val="00E3381A"/>
    <w:rsid w:val="00E33EA6"/>
    <w:rsid w:val="00E34007"/>
    <w:rsid w:val="00E361FE"/>
    <w:rsid w:val="00E365EE"/>
    <w:rsid w:val="00E36777"/>
    <w:rsid w:val="00E36A82"/>
    <w:rsid w:val="00E4096B"/>
    <w:rsid w:val="00E421A8"/>
    <w:rsid w:val="00E42C1E"/>
    <w:rsid w:val="00E43007"/>
    <w:rsid w:val="00E456AB"/>
    <w:rsid w:val="00E4789C"/>
    <w:rsid w:val="00E525F0"/>
    <w:rsid w:val="00E53BB9"/>
    <w:rsid w:val="00E53E5A"/>
    <w:rsid w:val="00E549E2"/>
    <w:rsid w:val="00E552EA"/>
    <w:rsid w:val="00E56E48"/>
    <w:rsid w:val="00E60637"/>
    <w:rsid w:val="00E60E24"/>
    <w:rsid w:val="00E615E8"/>
    <w:rsid w:val="00E618EE"/>
    <w:rsid w:val="00E626D3"/>
    <w:rsid w:val="00E62887"/>
    <w:rsid w:val="00E64257"/>
    <w:rsid w:val="00E65900"/>
    <w:rsid w:val="00E672E7"/>
    <w:rsid w:val="00E67DDF"/>
    <w:rsid w:val="00E7301E"/>
    <w:rsid w:val="00E75AE4"/>
    <w:rsid w:val="00E775B6"/>
    <w:rsid w:val="00E80337"/>
    <w:rsid w:val="00E80B8E"/>
    <w:rsid w:val="00E81A30"/>
    <w:rsid w:val="00E81C39"/>
    <w:rsid w:val="00E81EB9"/>
    <w:rsid w:val="00E83086"/>
    <w:rsid w:val="00E853BA"/>
    <w:rsid w:val="00E90919"/>
    <w:rsid w:val="00E91BD0"/>
    <w:rsid w:val="00E93D23"/>
    <w:rsid w:val="00E940A6"/>
    <w:rsid w:val="00E95ADA"/>
    <w:rsid w:val="00E968A1"/>
    <w:rsid w:val="00E96D2F"/>
    <w:rsid w:val="00E971B3"/>
    <w:rsid w:val="00EA0BEA"/>
    <w:rsid w:val="00EA14F8"/>
    <w:rsid w:val="00EA1854"/>
    <w:rsid w:val="00EA1A55"/>
    <w:rsid w:val="00EA3522"/>
    <w:rsid w:val="00EA4586"/>
    <w:rsid w:val="00EA4A55"/>
    <w:rsid w:val="00EA7196"/>
    <w:rsid w:val="00EA7A0D"/>
    <w:rsid w:val="00EA7FA3"/>
    <w:rsid w:val="00EB076A"/>
    <w:rsid w:val="00EB271E"/>
    <w:rsid w:val="00EB3E1C"/>
    <w:rsid w:val="00EB4954"/>
    <w:rsid w:val="00EB7100"/>
    <w:rsid w:val="00EC0133"/>
    <w:rsid w:val="00EC13DD"/>
    <w:rsid w:val="00EC23C3"/>
    <w:rsid w:val="00EC622C"/>
    <w:rsid w:val="00EC6777"/>
    <w:rsid w:val="00ED0B32"/>
    <w:rsid w:val="00ED2096"/>
    <w:rsid w:val="00ED2BA3"/>
    <w:rsid w:val="00ED2E48"/>
    <w:rsid w:val="00ED66CC"/>
    <w:rsid w:val="00ED6D9F"/>
    <w:rsid w:val="00ED6FF3"/>
    <w:rsid w:val="00EE08C8"/>
    <w:rsid w:val="00EE18E0"/>
    <w:rsid w:val="00EE1F03"/>
    <w:rsid w:val="00EE2D18"/>
    <w:rsid w:val="00EE44D7"/>
    <w:rsid w:val="00EE4E9F"/>
    <w:rsid w:val="00EE5ADC"/>
    <w:rsid w:val="00EE6DA7"/>
    <w:rsid w:val="00EE7CB1"/>
    <w:rsid w:val="00EF0477"/>
    <w:rsid w:val="00EF11FE"/>
    <w:rsid w:val="00EF1580"/>
    <w:rsid w:val="00EF2040"/>
    <w:rsid w:val="00EF2535"/>
    <w:rsid w:val="00EF4339"/>
    <w:rsid w:val="00EF4514"/>
    <w:rsid w:val="00EF5594"/>
    <w:rsid w:val="00EF701F"/>
    <w:rsid w:val="00EF7E92"/>
    <w:rsid w:val="00F0177A"/>
    <w:rsid w:val="00F01DBD"/>
    <w:rsid w:val="00F030FC"/>
    <w:rsid w:val="00F04AE9"/>
    <w:rsid w:val="00F06EF6"/>
    <w:rsid w:val="00F07D35"/>
    <w:rsid w:val="00F104A0"/>
    <w:rsid w:val="00F11479"/>
    <w:rsid w:val="00F11A1F"/>
    <w:rsid w:val="00F1239B"/>
    <w:rsid w:val="00F13E71"/>
    <w:rsid w:val="00F150EB"/>
    <w:rsid w:val="00F153AE"/>
    <w:rsid w:val="00F177D4"/>
    <w:rsid w:val="00F2004E"/>
    <w:rsid w:val="00F20C13"/>
    <w:rsid w:val="00F22AEE"/>
    <w:rsid w:val="00F2694D"/>
    <w:rsid w:val="00F27163"/>
    <w:rsid w:val="00F277CB"/>
    <w:rsid w:val="00F34EE3"/>
    <w:rsid w:val="00F35F25"/>
    <w:rsid w:val="00F367BF"/>
    <w:rsid w:val="00F4034C"/>
    <w:rsid w:val="00F40614"/>
    <w:rsid w:val="00F4097F"/>
    <w:rsid w:val="00F40E30"/>
    <w:rsid w:val="00F41268"/>
    <w:rsid w:val="00F41620"/>
    <w:rsid w:val="00F420EC"/>
    <w:rsid w:val="00F42B7D"/>
    <w:rsid w:val="00F44A76"/>
    <w:rsid w:val="00F45AC6"/>
    <w:rsid w:val="00F46351"/>
    <w:rsid w:val="00F4723B"/>
    <w:rsid w:val="00F47BDB"/>
    <w:rsid w:val="00F500AB"/>
    <w:rsid w:val="00F50BB2"/>
    <w:rsid w:val="00F51DD1"/>
    <w:rsid w:val="00F53A20"/>
    <w:rsid w:val="00F55C10"/>
    <w:rsid w:val="00F569E4"/>
    <w:rsid w:val="00F56AAE"/>
    <w:rsid w:val="00F61877"/>
    <w:rsid w:val="00F62CED"/>
    <w:rsid w:val="00F64397"/>
    <w:rsid w:val="00F67586"/>
    <w:rsid w:val="00F67A26"/>
    <w:rsid w:val="00F70CF5"/>
    <w:rsid w:val="00F74DF0"/>
    <w:rsid w:val="00F75CD8"/>
    <w:rsid w:val="00F762CA"/>
    <w:rsid w:val="00F80059"/>
    <w:rsid w:val="00F8220E"/>
    <w:rsid w:val="00F8234A"/>
    <w:rsid w:val="00F8296C"/>
    <w:rsid w:val="00F84D5E"/>
    <w:rsid w:val="00F85C25"/>
    <w:rsid w:val="00F85E26"/>
    <w:rsid w:val="00F931AB"/>
    <w:rsid w:val="00F93781"/>
    <w:rsid w:val="00F94BFA"/>
    <w:rsid w:val="00F96D4A"/>
    <w:rsid w:val="00FA0E89"/>
    <w:rsid w:val="00FA40EE"/>
    <w:rsid w:val="00FA4504"/>
    <w:rsid w:val="00FA5619"/>
    <w:rsid w:val="00FB17FA"/>
    <w:rsid w:val="00FB5DF4"/>
    <w:rsid w:val="00FB6E00"/>
    <w:rsid w:val="00FB704A"/>
    <w:rsid w:val="00FB70C4"/>
    <w:rsid w:val="00FB735F"/>
    <w:rsid w:val="00FC0684"/>
    <w:rsid w:val="00FC285F"/>
    <w:rsid w:val="00FC30A6"/>
    <w:rsid w:val="00FC457A"/>
    <w:rsid w:val="00FC51E4"/>
    <w:rsid w:val="00FC54BF"/>
    <w:rsid w:val="00FC5C12"/>
    <w:rsid w:val="00FC6D53"/>
    <w:rsid w:val="00FC7E2D"/>
    <w:rsid w:val="00FD0E71"/>
    <w:rsid w:val="00FD613A"/>
    <w:rsid w:val="00FD7C2E"/>
    <w:rsid w:val="00FD7D56"/>
    <w:rsid w:val="00FE0681"/>
    <w:rsid w:val="00FE3436"/>
    <w:rsid w:val="00FE3776"/>
    <w:rsid w:val="00FE640C"/>
    <w:rsid w:val="00FE691F"/>
    <w:rsid w:val="00FE6F36"/>
    <w:rsid w:val="00FE72A8"/>
    <w:rsid w:val="00FE74F1"/>
    <w:rsid w:val="00FF1AF6"/>
    <w:rsid w:val="00FF1BD8"/>
    <w:rsid w:val="00FF1F1E"/>
    <w:rsid w:val="00FF322A"/>
    <w:rsid w:val="00FF433D"/>
    <w:rsid w:val="00FF68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rules v:ext="edit">
        <o:r id="V:Rule3" type="connector" idref="#_x0000_s1035"/>
        <o:r id="V:Rule4"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AC6"/>
    <w:pPr>
      <w:spacing w:after="200" w:line="276" w:lineRule="auto"/>
    </w:pPr>
    <w:rPr>
      <w:sz w:val="22"/>
      <w:szCs w:val="22"/>
    </w:rPr>
  </w:style>
  <w:style w:type="paragraph" w:styleId="Heading1">
    <w:name w:val="heading 1"/>
    <w:basedOn w:val="Normal"/>
    <w:next w:val="Normal"/>
    <w:link w:val="Heading1Char"/>
    <w:autoRedefine/>
    <w:qFormat/>
    <w:rsid w:val="00F45AC6"/>
    <w:pPr>
      <w:keepNext/>
      <w:numPr>
        <w:numId w:val="27"/>
      </w:numPr>
      <w:spacing w:before="240" w:after="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F45AC6"/>
    <w:pPr>
      <w:keepNext/>
      <w:numPr>
        <w:ilvl w:val="1"/>
        <w:numId w:val="28"/>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F45AC6"/>
    <w:pPr>
      <w:keepNext/>
      <w:numPr>
        <w:ilvl w:val="2"/>
        <w:numId w:val="28"/>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F45AC6"/>
    <w:pPr>
      <w:keepNext/>
      <w:numPr>
        <w:ilvl w:val="3"/>
        <w:numId w:val="28"/>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F45AC6"/>
    <w:pPr>
      <w:numPr>
        <w:ilvl w:val="4"/>
        <w:numId w:val="28"/>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45AC6"/>
    <w:pPr>
      <w:numPr>
        <w:ilvl w:val="5"/>
        <w:numId w:val="28"/>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45AC6"/>
    <w:pPr>
      <w:numPr>
        <w:ilvl w:val="6"/>
        <w:numId w:val="28"/>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45AC6"/>
    <w:pPr>
      <w:numPr>
        <w:ilvl w:val="7"/>
        <w:numId w:val="28"/>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45AC6"/>
    <w:pPr>
      <w:numPr>
        <w:ilvl w:val="8"/>
        <w:numId w:val="28"/>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F45AC6"/>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F45AC6"/>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uiPriority w:val="59"/>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uiPriority w:val="99"/>
    <w:qFormat/>
    <w:rsid w:val="00F45AC6"/>
    <w:pPr>
      <w:ind w:left="720"/>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rsid w:val="00F45AC6"/>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F45AC6"/>
    <w:pPr>
      <w:keepLines/>
      <w:numPr>
        <w:numId w:val="0"/>
      </w:numPr>
      <w:spacing w:before="480" w:after="0"/>
      <w:outlineLvl w:val="9"/>
    </w:pPr>
    <w:rPr>
      <w:color w:val="365F91"/>
      <w:kern w:val="0"/>
      <w:lang w:eastAsia="ja-JP"/>
    </w:rPr>
  </w:style>
  <w:style w:type="paragraph" w:styleId="TOC2">
    <w:name w:val="toc 2"/>
    <w:basedOn w:val="Normal"/>
    <w:next w:val="Normal"/>
    <w:autoRedefine/>
    <w:uiPriority w:val="39"/>
    <w:unhideWhenUsed/>
    <w:qFormat/>
    <w:rsid w:val="00F45AC6"/>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F45AC6"/>
    <w:pPr>
      <w:spacing w:after="100"/>
    </w:pPr>
    <w:rPr>
      <w:rFonts w:eastAsia="MS Mincho" w:cs="Arial"/>
      <w:lang w:eastAsia="ja-JP"/>
    </w:rPr>
  </w:style>
  <w:style w:type="paragraph" w:styleId="TOC3">
    <w:name w:val="toc 3"/>
    <w:basedOn w:val="Normal"/>
    <w:next w:val="Normal"/>
    <w:autoRedefine/>
    <w:uiPriority w:val="39"/>
    <w:unhideWhenUsed/>
    <w:qFormat/>
    <w:rsid w:val="00F45AC6"/>
    <w:pPr>
      <w:spacing w:after="100"/>
      <w:ind w:left="440"/>
    </w:pPr>
    <w:rPr>
      <w:rFonts w:eastAsia="MS Mincho" w:cs="Arial"/>
      <w:lang w:eastAsia="ja-JP"/>
    </w:rPr>
  </w:style>
  <w:style w:type="character" w:customStyle="1" w:styleId="Heading2Char">
    <w:name w:val="Heading 2 Char"/>
    <w:link w:val="Heading2"/>
    <w:rsid w:val="00F45AC6"/>
    <w:rPr>
      <w:rFonts w:eastAsia="Times New Roman"/>
      <w:b/>
      <w:bCs/>
      <w:iCs/>
      <w:sz w:val="28"/>
      <w:szCs w:val="28"/>
    </w:rPr>
  </w:style>
  <w:style w:type="character" w:customStyle="1" w:styleId="Heading3Char">
    <w:name w:val="Heading 3 Char"/>
    <w:link w:val="Heading3"/>
    <w:uiPriority w:val="9"/>
    <w:rsid w:val="00F45AC6"/>
    <w:rPr>
      <w:rFonts w:eastAsia="Times New Roman"/>
      <w:b/>
      <w:bCs/>
      <w:sz w:val="26"/>
      <w:szCs w:val="26"/>
    </w:rPr>
  </w:style>
  <w:style w:type="character" w:customStyle="1" w:styleId="Heading4Char">
    <w:name w:val="Heading 4 Char"/>
    <w:link w:val="Heading4"/>
    <w:uiPriority w:val="9"/>
    <w:rsid w:val="00F45AC6"/>
    <w:rPr>
      <w:rFonts w:eastAsia="Times New Roman"/>
      <w:b/>
      <w:bCs/>
      <w:sz w:val="28"/>
      <w:szCs w:val="28"/>
    </w:rPr>
  </w:style>
  <w:style w:type="character" w:customStyle="1" w:styleId="Heading6Char">
    <w:name w:val="Heading 6 Char"/>
    <w:basedOn w:val="DefaultParagraphFont"/>
    <w:link w:val="Heading6"/>
    <w:uiPriority w:val="9"/>
    <w:semiHidden/>
    <w:rsid w:val="00F45AC6"/>
    <w:rPr>
      <w:rFonts w:eastAsia="Times New Roman"/>
      <w:b/>
      <w:bCs/>
      <w:sz w:val="22"/>
      <w:szCs w:val="22"/>
    </w:rPr>
  </w:style>
  <w:style w:type="character" w:customStyle="1" w:styleId="Heading7Char">
    <w:name w:val="Heading 7 Char"/>
    <w:basedOn w:val="DefaultParagraphFont"/>
    <w:link w:val="Heading7"/>
    <w:uiPriority w:val="9"/>
    <w:semiHidden/>
    <w:rsid w:val="00F45AC6"/>
    <w:rPr>
      <w:rFonts w:eastAsia="Times New Roman"/>
      <w:sz w:val="24"/>
      <w:szCs w:val="24"/>
    </w:rPr>
  </w:style>
  <w:style w:type="character" w:customStyle="1" w:styleId="Heading8Char">
    <w:name w:val="Heading 8 Char"/>
    <w:basedOn w:val="DefaultParagraphFont"/>
    <w:link w:val="Heading8"/>
    <w:uiPriority w:val="9"/>
    <w:semiHidden/>
    <w:rsid w:val="00F45AC6"/>
    <w:rPr>
      <w:rFonts w:eastAsia="Times New Roman"/>
      <w:i/>
      <w:iCs/>
      <w:sz w:val="24"/>
      <w:szCs w:val="24"/>
    </w:rPr>
  </w:style>
  <w:style w:type="character" w:customStyle="1" w:styleId="Heading9Char">
    <w:name w:val="Heading 9 Char"/>
    <w:basedOn w:val="DefaultParagraphFont"/>
    <w:link w:val="Heading9"/>
    <w:uiPriority w:val="9"/>
    <w:semiHidden/>
    <w:rsid w:val="00F45AC6"/>
    <w:rPr>
      <w:rFonts w:ascii="Cambria" w:eastAsia="Times New Roman" w:hAnsi="Cambria"/>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uiPriority w:val="1"/>
    <w:qFormat/>
    <w:rsid w:val="00F45AC6"/>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 w:type="paragraph" w:styleId="Caption">
    <w:name w:val="caption"/>
    <w:basedOn w:val="Normal"/>
    <w:next w:val="Normal"/>
    <w:uiPriority w:val="35"/>
    <w:unhideWhenUsed/>
    <w:qFormat/>
    <w:rsid w:val="00F45AC6"/>
    <w:pPr>
      <w:spacing w:line="240" w:lineRule="auto"/>
    </w:pPr>
    <w:rPr>
      <w:b/>
      <w:bCs/>
      <w:szCs w:val="18"/>
    </w:rPr>
  </w:style>
  <w:style w:type="character" w:customStyle="1" w:styleId="Heading5Char">
    <w:name w:val="Heading 5 Char"/>
    <w:basedOn w:val="DefaultParagraphFont"/>
    <w:link w:val="Heading5"/>
    <w:rsid w:val="00F45AC6"/>
    <w:rPr>
      <w:rFonts w:eastAsia="Times"/>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3B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AC2DD2"/>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E2427B"/>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8313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13BF"/>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AC2DD2"/>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E2427B"/>
    <w:rPr>
      <w:rFonts w:asciiTheme="minorHAnsi" w:eastAsia="Times New Roman" w:hAnsiTheme="minorHAnsi" w:cstheme="minorBidi"/>
      <w:b/>
      <w:bCs/>
      <w:sz w:val="28"/>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s>
</file>

<file path=word/webSettings.xml><?xml version="1.0" encoding="utf-8"?>
<w:webSettings xmlns:r="http://schemas.openxmlformats.org/officeDocument/2006/relationships" xmlns:w="http://schemas.openxmlformats.org/wordprocessingml/2006/main">
  <w:divs>
    <w:div w:id="1084256961">
      <w:bodyDiv w:val="1"/>
      <w:marLeft w:val="0"/>
      <w:marRight w:val="0"/>
      <w:marTop w:val="0"/>
      <w:marBottom w:val="0"/>
      <w:divBdr>
        <w:top w:val="none" w:sz="0" w:space="0" w:color="auto"/>
        <w:left w:val="none" w:sz="0" w:space="0" w:color="auto"/>
        <w:bottom w:val="none" w:sz="0" w:space="0" w:color="auto"/>
        <w:right w:val="none" w:sz="0" w:space="0" w:color="auto"/>
      </w:divBdr>
    </w:div>
    <w:div w:id="181216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eff_brown@hphc.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popmednet.org" TargetMode="External"/><Relationship Id="rId73"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1785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Jeff_brown@hphc.org"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BACED-5D4D-417B-A843-902EED4EF47F}">
  <ds:schemaRefs>
    <ds:schemaRef ds:uri="http://schemas.microsoft.com/office/2006/metadata/properties"/>
  </ds:schemaRefs>
</ds:datastoreItem>
</file>

<file path=customXml/itemProps2.xml><?xml version="1.0" encoding="utf-8"?>
<ds:datastoreItem xmlns:ds="http://schemas.openxmlformats.org/officeDocument/2006/customXml" ds:itemID="{799E4E78-D045-4444-9832-2B812D653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E8E6F74-CE9A-4592-80BE-E2640D38B922}">
  <ds:schemaRefs>
    <ds:schemaRef ds:uri="http://schemas.microsoft.com/sharepoint/v3/contenttype/forms"/>
  </ds:schemaRefs>
</ds:datastoreItem>
</file>

<file path=customXml/itemProps4.xml><?xml version="1.0" encoding="utf-8"?>
<ds:datastoreItem xmlns:ds="http://schemas.openxmlformats.org/officeDocument/2006/customXml" ds:itemID="{3D505967-2E91-411B-BF65-92BA970D3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63</Pages>
  <Words>7221</Words>
  <Characters>41162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SAMPLE PopMednet DataMart Administrator Manual</vt:lpstr>
    </vt:vector>
  </TitlesOfParts>
  <Company/>
  <LinksUpToDate>false</LinksUpToDate>
  <CharactersWithSpaces>48287</CharactersWithSpaces>
  <SharedDoc>false</SharedDoc>
  <HLinks>
    <vt:vector size="180" baseType="variant">
      <vt:variant>
        <vt:i4>3735643</vt:i4>
      </vt:variant>
      <vt:variant>
        <vt:i4>177</vt:i4>
      </vt:variant>
      <vt:variant>
        <vt:i4>0</vt:i4>
      </vt:variant>
      <vt:variant>
        <vt:i4>5</vt:i4>
      </vt:variant>
      <vt:variant>
        <vt:lpwstr>mailto:querytool@mini-sentinel.org</vt:lpwstr>
      </vt:variant>
      <vt:variant>
        <vt:lpwstr/>
      </vt:variant>
      <vt:variant>
        <vt:i4>4259867</vt:i4>
      </vt:variant>
      <vt:variant>
        <vt:i4>174</vt:i4>
      </vt:variant>
      <vt:variant>
        <vt:i4>0</vt:i4>
      </vt:variant>
      <vt:variant>
        <vt:i4>5</vt:i4>
      </vt:variant>
      <vt:variant>
        <vt:lpwstr>https://querytool.mini-sentinel.org/</vt:lpwstr>
      </vt:variant>
      <vt:variant>
        <vt:lpwstr/>
      </vt:variant>
      <vt:variant>
        <vt:i4>1245236</vt:i4>
      </vt:variant>
      <vt:variant>
        <vt:i4>164</vt:i4>
      </vt:variant>
      <vt:variant>
        <vt:i4>0</vt:i4>
      </vt:variant>
      <vt:variant>
        <vt:i4>5</vt:i4>
      </vt:variant>
      <vt:variant>
        <vt:lpwstr/>
      </vt:variant>
      <vt:variant>
        <vt:lpwstr>_Toc276044479</vt:lpwstr>
      </vt:variant>
      <vt:variant>
        <vt:i4>1245236</vt:i4>
      </vt:variant>
      <vt:variant>
        <vt:i4>158</vt:i4>
      </vt:variant>
      <vt:variant>
        <vt:i4>0</vt:i4>
      </vt:variant>
      <vt:variant>
        <vt:i4>5</vt:i4>
      </vt:variant>
      <vt:variant>
        <vt:lpwstr/>
      </vt:variant>
      <vt:variant>
        <vt:lpwstr>_Toc276044478</vt:lpwstr>
      </vt:variant>
      <vt:variant>
        <vt:i4>1245236</vt:i4>
      </vt:variant>
      <vt:variant>
        <vt:i4>152</vt:i4>
      </vt:variant>
      <vt:variant>
        <vt:i4>0</vt:i4>
      </vt:variant>
      <vt:variant>
        <vt:i4>5</vt:i4>
      </vt:variant>
      <vt:variant>
        <vt:lpwstr/>
      </vt:variant>
      <vt:variant>
        <vt:lpwstr>_Toc276044477</vt:lpwstr>
      </vt:variant>
      <vt:variant>
        <vt:i4>1245236</vt:i4>
      </vt:variant>
      <vt:variant>
        <vt:i4>146</vt:i4>
      </vt:variant>
      <vt:variant>
        <vt:i4>0</vt:i4>
      </vt:variant>
      <vt:variant>
        <vt:i4>5</vt:i4>
      </vt:variant>
      <vt:variant>
        <vt:lpwstr/>
      </vt:variant>
      <vt:variant>
        <vt:lpwstr>_Toc276044476</vt:lpwstr>
      </vt:variant>
      <vt:variant>
        <vt:i4>1245236</vt:i4>
      </vt:variant>
      <vt:variant>
        <vt:i4>140</vt:i4>
      </vt:variant>
      <vt:variant>
        <vt:i4>0</vt:i4>
      </vt:variant>
      <vt:variant>
        <vt:i4>5</vt:i4>
      </vt:variant>
      <vt:variant>
        <vt:lpwstr/>
      </vt:variant>
      <vt:variant>
        <vt:lpwstr>_Toc276044475</vt:lpwstr>
      </vt:variant>
      <vt:variant>
        <vt:i4>1245236</vt:i4>
      </vt:variant>
      <vt:variant>
        <vt:i4>134</vt:i4>
      </vt:variant>
      <vt:variant>
        <vt:i4>0</vt:i4>
      </vt:variant>
      <vt:variant>
        <vt:i4>5</vt:i4>
      </vt:variant>
      <vt:variant>
        <vt:lpwstr/>
      </vt:variant>
      <vt:variant>
        <vt:lpwstr>_Toc276044474</vt:lpwstr>
      </vt:variant>
      <vt:variant>
        <vt:i4>1245236</vt:i4>
      </vt:variant>
      <vt:variant>
        <vt:i4>128</vt:i4>
      </vt:variant>
      <vt:variant>
        <vt:i4>0</vt:i4>
      </vt:variant>
      <vt:variant>
        <vt:i4>5</vt:i4>
      </vt:variant>
      <vt:variant>
        <vt:lpwstr/>
      </vt:variant>
      <vt:variant>
        <vt:lpwstr>_Toc276044473</vt:lpwstr>
      </vt:variant>
      <vt:variant>
        <vt:i4>1245236</vt:i4>
      </vt:variant>
      <vt:variant>
        <vt:i4>122</vt:i4>
      </vt:variant>
      <vt:variant>
        <vt:i4>0</vt:i4>
      </vt:variant>
      <vt:variant>
        <vt:i4>5</vt:i4>
      </vt:variant>
      <vt:variant>
        <vt:lpwstr/>
      </vt:variant>
      <vt:variant>
        <vt:lpwstr>_Toc276044472</vt:lpwstr>
      </vt:variant>
      <vt:variant>
        <vt:i4>1245236</vt:i4>
      </vt:variant>
      <vt:variant>
        <vt:i4>116</vt:i4>
      </vt:variant>
      <vt:variant>
        <vt:i4>0</vt:i4>
      </vt:variant>
      <vt:variant>
        <vt:i4>5</vt:i4>
      </vt:variant>
      <vt:variant>
        <vt:lpwstr/>
      </vt:variant>
      <vt:variant>
        <vt:lpwstr>_Toc276044471</vt:lpwstr>
      </vt:variant>
      <vt:variant>
        <vt:i4>1245236</vt:i4>
      </vt:variant>
      <vt:variant>
        <vt:i4>110</vt:i4>
      </vt:variant>
      <vt:variant>
        <vt:i4>0</vt:i4>
      </vt:variant>
      <vt:variant>
        <vt:i4>5</vt:i4>
      </vt:variant>
      <vt:variant>
        <vt:lpwstr/>
      </vt:variant>
      <vt:variant>
        <vt:lpwstr>_Toc276044470</vt:lpwstr>
      </vt:variant>
      <vt:variant>
        <vt:i4>1179700</vt:i4>
      </vt:variant>
      <vt:variant>
        <vt:i4>104</vt:i4>
      </vt:variant>
      <vt:variant>
        <vt:i4>0</vt:i4>
      </vt:variant>
      <vt:variant>
        <vt:i4>5</vt:i4>
      </vt:variant>
      <vt:variant>
        <vt:lpwstr/>
      </vt:variant>
      <vt:variant>
        <vt:lpwstr>_Toc276044469</vt:lpwstr>
      </vt:variant>
      <vt:variant>
        <vt:i4>1179700</vt:i4>
      </vt:variant>
      <vt:variant>
        <vt:i4>98</vt:i4>
      </vt:variant>
      <vt:variant>
        <vt:i4>0</vt:i4>
      </vt:variant>
      <vt:variant>
        <vt:i4>5</vt:i4>
      </vt:variant>
      <vt:variant>
        <vt:lpwstr/>
      </vt:variant>
      <vt:variant>
        <vt:lpwstr>_Toc276044468</vt:lpwstr>
      </vt:variant>
      <vt:variant>
        <vt:i4>1179700</vt:i4>
      </vt:variant>
      <vt:variant>
        <vt:i4>92</vt:i4>
      </vt:variant>
      <vt:variant>
        <vt:i4>0</vt:i4>
      </vt:variant>
      <vt:variant>
        <vt:i4>5</vt:i4>
      </vt:variant>
      <vt:variant>
        <vt:lpwstr/>
      </vt:variant>
      <vt:variant>
        <vt:lpwstr>_Toc276044467</vt:lpwstr>
      </vt:variant>
      <vt:variant>
        <vt:i4>1179700</vt:i4>
      </vt:variant>
      <vt:variant>
        <vt:i4>86</vt:i4>
      </vt:variant>
      <vt:variant>
        <vt:i4>0</vt:i4>
      </vt:variant>
      <vt:variant>
        <vt:i4>5</vt:i4>
      </vt:variant>
      <vt:variant>
        <vt:lpwstr/>
      </vt:variant>
      <vt:variant>
        <vt:lpwstr>_Toc276044466</vt:lpwstr>
      </vt:variant>
      <vt:variant>
        <vt:i4>1179700</vt:i4>
      </vt:variant>
      <vt:variant>
        <vt:i4>80</vt:i4>
      </vt:variant>
      <vt:variant>
        <vt:i4>0</vt:i4>
      </vt:variant>
      <vt:variant>
        <vt:i4>5</vt:i4>
      </vt:variant>
      <vt:variant>
        <vt:lpwstr/>
      </vt:variant>
      <vt:variant>
        <vt:lpwstr>_Toc276044465</vt:lpwstr>
      </vt:variant>
      <vt:variant>
        <vt:i4>1179700</vt:i4>
      </vt:variant>
      <vt:variant>
        <vt:i4>74</vt:i4>
      </vt:variant>
      <vt:variant>
        <vt:i4>0</vt:i4>
      </vt:variant>
      <vt:variant>
        <vt:i4>5</vt:i4>
      </vt:variant>
      <vt:variant>
        <vt:lpwstr/>
      </vt:variant>
      <vt:variant>
        <vt:lpwstr>_Toc276044464</vt:lpwstr>
      </vt:variant>
      <vt:variant>
        <vt:i4>1179700</vt:i4>
      </vt:variant>
      <vt:variant>
        <vt:i4>68</vt:i4>
      </vt:variant>
      <vt:variant>
        <vt:i4>0</vt:i4>
      </vt:variant>
      <vt:variant>
        <vt:i4>5</vt:i4>
      </vt:variant>
      <vt:variant>
        <vt:lpwstr/>
      </vt:variant>
      <vt:variant>
        <vt:lpwstr>_Toc276044463</vt:lpwstr>
      </vt:variant>
      <vt:variant>
        <vt:i4>1179700</vt:i4>
      </vt:variant>
      <vt:variant>
        <vt:i4>62</vt:i4>
      </vt:variant>
      <vt:variant>
        <vt:i4>0</vt:i4>
      </vt:variant>
      <vt:variant>
        <vt:i4>5</vt:i4>
      </vt:variant>
      <vt:variant>
        <vt:lpwstr/>
      </vt:variant>
      <vt:variant>
        <vt:lpwstr>_Toc276044462</vt:lpwstr>
      </vt:variant>
      <vt:variant>
        <vt:i4>1179700</vt:i4>
      </vt:variant>
      <vt:variant>
        <vt:i4>56</vt:i4>
      </vt:variant>
      <vt:variant>
        <vt:i4>0</vt:i4>
      </vt:variant>
      <vt:variant>
        <vt:i4>5</vt:i4>
      </vt:variant>
      <vt:variant>
        <vt:lpwstr/>
      </vt:variant>
      <vt:variant>
        <vt:lpwstr>_Toc276044461</vt:lpwstr>
      </vt:variant>
      <vt:variant>
        <vt:i4>1179700</vt:i4>
      </vt:variant>
      <vt:variant>
        <vt:i4>50</vt:i4>
      </vt:variant>
      <vt:variant>
        <vt:i4>0</vt:i4>
      </vt:variant>
      <vt:variant>
        <vt:i4>5</vt:i4>
      </vt:variant>
      <vt:variant>
        <vt:lpwstr/>
      </vt:variant>
      <vt:variant>
        <vt:lpwstr>_Toc276044460</vt:lpwstr>
      </vt:variant>
      <vt:variant>
        <vt:i4>1114164</vt:i4>
      </vt:variant>
      <vt:variant>
        <vt:i4>44</vt:i4>
      </vt:variant>
      <vt:variant>
        <vt:i4>0</vt:i4>
      </vt:variant>
      <vt:variant>
        <vt:i4>5</vt:i4>
      </vt:variant>
      <vt:variant>
        <vt:lpwstr/>
      </vt:variant>
      <vt:variant>
        <vt:lpwstr>_Toc276044459</vt:lpwstr>
      </vt:variant>
      <vt:variant>
        <vt:i4>1114164</vt:i4>
      </vt:variant>
      <vt:variant>
        <vt:i4>38</vt:i4>
      </vt:variant>
      <vt:variant>
        <vt:i4>0</vt:i4>
      </vt:variant>
      <vt:variant>
        <vt:i4>5</vt:i4>
      </vt:variant>
      <vt:variant>
        <vt:lpwstr/>
      </vt:variant>
      <vt:variant>
        <vt:lpwstr>_Toc276044458</vt:lpwstr>
      </vt:variant>
      <vt:variant>
        <vt:i4>1114164</vt:i4>
      </vt:variant>
      <vt:variant>
        <vt:i4>32</vt:i4>
      </vt:variant>
      <vt:variant>
        <vt:i4>0</vt:i4>
      </vt:variant>
      <vt:variant>
        <vt:i4>5</vt:i4>
      </vt:variant>
      <vt:variant>
        <vt:lpwstr/>
      </vt:variant>
      <vt:variant>
        <vt:lpwstr>_Toc276044457</vt:lpwstr>
      </vt:variant>
      <vt:variant>
        <vt:i4>1114164</vt:i4>
      </vt:variant>
      <vt:variant>
        <vt:i4>26</vt:i4>
      </vt:variant>
      <vt:variant>
        <vt:i4>0</vt:i4>
      </vt:variant>
      <vt:variant>
        <vt:i4>5</vt:i4>
      </vt:variant>
      <vt:variant>
        <vt:lpwstr/>
      </vt:variant>
      <vt:variant>
        <vt:lpwstr>_Toc276044456</vt:lpwstr>
      </vt:variant>
      <vt:variant>
        <vt:i4>1114164</vt:i4>
      </vt:variant>
      <vt:variant>
        <vt:i4>20</vt:i4>
      </vt:variant>
      <vt:variant>
        <vt:i4>0</vt:i4>
      </vt:variant>
      <vt:variant>
        <vt:i4>5</vt:i4>
      </vt:variant>
      <vt:variant>
        <vt:lpwstr/>
      </vt:variant>
      <vt:variant>
        <vt:lpwstr>_Toc276044455</vt:lpwstr>
      </vt:variant>
      <vt:variant>
        <vt:i4>1114164</vt:i4>
      </vt:variant>
      <vt:variant>
        <vt:i4>14</vt:i4>
      </vt:variant>
      <vt:variant>
        <vt:i4>0</vt:i4>
      </vt:variant>
      <vt:variant>
        <vt:i4>5</vt:i4>
      </vt:variant>
      <vt:variant>
        <vt:lpwstr/>
      </vt:variant>
      <vt:variant>
        <vt:lpwstr>_Toc276044454</vt:lpwstr>
      </vt:variant>
      <vt:variant>
        <vt:i4>1114164</vt:i4>
      </vt:variant>
      <vt:variant>
        <vt:i4>8</vt:i4>
      </vt:variant>
      <vt:variant>
        <vt:i4>0</vt:i4>
      </vt:variant>
      <vt:variant>
        <vt:i4>5</vt:i4>
      </vt:variant>
      <vt:variant>
        <vt:lpwstr/>
      </vt:variant>
      <vt:variant>
        <vt:lpwstr>_Toc276044453</vt:lpwstr>
      </vt:variant>
      <vt:variant>
        <vt:i4>1114164</vt:i4>
      </vt:variant>
      <vt:variant>
        <vt:i4>2</vt:i4>
      </vt:variant>
      <vt:variant>
        <vt:i4>0</vt:i4>
      </vt:variant>
      <vt:variant>
        <vt:i4>5</vt:i4>
      </vt:variant>
      <vt:variant>
        <vt:lpwstr/>
      </vt:variant>
      <vt:variant>
        <vt:lpwstr>_Toc276044452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PopMednet DataMart Administrator Manual</dc:title>
  <dc:creator>Robert Rosen;Janet Egan</dc:creator>
  <cp:lastModifiedBy>Melanie Davies</cp:lastModifiedBy>
  <cp:revision>19</cp:revision>
  <cp:lastPrinted>2013-03-13T16:06:00Z</cp:lastPrinted>
  <dcterms:created xsi:type="dcterms:W3CDTF">2013-06-18T15:03:00Z</dcterms:created>
  <dcterms:modified xsi:type="dcterms:W3CDTF">2013-07-25T14:24:00Z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