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AA0458" w14:textId="523E3784" w:rsidR="00806966" w:rsidRDefault="00FE1C83" w:rsidP="0076011B">
      <w:pPr>
        <w:pStyle w:val="Title"/>
        <w:jc w:val="center"/>
        <w:rPr>
          <w:rFonts w:asciiTheme="minorHAnsi" w:hAnsiTheme="minorHAnsi" w:cstheme="minorHAnsi"/>
        </w:rPr>
      </w:pPr>
      <w:r>
        <w:rPr>
          <w:rFonts w:asciiTheme="minorHAnsi" w:hAnsiTheme="minorHAnsi" w:cstheme="minorHAnsi"/>
        </w:rPr>
        <w:t>P</w:t>
      </w:r>
      <w:r w:rsidR="00494156">
        <w:rPr>
          <w:rFonts w:asciiTheme="minorHAnsi" w:hAnsiTheme="minorHAnsi" w:cstheme="minorHAnsi"/>
        </w:rPr>
        <w:t>op</w:t>
      </w:r>
      <w:r>
        <w:rPr>
          <w:rFonts w:asciiTheme="minorHAnsi" w:hAnsiTheme="minorHAnsi" w:cstheme="minorHAnsi"/>
        </w:rPr>
        <w:t>M</w:t>
      </w:r>
      <w:r w:rsidR="00494156">
        <w:rPr>
          <w:rFonts w:asciiTheme="minorHAnsi" w:hAnsiTheme="minorHAnsi" w:cstheme="minorHAnsi"/>
        </w:rPr>
        <w:t>ed</w:t>
      </w:r>
      <w:r>
        <w:rPr>
          <w:rFonts w:asciiTheme="minorHAnsi" w:hAnsiTheme="minorHAnsi" w:cstheme="minorHAnsi"/>
        </w:rPr>
        <w:t>N</w:t>
      </w:r>
      <w:r w:rsidR="00494156">
        <w:rPr>
          <w:rFonts w:asciiTheme="minorHAnsi" w:hAnsiTheme="minorHAnsi" w:cstheme="minorHAnsi"/>
        </w:rPr>
        <w:t>et</w:t>
      </w:r>
      <w:r>
        <w:rPr>
          <w:rFonts w:asciiTheme="minorHAnsi" w:hAnsiTheme="minorHAnsi" w:cstheme="minorHAnsi"/>
        </w:rPr>
        <w:t xml:space="preserve"> </w:t>
      </w:r>
      <w:r w:rsidR="00D863A0">
        <w:rPr>
          <w:rFonts w:asciiTheme="minorHAnsi" w:hAnsiTheme="minorHAnsi" w:cstheme="minorHAnsi"/>
        </w:rPr>
        <w:t>Support</w:t>
      </w:r>
      <w:r w:rsidR="00494156">
        <w:rPr>
          <w:rFonts w:asciiTheme="minorHAnsi" w:hAnsiTheme="minorHAnsi" w:cstheme="minorHAnsi"/>
        </w:rPr>
        <w:t xml:space="preserve"> Guide</w:t>
      </w:r>
    </w:p>
    <w:bookmarkStart w:id="4" w:name="_Toc385886936" w:displacedByCustomXml="next"/>
    <w:sdt>
      <w:sdtPr>
        <w:rPr>
          <w:rFonts w:asciiTheme="minorHAnsi" w:eastAsiaTheme="minorHAnsi" w:hAnsiTheme="minorHAnsi" w:cstheme="minorBidi"/>
          <w:color w:val="auto"/>
          <w:sz w:val="22"/>
          <w:szCs w:val="22"/>
        </w:rPr>
        <w:id w:val="1382903213"/>
        <w:docPartObj>
          <w:docPartGallery w:val="Table of Contents"/>
          <w:docPartUnique/>
        </w:docPartObj>
      </w:sdtPr>
      <w:sdtEndPr>
        <w:rPr>
          <w:b/>
          <w:bCs/>
          <w:noProof/>
        </w:rPr>
      </w:sdtEndPr>
      <w:sdtContent>
        <w:p w14:paraId="739AFF20" w14:textId="5F7BBE0D" w:rsidR="00755838" w:rsidRDefault="00755838" w:rsidP="00FB4133">
          <w:pPr>
            <w:pStyle w:val="TOCHeading"/>
          </w:pPr>
          <w:r>
            <w:t>Contents</w:t>
          </w:r>
        </w:p>
        <w:p w14:paraId="3C3EB6C4" w14:textId="77777777" w:rsidR="00EE2CCC" w:rsidRDefault="00755838">
          <w:pPr>
            <w:pStyle w:val="TOC1"/>
            <w:tabs>
              <w:tab w:val="left" w:pos="440"/>
              <w:tab w:val="right" w:leader="dot" w:pos="9350"/>
            </w:tabs>
            <w:rPr>
              <w:ins w:id="5" w:author="Melanie Davies" w:date="2014-07-01T16:55:00Z"/>
              <w:rFonts w:eastAsiaTheme="minorEastAsia"/>
              <w:noProof/>
            </w:rPr>
          </w:pPr>
          <w:r>
            <w:fldChar w:fldCharType="begin"/>
          </w:r>
          <w:r>
            <w:instrText xml:space="preserve"> TOC \o "1-3" \h \z \u </w:instrText>
          </w:r>
          <w:r>
            <w:fldChar w:fldCharType="separate"/>
          </w:r>
          <w:ins w:id="6" w:author="Melanie Davies" w:date="2014-07-01T16:55:00Z">
            <w:r w:rsidR="00EE2CCC" w:rsidRPr="0045741E">
              <w:rPr>
                <w:rStyle w:val="Hyperlink"/>
                <w:noProof/>
              </w:rPr>
              <w:fldChar w:fldCharType="begin"/>
            </w:r>
            <w:r w:rsidR="00EE2CCC" w:rsidRPr="0045741E">
              <w:rPr>
                <w:rStyle w:val="Hyperlink"/>
                <w:noProof/>
              </w:rPr>
              <w:instrText xml:space="preserve"> </w:instrText>
            </w:r>
            <w:r w:rsidR="00EE2CCC">
              <w:rPr>
                <w:noProof/>
              </w:rPr>
              <w:instrText>HYPERLINK \l "_Toc391997050"</w:instrText>
            </w:r>
            <w:r w:rsidR="00EE2CCC" w:rsidRPr="0045741E">
              <w:rPr>
                <w:rStyle w:val="Hyperlink"/>
                <w:noProof/>
              </w:rPr>
              <w:instrText xml:space="preserve"> </w:instrText>
            </w:r>
            <w:r w:rsidR="00EE2CCC" w:rsidRPr="0045741E">
              <w:rPr>
                <w:rStyle w:val="Hyperlink"/>
                <w:noProof/>
              </w:rPr>
            </w:r>
            <w:r w:rsidR="00EE2CCC" w:rsidRPr="0045741E">
              <w:rPr>
                <w:rStyle w:val="Hyperlink"/>
                <w:noProof/>
              </w:rPr>
              <w:fldChar w:fldCharType="separate"/>
            </w:r>
            <w:r w:rsidR="00EE2CCC" w:rsidRPr="0045741E">
              <w:rPr>
                <w:rStyle w:val="Hyperlink"/>
                <w:noProof/>
              </w:rPr>
              <w:t>1</w:t>
            </w:r>
            <w:r w:rsidR="00EE2CCC">
              <w:rPr>
                <w:rFonts w:eastAsiaTheme="minorEastAsia"/>
                <w:noProof/>
              </w:rPr>
              <w:tab/>
            </w:r>
            <w:r w:rsidR="00EE2CCC" w:rsidRPr="0045741E">
              <w:rPr>
                <w:rStyle w:val="Hyperlink"/>
                <w:noProof/>
              </w:rPr>
              <w:t>Overview</w:t>
            </w:r>
            <w:r w:rsidR="00EE2CCC">
              <w:rPr>
                <w:noProof/>
                <w:webHidden/>
              </w:rPr>
              <w:tab/>
            </w:r>
            <w:r w:rsidR="00EE2CCC">
              <w:rPr>
                <w:noProof/>
                <w:webHidden/>
              </w:rPr>
              <w:fldChar w:fldCharType="begin"/>
            </w:r>
            <w:r w:rsidR="00EE2CCC">
              <w:rPr>
                <w:noProof/>
                <w:webHidden/>
              </w:rPr>
              <w:instrText xml:space="preserve"> PAGEREF _Toc391997050 \h </w:instrText>
            </w:r>
            <w:r w:rsidR="00EE2CCC">
              <w:rPr>
                <w:noProof/>
                <w:webHidden/>
              </w:rPr>
            </w:r>
          </w:ins>
          <w:r w:rsidR="00EE2CCC">
            <w:rPr>
              <w:noProof/>
              <w:webHidden/>
            </w:rPr>
            <w:fldChar w:fldCharType="separate"/>
          </w:r>
          <w:ins w:id="7" w:author="Melanie Davies" w:date="2014-07-01T16:55:00Z">
            <w:r w:rsidR="00EE2CCC">
              <w:rPr>
                <w:noProof/>
                <w:webHidden/>
              </w:rPr>
              <w:t>6</w:t>
            </w:r>
            <w:r w:rsidR="00EE2CCC">
              <w:rPr>
                <w:noProof/>
                <w:webHidden/>
              </w:rPr>
              <w:fldChar w:fldCharType="end"/>
            </w:r>
            <w:r w:rsidR="00EE2CCC" w:rsidRPr="0045741E">
              <w:rPr>
                <w:rStyle w:val="Hyperlink"/>
                <w:noProof/>
              </w:rPr>
              <w:fldChar w:fldCharType="end"/>
            </w:r>
          </w:ins>
        </w:p>
        <w:p w14:paraId="4CF64B0E" w14:textId="77777777" w:rsidR="00EE2CCC" w:rsidRDefault="00EE2CCC">
          <w:pPr>
            <w:pStyle w:val="TOC1"/>
            <w:tabs>
              <w:tab w:val="left" w:pos="440"/>
              <w:tab w:val="right" w:leader="dot" w:pos="9350"/>
            </w:tabs>
            <w:rPr>
              <w:ins w:id="8" w:author="Melanie Davies" w:date="2014-07-01T16:55:00Z"/>
              <w:rFonts w:eastAsiaTheme="minorEastAsia"/>
              <w:noProof/>
            </w:rPr>
          </w:pPr>
          <w:ins w:id="9"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"_Toc391997051"</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w:t>
            </w:r>
            <w:r>
              <w:rPr>
                <w:rFonts w:eastAsiaTheme="minorEastAsia"/>
                <w:noProof/>
              </w:rPr>
              <w:tab/>
            </w:r>
            <w:r w:rsidRPr="0045741E">
              <w:rPr>
                <w:rStyle w:val="Hyperlink"/>
                <w:noProof/>
              </w:rPr>
              <w:t>Creating a new organization</w:t>
            </w:r>
            <w:r>
              <w:rPr>
                <w:noProof/>
                <w:webHidden/>
              </w:rPr>
              <w:tab/>
            </w:r>
            <w:r>
              <w:rPr>
                <w:noProof/>
                <w:webHidden/>
              </w:rPr>
              <w:fldChar w:fldCharType="begin"/>
            </w:r>
            <w:r>
              <w:rPr>
                <w:noProof/>
                <w:webHidden/>
              </w:rPr>
              <w:instrText xml:space="preserve"> PAGEREF _Toc391997051 \h </w:instrText>
            </w:r>
            <w:r>
              <w:rPr>
                <w:noProof/>
                <w:webHidden/>
              </w:rPr>
            </w:r>
          </w:ins>
          <w:r>
            <w:rPr>
              <w:noProof/>
              <w:webHidden/>
            </w:rPr>
            <w:fldChar w:fldCharType="separate"/>
          </w:r>
          <w:ins w:id="10" w:author="Melanie Davies" w:date="2014-07-01T16:55:00Z">
            <w:r>
              <w:rPr>
                <w:noProof/>
                <w:webHidden/>
              </w:rPr>
              <w:t>7</w:t>
            </w:r>
            <w:r>
              <w:rPr>
                <w:noProof/>
                <w:webHidden/>
              </w:rPr>
              <w:fldChar w:fldCharType="end"/>
            </w:r>
            <w:r w:rsidRPr="0045741E">
              <w:rPr>
                <w:rStyle w:val="Hyperlink"/>
                <w:noProof/>
              </w:rPr>
              <w:fldChar w:fldCharType="end"/>
            </w:r>
          </w:ins>
        </w:p>
        <w:p w14:paraId="1FAA275D" w14:textId="77777777" w:rsidR="00EE2CCC" w:rsidRDefault="00EE2CCC">
          <w:pPr>
            <w:pStyle w:val="TOC2"/>
            <w:tabs>
              <w:tab w:val="left" w:pos="880"/>
              <w:tab w:val="right" w:leader="dot" w:pos="9350"/>
            </w:tabs>
            <w:rPr>
              <w:ins w:id="11" w:author="Melanie Davies" w:date="2014-07-01T16:55:00Z"/>
              <w:rFonts w:eastAsiaTheme="minorEastAsia"/>
              <w:noProof/>
            </w:rPr>
          </w:pPr>
          <w:ins w:id="12"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"_Toc391997053"</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2.1</w:t>
            </w:r>
            <w:r>
              <w:rPr>
                <w:rFonts w:eastAsiaTheme="minorEastAsia"/>
                <w:noProof/>
              </w:rPr>
              <w:tab/>
            </w:r>
            <w:r w:rsidRPr="0045741E">
              <w:rPr>
                <w:rStyle w:val="Hyperlink"/>
                <w:noProof/>
              </w:rPr>
              <w:t>Organization Information Data</w:t>
            </w:r>
            <w:r>
              <w:rPr>
                <w:noProof/>
                <w:webHidden/>
              </w:rPr>
              <w:tab/>
            </w:r>
            <w:r>
              <w:rPr>
                <w:noProof/>
                <w:webHidden/>
              </w:rPr>
              <w:fldChar w:fldCharType="begin"/>
            </w:r>
            <w:r>
              <w:rPr>
                <w:noProof/>
                <w:webHidden/>
              </w:rPr>
              <w:instrText xml:space="preserve"> PAGEREF _Toc391997053 \h </w:instrText>
            </w:r>
            <w:r>
              <w:rPr>
                <w:noProof/>
                <w:webHidden/>
              </w:rPr>
            </w:r>
          </w:ins>
          <w:r>
            <w:rPr>
              <w:noProof/>
              <w:webHidden/>
            </w:rPr>
            <w:fldChar w:fldCharType="separate"/>
          </w:r>
          <w:ins w:id="13" w:author="Melanie Davies" w:date="2014-07-01T16:55:00Z">
            <w:r>
              <w:rPr>
                <w:noProof/>
                <w:webHidden/>
              </w:rPr>
              <w:t>7</w:t>
            </w:r>
            <w:r>
              <w:rPr>
                <w:noProof/>
                <w:webHidden/>
              </w:rPr>
              <w:fldChar w:fldCharType="end"/>
            </w:r>
            <w:r w:rsidRPr="0045741E">
              <w:rPr>
                <w:rStyle w:val="Hyperlink"/>
                <w:noProof/>
              </w:rPr>
              <w:fldChar w:fldCharType="end"/>
            </w:r>
          </w:ins>
        </w:p>
        <w:p w14:paraId="5DB4D501" w14:textId="77777777" w:rsidR="00EE2CCC" w:rsidRDefault="00EE2CCC">
          <w:pPr>
            <w:pStyle w:val="TOC2"/>
            <w:tabs>
              <w:tab w:val="left" w:pos="880"/>
              <w:tab w:val="right" w:leader="dot" w:pos="9350"/>
            </w:tabs>
            <w:rPr>
              <w:ins w:id="14" w:author="Melanie Davies" w:date="2014-07-01T16:55:00Z"/>
              <w:rFonts w:eastAsiaTheme="minorEastAsia"/>
              <w:noProof/>
            </w:rPr>
          </w:pPr>
          <w:ins w:id="15"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"_Toc391997056"</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2.2</w:t>
            </w:r>
            <w:r>
              <w:rPr>
                <w:rFonts w:eastAsiaTheme="minorEastAsia"/>
                <w:noProof/>
              </w:rPr>
              <w:tab/>
            </w:r>
            <w:r w:rsidRPr="0045741E">
              <w:rPr>
                <w:rStyle w:val="Hyperlink"/>
                <w:noProof/>
              </w:rPr>
              <w:t>Organization Provider Connection</w:t>
            </w:r>
            <w:r>
              <w:rPr>
                <w:noProof/>
                <w:webHidden/>
              </w:rPr>
              <w:tab/>
            </w:r>
            <w:r>
              <w:rPr>
                <w:noProof/>
                <w:webHidden/>
              </w:rPr>
              <w:fldChar w:fldCharType="begin"/>
            </w:r>
            <w:r>
              <w:rPr>
                <w:noProof/>
                <w:webHidden/>
              </w:rPr>
              <w:instrText xml:space="preserve"> PAGEREF _Toc391997056 \h </w:instrText>
            </w:r>
            <w:r>
              <w:rPr>
                <w:noProof/>
                <w:webHidden/>
              </w:rPr>
            </w:r>
          </w:ins>
          <w:r>
            <w:rPr>
              <w:noProof/>
              <w:webHidden/>
            </w:rPr>
            <w:fldChar w:fldCharType="separate"/>
          </w:r>
          <w:ins w:id="16" w:author="Melanie Davies" w:date="2014-07-01T16:55:00Z">
            <w:r>
              <w:rPr>
                <w:noProof/>
                <w:webHidden/>
              </w:rPr>
              <w:t>7</w:t>
            </w:r>
            <w:r>
              <w:rPr>
                <w:noProof/>
                <w:webHidden/>
              </w:rPr>
              <w:fldChar w:fldCharType="end"/>
            </w:r>
            <w:r w:rsidRPr="0045741E">
              <w:rPr>
                <w:rStyle w:val="Hyperlink"/>
                <w:noProof/>
              </w:rPr>
              <w:fldChar w:fldCharType="end"/>
            </w:r>
          </w:ins>
        </w:p>
        <w:p w14:paraId="7D5C665E" w14:textId="77777777" w:rsidR="00EE2CCC" w:rsidRDefault="00EE2CCC">
          <w:pPr>
            <w:pStyle w:val="TOC2"/>
            <w:tabs>
              <w:tab w:val="left" w:pos="880"/>
              <w:tab w:val="right" w:leader="dot" w:pos="9350"/>
            </w:tabs>
            <w:rPr>
              <w:ins w:id="17" w:author="Melanie Davies" w:date="2014-07-01T16:55:00Z"/>
              <w:rFonts w:eastAsiaTheme="minorEastAsia"/>
              <w:noProof/>
            </w:rPr>
          </w:pPr>
          <w:ins w:id="18"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"_Toc391997057"</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2.3</w:t>
            </w:r>
            <w:r>
              <w:rPr>
                <w:rFonts w:eastAsiaTheme="minorEastAsia"/>
                <w:noProof/>
              </w:rPr>
              <w:tab/>
            </w:r>
            <w:r w:rsidRPr="0045741E">
              <w:rPr>
                <w:rStyle w:val="Hyperlink"/>
                <w:noProof/>
              </w:rPr>
              <w:t>Organization Access Control</w:t>
            </w:r>
            <w:r>
              <w:rPr>
                <w:noProof/>
                <w:webHidden/>
              </w:rPr>
              <w:tab/>
            </w:r>
            <w:r>
              <w:rPr>
                <w:noProof/>
                <w:webHidden/>
              </w:rPr>
              <w:fldChar w:fldCharType="begin"/>
            </w:r>
            <w:r>
              <w:rPr>
                <w:noProof/>
                <w:webHidden/>
              </w:rPr>
              <w:instrText xml:space="preserve"> PAGEREF _Toc391997057 \h </w:instrText>
            </w:r>
            <w:r>
              <w:rPr>
                <w:noProof/>
                <w:webHidden/>
              </w:rPr>
            </w:r>
          </w:ins>
          <w:r>
            <w:rPr>
              <w:noProof/>
              <w:webHidden/>
            </w:rPr>
            <w:fldChar w:fldCharType="separate"/>
          </w:r>
          <w:ins w:id="19" w:author="Melanie Davies" w:date="2014-07-01T16:55:00Z">
            <w:r>
              <w:rPr>
                <w:noProof/>
                <w:webHidden/>
              </w:rPr>
              <w:t>7</w:t>
            </w:r>
            <w:r>
              <w:rPr>
                <w:noProof/>
                <w:webHidden/>
              </w:rPr>
              <w:fldChar w:fldCharType="end"/>
            </w:r>
            <w:r w:rsidRPr="0045741E">
              <w:rPr>
                <w:rStyle w:val="Hyperlink"/>
                <w:noProof/>
              </w:rPr>
              <w:fldChar w:fldCharType="end"/>
            </w:r>
          </w:ins>
        </w:p>
        <w:p w14:paraId="5CD030A3" w14:textId="77777777" w:rsidR="00EE2CCC" w:rsidRDefault="00EE2CCC">
          <w:pPr>
            <w:pStyle w:val="TOC3"/>
            <w:tabs>
              <w:tab w:val="left" w:pos="1320"/>
              <w:tab w:val="right" w:leader="dot" w:pos="9350"/>
            </w:tabs>
            <w:rPr>
              <w:ins w:id="20" w:author="Melanie Davies" w:date="2014-07-01T16:55:00Z"/>
              <w:rFonts w:eastAsiaTheme="minorEastAsia"/>
              <w:noProof/>
            </w:rPr>
          </w:pPr>
          <w:ins w:id="21"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"_Toc391997058"</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2.3.1</w:t>
            </w:r>
            <w:r>
              <w:rPr>
                <w:rFonts w:eastAsiaTheme="minorEastAsia"/>
                <w:noProof/>
              </w:rPr>
              <w:tab/>
            </w:r>
            <w:r w:rsidRPr="0045741E">
              <w:rPr>
                <w:rStyle w:val="Hyperlink"/>
                <w:noProof/>
              </w:rPr>
              <w:t>Organization Access Control: Operations Center System Administrators Security Group</w:t>
            </w:r>
            <w:r>
              <w:rPr>
                <w:noProof/>
                <w:webHidden/>
              </w:rPr>
              <w:tab/>
            </w:r>
            <w:r>
              <w:rPr>
                <w:noProof/>
                <w:webHidden/>
              </w:rPr>
              <w:fldChar w:fldCharType="begin"/>
            </w:r>
            <w:r>
              <w:rPr>
                <w:noProof/>
                <w:webHidden/>
              </w:rPr>
              <w:instrText xml:space="preserve"> PAGEREF _Toc391997058 \h </w:instrText>
            </w:r>
            <w:r>
              <w:rPr>
                <w:noProof/>
                <w:webHidden/>
              </w:rPr>
            </w:r>
          </w:ins>
          <w:r>
            <w:rPr>
              <w:noProof/>
              <w:webHidden/>
            </w:rPr>
            <w:fldChar w:fldCharType="separate"/>
          </w:r>
          <w:ins w:id="22" w:author="Melanie Davies" w:date="2014-07-01T16:55:00Z">
            <w:r>
              <w:rPr>
                <w:noProof/>
                <w:webHidden/>
              </w:rPr>
              <w:t>7</w:t>
            </w:r>
            <w:r>
              <w:rPr>
                <w:noProof/>
                <w:webHidden/>
              </w:rPr>
              <w:fldChar w:fldCharType="end"/>
            </w:r>
            <w:r w:rsidRPr="0045741E">
              <w:rPr>
                <w:rStyle w:val="Hyperlink"/>
                <w:noProof/>
              </w:rPr>
              <w:fldChar w:fldCharType="end"/>
            </w:r>
          </w:ins>
        </w:p>
        <w:p w14:paraId="39E6CD3C" w14:textId="77777777" w:rsidR="00EE2CCC" w:rsidRDefault="00EE2CCC">
          <w:pPr>
            <w:pStyle w:val="TOC3"/>
            <w:tabs>
              <w:tab w:val="left" w:pos="1320"/>
              <w:tab w:val="right" w:leader="dot" w:pos="9350"/>
            </w:tabs>
            <w:rPr>
              <w:ins w:id="23" w:author="Melanie Davies" w:date="2014-07-01T16:55:00Z"/>
              <w:rFonts w:eastAsiaTheme="minorEastAsia"/>
              <w:noProof/>
            </w:rPr>
          </w:pPr>
          <w:ins w:id="24"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"_Toc391997059"</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2.3.2</w:t>
            </w:r>
            <w:r>
              <w:rPr>
                <w:rFonts w:eastAsiaTheme="minorEastAsia"/>
                <w:noProof/>
              </w:rPr>
              <w:tab/>
            </w:r>
            <w:r w:rsidRPr="0045741E">
              <w:rPr>
                <w:rStyle w:val="Hyperlink"/>
                <w:noProof/>
              </w:rPr>
              <w:t>Organization Access Control: Organization Administrators Security Group</w:t>
            </w:r>
            <w:r>
              <w:rPr>
                <w:noProof/>
                <w:webHidden/>
              </w:rPr>
              <w:tab/>
            </w:r>
            <w:r>
              <w:rPr>
                <w:noProof/>
                <w:webHidden/>
              </w:rPr>
              <w:fldChar w:fldCharType="begin"/>
            </w:r>
            <w:r>
              <w:rPr>
                <w:noProof/>
                <w:webHidden/>
              </w:rPr>
              <w:instrText xml:space="preserve"> PAGEREF _Toc391997059 \h </w:instrText>
            </w:r>
            <w:r>
              <w:rPr>
                <w:noProof/>
                <w:webHidden/>
              </w:rPr>
            </w:r>
          </w:ins>
          <w:r>
            <w:rPr>
              <w:noProof/>
              <w:webHidden/>
            </w:rPr>
            <w:fldChar w:fldCharType="separate"/>
          </w:r>
          <w:ins w:id="25" w:author="Melanie Davies" w:date="2014-07-01T16:55:00Z">
            <w:r>
              <w:rPr>
                <w:noProof/>
                <w:webHidden/>
              </w:rPr>
              <w:t>8</w:t>
            </w:r>
            <w:r>
              <w:rPr>
                <w:noProof/>
                <w:webHidden/>
              </w:rPr>
              <w:fldChar w:fldCharType="end"/>
            </w:r>
            <w:r w:rsidRPr="0045741E">
              <w:rPr>
                <w:rStyle w:val="Hyperlink"/>
                <w:noProof/>
              </w:rPr>
              <w:fldChar w:fldCharType="end"/>
            </w:r>
          </w:ins>
        </w:p>
        <w:p w14:paraId="665C3F7A" w14:textId="77777777" w:rsidR="00EE2CCC" w:rsidRDefault="00EE2CCC">
          <w:pPr>
            <w:pStyle w:val="TOC3"/>
            <w:tabs>
              <w:tab w:val="left" w:pos="1320"/>
              <w:tab w:val="right" w:leader="dot" w:pos="9350"/>
            </w:tabs>
            <w:rPr>
              <w:ins w:id="26" w:author="Melanie Davies" w:date="2014-07-01T16:55:00Z"/>
              <w:rFonts w:eastAsiaTheme="minorEastAsia"/>
              <w:noProof/>
            </w:rPr>
          </w:pPr>
          <w:ins w:id="27"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"_Toc391997060"</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2.3.3</w:t>
            </w:r>
            <w:r>
              <w:rPr>
                <w:rFonts w:eastAsiaTheme="minorEastAsia"/>
                <w:noProof/>
              </w:rPr>
              <w:tab/>
            </w:r>
            <w:r w:rsidRPr="0045741E">
              <w:rPr>
                <w:rStyle w:val="Hyperlink"/>
                <w:noProof/>
              </w:rPr>
              <w:t>Organization Access Control: Organization Everyone Security Groups</w:t>
            </w:r>
            <w:r>
              <w:rPr>
                <w:noProof/>
                <w:webHidden/>
              </w:rPr>
              <w:tab/>
            </w:r>
            <w:r>
              <w:rPr>
                <w:noProof/>
                <w:webHidden/>
              </w:rPr>
              <w:fldChar w:fldCharType="begin"/>
            </w:r>
            <w:r>
              <w:rPr>
                <w:noProof/>
                <w:webHidden/>
              </w:rPr>
              <w:instrText xml:space="preserve"> PAGEREF _Toc391997060 \h </w:instrText>
            </w:r>
            <w:r>
              <w:rPr>
                <w:noProof/>
                <w:webHidden/>
              </w:rPr>
            </w:r>
          </w:ins>
          <w:r>
            <w:rPr>
              <w:noProof/>
              <w:webHidden/>
            </w:rPr>
            <w:fldChar w:fldCharType="separate"/>
          </w:r>
          <w:ins w:id="28" w:author="Melanie Davies" w:date="2014-07-01T16:55:00Z">
            <w:r>
              <w:rPr>
                <w:noProof/>
                <w:webHidden/>
              </w:rPr>
              <w:t>9</w:t>
            </w:r>
            <w:r>
              <w:rPr>
                <w:noProof/>
                <w:webHidden/>
              </w:rPr>
              <w:fldChar w:fldCharType="end"/>
            </w:r>
            <w:r w:rsidRPr="0045741E">
              <w:rPr>
                <w:rStyle w:val="Hyperlink"/>
                <w:noProof/>
              </w:rPr>
              <w:fldChar w:fldCharType="end"/>
            </w:r>
          </w:ins>
        </w:p>
        <w:p w14:paraId="7BFC0C80" w14:textId="77777777" w:rsidR="00EE2CCC" w:rsidRDefault="00EE2CCC">
          <w:pPr>
            <w:pStyle w:val="TOC2"/>
            <w:tabs>
              <w:tab w:val="left" w:pos="880"/>
              <w:tab w:val="right" w:leader="dot" w:pos="9350"/>
            </w:tabs>
            <w:rPr>
              <w:ins w:id="29" w:author="Melanie Davies" w:date="2014-07-01T16:55:00Z"/>
              <w:rFonts w:eastAsiaTheme="minorEastAsia"/>
              <w:noProof/>
            </w:rPr>
          </w:pPr>
          <w:ins w:id="30"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"_Toc391997061"</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2.4</w:t>
            </w:r>
            <w:r>
              <w:rPr>
                <w:rFonts w:eastAsiaTheme="minorEastAsia"/>
                <w:noProof/>
              </w:rPr>
              <w:tab/>
            </w:r>
            <w:r w:rsidRPr="0045741E">
              <w:rPr>
                <w:rStyle w:val="Hyperlink"/>
                <w:noProof/>
              </w:rPr>
              <w:t>Organization Default Request ACL (Access Control List)</w:t>
            </w:r>
            <w:r>
              <w:rPr>
                <w:noProof/>
                <w:webHidden/>
              </w:rPr>
              <w:tab/>
            </w:r>
            <w:r>
              <w:rPr>
                <w:noProof/>
                <w:webHidden/>
              </w:rPr>
              <w:fldChar w:fldCharType="begin"/>
            </w:r>
            <w:r>
              <w:rPr>
                <w:noProof/>
                <w:webHidden/>
              </w:rPr>
              <w:instrText xml:space="preserve"> PAGEREF _Toc391997061 \h </w:instrText>
            </w:r>
            <w:r>
              <w:rPr>
                <w:noProof/>
                <w:webHidden/>
              </w:rPr>
            </w:r>
          </w:ins>
          <w:r>
            <w:rPr>
              <w:noProof/>
              <w:webHidden/>
            </w:rPr>
            <w:fldChar w:fldCharType="separate"/>
          </w:r>
          <w:ins w:id="31" w:author="Melanie Davies" w:date="2014-07-01T16:55:00Z">
            <w:r>
              <w:rPr>
                <w:noProof/>
                <w:webHidden/>
              </w:rPr>
              <w:t>10</w:t>
            </w:r>
            <w:r>
              <w:rPr>
                <w:noProof/>
                <w:webHidden/>
              </w:rPr>
              <w:fldChar w:fldCharType="end"/>
            </w:r>
            <w:r w:rsidRPr="0045741E">
              <w:rPr>
                <w:rStyle w:val="Hyperlink"/>
                <w:noProof/>
              </w:rPr>
              <w:fldChar w:fldCharType="end"/>
            </w:r>
          </w:ins>
        </w:p>
        <w:p w14:paraId="0F787AE5" w14:textId="77777777" w:rsidR="00EE2CCC" w:rsidRDefault="00EE2CCC">
          <w:pPr>
            <w:pStyle w:val="TOC2"/>
            <w:tabs>
              <w:tab w:val="left" w:pos="880"/>
              <w:tab w:val="right" w:leader="dot" w:pos="9350"/>
            </w:tabs>
            <w:rPr>
              <w:ins w:id="32" w:author="Melanie Davies" w:date="2014-07-01T16:55:00Z"/>
              <w:rFonts w:eastAsiaTheme="minorEastAsia"/>
              <w:noProof/>
            </w:rPr>
          </w:pPr>
          <w:ins w:id="33"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"_Toc391997062"</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2.5</w:t>
            </w:r>
            <w:r>
              <w:rPr>
                <w:rFonts w:eastAsiaTheme="minorEastAsia"/>
                <w:noProof/>
              </w:rPr>
              <w:tab/>
            </w:r>
            <w:r w:rsidRPr="0045741E">
              <w:rPr>
                <w:rStyle w:val="Hyperlink"/>
                <w:noProof/>
              </w:rPr>
              <w:t>Organization Default DataMart ACL</w:t>
            </w:r>
            <w:r>
              <w:rPr>
                <w:noProof/>
                <w:webHidden/>
              </w:rPr>
              <w:tab/>
            </w:r>
            <w:r>
              <w:rPr>
                <w:noProof/>
                <w:webHidden/>
              </w:rPr>
              <w:fldChar w:fldCharType="begin"/>
            </w:r>
            <w:r>
              <w:rPr>
                <w:noProof/>
                <w:webHidden/>
              </w:rPr>
              <w:instrText xml:space="preserve"> PAGEREF _Toc391997062 \h </w:instrText>
            </w:r>
            <w:r>
              <w:rPr>
                <w:noProof/>
                <w:webHidden/>
              </w:rPr>
            </w:r>
          </w:ins>
          <w:r>
            <w:rPr>
              <w:noProof/>
              <w:webHidden/>
            </w:rPr>
            <w:fldChar w:fldCharType="separate"/>
          </w:r>
          <w:ins w:id="34" w:author="Melanie Davies" w:date="2014-07-01T16:55:00Z">
            <w:r>
              <w:rPr>
                <w:noProof/>
                <w:webHidden/>
              </w:rPr>
              <w:t>12</w:t>
            </w:r>
            <w:r>
              <w:rPr>
                <w:noProof/>
                <w:webHidden/>
              </w:rPr>
              <w:fldChar w:fldCharType="end"/>
            </w:r>
            <w:r w:rsidRPr="0045741E">
              <w:rPr>
                <w:rStyle w:val="Hyperlink"/>
                <w:noProof/>
              </w:rPr>
              <w:fldChar w:fldCharType="end"/>
            </w:r>
          </w:ins>
        </w:p>
        <w:p w14:paraId="1C0F685A" w14:textId="77777777" w:rsidR="00EE2CCC" w:rsidRDefault="00EE2CCC">
          <w:pPr>
            <w:pStyle w:val="TOC3"/>
            <w:tabs>
              <w:tab w:val="left" w:pos="1320"/>
              <w:tab w:val="right" w:leader="dot" w:pos="9350"/>
            </w:tabs>
            <w:rPr>
              <w:ins w:id="35" w:author="Melanie Davies" w:date="2014-07-01T16:55:00Z"/>
              <w:rFonts w:eastAsiaTheme="minorEastAsia"/>
              <w:noProof/>
            </w:rPr>
          </w:pPr>
          <w:ins w:id="36"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"_Toc391997063"</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2.5.1</w:t>
            </w:r>
            <w:r>
              <w:rPr>
                <w:rFonts w:eastAsiaTheme="minorEastAsia"/>
                <w:noProof/>
              </w:rPr>
              <w:tab/>
            </w:r>
            <w:r w:rsidRPr="0045741E">
              <w:rPr>
                <w:rStyle w:val="Hyperlink"/>
                <w:noProof/>
              </w:rPr>
              <w:t>Organization Default DataMart: Operations Center System Administrators Security Group</w:t>
            </w:r>
            <w:r>
              <w:rPr>
                <w:noProof/>
                <w:webHidden/>
              </w:rPr>
              <w:tab/>
            </w:r>
            <w:r>
              <w:rPr>
                <w:noProof/>
                <w:webHidden/>
              </w:rPr>
              <w:fldChar w:fldCharType="begin"/>
            </w:r>
            <w:r>
              <w:rPr>
                <w:noProof/>
                <w:webHidden/>
              </w:rPr>
              <w:instrText xml:space="preserve"> PAGEREF _Toc391997063 \h </w:instrText>
            </w:r>
            <w:r>
              <w:rPr>
                <w:noProof/>
                <w:webHidden/>
              </w:rPr>
            </w:r>
          </w:ins>
          <w:r>
            <w:rPr>
              <w:noProof/>
              <w:webHidden/>
            </w:rPr>
            <w:fldChar w:fldCharType="separate"/>
          </w:r>
          <w:ins w:id="37" w:author="Melanie Davies" w:date="2014-07-01T16:55:00Z">
            <w:r>
              <w:rPr>
                <w:noProof/>
                <w:webHidden/>
              </w:rPr>
              <w:t>12</w:t>
            </w:r>
            <w:r>
              <w:rPr>
                <w:noProof/>
                <w:webHidden/>
              </w:rPr>
              <w:fldChar w:fldCharType="end"/>
            </w:r>
            <w:r w:rsidRPr="0045741E">
              <w:rPr>
                <w:rStyle w:val="Hyperlink"/>
                <w:noProof/>
              </w:rPr>
              <w:fldChar w:fldCharType="end"/>
            </w:r>
          </w:ins>
        </w:p>
        <w:p w14:paraId="16231146" w14:textId="77777777" w:rsidR="00EE2CCC" w:rsidRDefault="00EE2CCC">
          <w:pPr>
            <w:pStyle w:val="TOC3"/>
            <w:tabs>
              <w:tab w:val="left" w:pos="1320"/>
              <w:tab w:val="right" w:leader="dot" w:pos="9350"/>
            </w:tabs>
            <w:rPr>
              <w:ins w:id="38" w:author="Melanie Davies" w:date="2014-07-01T16:55:00Z"/>
              <w:rFonts w:eastAsiaTheme="minorEastAsia"/>
              <w:noProof/>
            </w:rPr>
          </w:pPr>
          <w:ins w:id="39"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"_Toc391997064"</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2.5.2</w:t>
            </w:r>
            <w:r>
              <w:rPr>
                <w:rFonts w:eastAsiaTheme="minorEastAsia"/>
                <w:noProof/>
              </w:rPr>
              <w:tab/>
            </w:r>
            <w:r w:rsidRPr="0045741E">
              <w:rPr>
                <w:rStyle w:val="Hyperlink"/>
                <w:noProof/>
              </w:rPr>
              <w:t>Organization Default DataMart: Organization Administrators Security Group</w:t>
            </w:r>
            <w:r>
              <w:rPr>
                <w:noProof/>
                <w:webHidden/>
              </w:rPr>
              <w:tab/>
            </w:r>
            <w:r>
              <w:rPr>
                <w:noProof/>
                <w:webHidden/>
              </w:rPr>
              <w:fldChar w:fldCharType="begin"/>
            </w:r>
            <w:r>
              <w:rPr>
                <w:noProof/>
                <w:webHidden/>
              </w:rPr>
              <w:instrText xml:space="preserve"> PAGEREF _Toc391997064 \h </w:instrText>
            </w:r>
            <w:r>
              <w:rPr>
                <w:noProof/>
                <w:webHidden/>
              </w:rPr>
            </w:r>
          </w:ins>
          <w:r>
            <w:rPr>
              <w:noProof/>
              <w:webHidden/>
            </w:rPr>
            <w:fldChar w:fldCharType="separate"/>
          </w:r>
          <w:ins w:id="40" w:author="Melanie Davies" w:date="2014-07-01T16:55:00Z">
            <w:r>
              <w:rPr>
                <w:noProof/>
                <w:webHidden/>
              </w:rPr>
              <w:t>13</w:t>
            </w:r>
            <w:r>
              <w:rPr>
                <w:noProof/>
                <w:webHidden/>
              </w:rPr>
              <w:fldChar w:fldCharType="end"/>
            </w:r>
            <w:r w:rsidRPr="0045741E">
              <w:rPr>
                <w:rStyle w:val="Hyperlink"/>
                <w:noProof/>
              </w:rPr>
              <w:fldChar w:fldCharType="end"/>
            </w:r>
          </w:ins>
        </w:p>
        <w:p w14:paraId="5A5A7655" w14:textId="77777777" w:rsidR="00EE2CCC" w:rsidRDefault="00EE2CCC">
          <w:pPr>
            <w:pStyle w:val="TOC3"/>
            <w:tabs>
              <w:tab w:val="left" w:pos="1320"/>
              <w:tab w:val="right" w:leader="dot" w:pos="9350"/>
            </w:tabs>
            <w:rPr>
              <w:ins w:id="41" w:author="Melanie Davies" w:date="2014-07-01T16:55:00Z"/>
              <w:rFonts w:eastAsiaTheme="minorEastAsia"/>
              <w:noProof/>
            </w:rPr>
          </w:pPr>
          <w:ins w:id="42"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"_Toc391997065"</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2.5.3</w:t>
            </w:r>
            <w:r>
              <w:rPr>
                <w:rFonts w:eastAsiaTheme="minorEastAsia"/>
                <w:noProof/>
              </w:rPr>
              <w:tab/>
            </w:r>
            <w:r w:rsidRPr="0045741E">
              <w:rPr>
                <w:rStyle w:val="Hyperlink"/>
                <w:noProof/>
              </w:rPr>
              <w:t>Organization Default DataMart: Organization DataMartAdministrators Security Group</w:t>
            </w:r>
            <w:r>
              <w:rPr>
                <w:noProof/>
                <w:webHidden/>
              </w:rPr>
              <w:tab/>
            </w:r>
            <w:r>
              <w:rPr>
                <w:noProof/>
                <w:webHidden/>
              </w:rPr>
              <w:fldChar w:fldCharType="begin"/>
            </w:r>
            <w:r>
              <w:rPr>
                <w:noProof/>
                <w:webHidden/>
              </w:rPr>
              <w:instrText xml:space="preserve"> PAGEREF _Toc391997065 \h </w:instrText>
            </w:r>
            <w:r>
              <w:rPr>
                <w:noProof/>
                <w:webHidden/>
              </w:rPr>
            </w:r>
          </w:ins>
          <w:r>
            <w:rPr>
              <w:noProof/>
              <w:webHidden/>
            </w:rPr>
            <w:fldChar w:fldCharType="separate"/>
          </w:r>
          <w:ins w:id="43" w:author="Melanie Davies" w:date="2014-07-01T16:55:00Z">
            <w:r>
              <w:rPr>
                <w:noProof/>
                <w:webHidden/>
              </w:rPr>
              <w:t>15</w:t>
            </w:r>
            <w:r>
              <w:rPr>
                <w:noProof/>
                <w:webHidden/>
              </w:rPr>
              <w:fldChar w:fldCharType="end"/>
            </w:r>
            <w:r w:rsidRPr="0045741E">
              <w:rPr>
                <w:rStyle w:val="Hyperlink"/>
                <w:noProof/>
              </w:rPr>
              <w:fldChar w:fldCharType="end"/>
            </w:r>
          </w:ins>
        </w:p>
        <w:p w14:paraId="5B7A74CB" w14:textId="77777777" w:rsidR="00EE2CCC" w:rsidRDefault="00EE2CCC">
          <w:pPr>
            <w:pStyle w:val="TOC3"/>
            <w:tabs>
              <w:tab w:val="left" w:pos="1320"/>
              <w:tab w:val="right" w:leader="dot" w:pos="9350"/>
            </w:tabs>
            <w:rPr>
              <w:ins w:id="44" w:author="Melanie Davies" w:date="2014-07-01T16:55:00Z"/>
              <w:rFonts w:eastAsiaTheme="minorEastAsia"/>
              <w:noProof/>
            </w:rPr>
          </w:pPr>
          <w:ins w:id="45"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"_Toc391997066"</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2.5.4</w:t>
            </w:r>
            <w:r>
              <w:rPr>
                <w:rFonts w:eastAsiaTheme="minorEastAsia"/>
                <w:noProof/>
              </w:rPr>
              <w:tab/>
            </w:r>
            <w:r w:rsidRPr="0045741E">
              <w:rPr>
                <w:rStyle w:val="Hyperlink"/>
                <w:noProof/>
              </w:rPr>
              <w:t>Organization Default DataMart: Organization Everyone Security Groups</w:t>
            </w:r>
            <w:r>
              <w:rPr>
                <w:noProof/>
                <w:webHidden/>
              </w:rPr>
              <w:tab/>
            </w:r>
            <w:r>
              <w:rPr>
                <w:noProof/>
                <w:webHidden/>
              </w:rPr>
              <w:fldChar w:fldCharType="begin"/>
            </w:r>
            <w:r>
              <w:rPr>
                <w:noProof/>
                <w:webHidden/>
              </w:rPr>
              <w:instrText xml:space="preserve"> PAGEREF _Toc391997066 \h </w:instrText>
            </w:r>
            <w:r>
              <w:rPr>
                <w:noProof/>
                <w:webHidden/>
              </w:rPr>
            </w:r>
          </w:ins>
          <w:r>
            <w:rPr>
              <w:noProof/>
              <w:webHidden/>
            </w:rPr>
            <w:fldChar w:fldCharType="separate"/>
          </w:r>
          <w:ins w:id="46" w:author="Melanie Davies" w:date="2014-07-01T16:55:00Z">
            <w:r>
              <w:rPr>
                <w:noProof/>
                <w:webHidden/>
              </w:rPr>
              <w:t>18</w:t>
            </w:r>
            <w:r>
              <w:rPr>
                <w:noProof/>
                <w:webHidden/>
              </w:rPr>
              <w:fldChar w:fldCharType="end"/>
            </w:r>
            <w:r w:rsidRPr="0045741E">
              <w:rPr>
                <w:rStyle w:val="Hyperlink"/>
                <w:noProof/>
              </w:rPr>
              <w:fldChar w:fldCharType="end"/>
            </w:r>
          </w:ins>
        </w:p>
        <w:p w14:paraId="03DF6864" w14:textId="77777777" w:rsidR="00EE2CCC" w:rsidRDefault="00EE2CCC">
          <w:pPr>
            <w:pStyle w:val="TOC2"/>
            <w:tabs>
              <w:tab w:val="left" w:pos="880"/>
              <w:tab w:val="right" w:leader="dot" w:pos="9350"/>
            </w:tabs>
            <w:rPr>
              <w:ins w:id="47" w:author="Melanie Davies" w:date="2014-07-01T16:55:00Z"/>
              <w:rFonts w:eastAsiaTheme="minorEastAsia"/>
              <w:noProof/>
            </w:rPr>
          </w:pPr>
          <w:ins w:id="48"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"_Toc391997067"</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2.6</w:t>
            </w:r>
            <w:r>
              <w:rPr>
                <w:rFonts w:eastAsiaTheme="minorEastAsia"/>
                <w:noProof/>
              </w:rPr>
              <w:tab/>
            </w:r>
            <w:r w:rsidRPr="0045741E">
              <w:rPr>
                <w:rStyle w:val="Hyperlink"/>
                <w:noProof/>
              </w:rPr>
              <w:t>Organization Default User ACL</w:t>
            </w:r>
            <w:r>
              <w:rPr>
                <w:noProof/>
                <w:webHidden/>
              </w:rPr>
              <w:tab/>
            </w:r>
            <w:r>
              <w:rPr>
                <w:noProof/>
                <w:webHidden/>
              </w:rPr>
              <w:fldChar w:fldCharType="begin"/>
            </w:r>
            <w:r>
              <w:rPr>
                <w:noProof/>
                <w:webHidden/>
              </w:rPr>
              <w:instrText xml:space="preserve"> PAGEREF _Toc391997067 \h </w:instrText>
            </w:r>
            <w:r>
              <w:rPr>
                <w:noProof/>
                <w:webHidden/>
              </w:rPr>
            </w:r>
          </w:ins>
          <w:r>
            <w:rPr>
              <w:noProof/>
              <w:webHidden/>
            </w:rPr>
            <w:fldChar w:fldCharType="separate"/>
          </w:r>
          <w:ins w:id="49" w:author="Melanie Davies" w:date="2014-07-01T16:55:00Z">
            <w:r>
              <w:rPr>
                <w:noProof/>
                <w:webHidden/>
              </w:rPr>
              <w:t>19</w:t>
            </w:r>
            <w:r>
              <w:rPr>
                <w:noProof/>
                <w:webHidden/>
              </w:rPr>
              <w:fldChar w:fldCharType="end"/>
            </w:r>
            <w:r w:rsidRPr="0045741E">
              <w:rPr>
                <w:rStyle w:val="Hyperlink"/>
                <w:noProof/>
              </w:rPr>
              <w:fldChar w:fldCharType="end"/>
            </w:r>
          </w:ins>
        </w:p>
        <w:p w14:paraId="2CB4733C" w14:textId="77777777" w:rsidR="00EE2CCC" w:rsidRDefault="00EE2CCC">
          <w:pPr>
            <w:pStyle w:val="TOC3"/>
            <w:tabs>
              <w:tab w:val="left" w:pos="1320"/>
              <w:tab w:val="right" w:leader="dot" w:pos="9350"/>
            </w:tabs>
            <w:rPr>
              <w:ins w:id="50" w:author="Melanie Davies" w:date="2014-07-01T16:55:00Z"/>
              <w:rFonts w:eastAsiaTheme="minorEastAsia"/>
              <w:noProof/>
            </w:rPr>
          </w:pPr>
          <w:ins w:id="51"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"_Toc391997068"</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2.6.1</w:t>
            </w:r>
            <w:r>
              <w:rPr>
                <w:rFonts w:eastAsiaTheme="minorEastAsia"/>
                <w:noProof/>
              </w:rPr>
              <w:tab/>
            </w:r>
            <w:r w:rsidRPr="0045741E">
              <w:rPr>
                <w:rStyle w:val="Hyperlink"/>
                <w:noProof/>
              </w:rPr>
              <w:t>Organization Default User: Operations Center System Administrators Security Group</w:t>
            </w:r>
            <w:r>
              <w:rPr>
                <w:noProof/>
                <w:webHidden/>
              </w:rPr>
              <w:tab/>
            </w:r>
            <w:r>
              <w:rPr>
                <w:noProof/>
                <w:webHidden/>
              </w:rPr>
              <w:fldChar w:fldCharType="begin"/>
            </w:r>
            <w:r>
              <w:rPr>
                <w:noProof/>
                <w:webHidden/>
              </w:rPr>
              <w:instrText xml:space="preserve"> PAGEREF _Toc391997068 \h </w:instrText>
            </w:r>
            <w:r>
              <w:rPr>
                <w:noProof/>
                <w:webHidden/>
              </w:rPr>
            </w:r>
          </w:ins>
          <w:r>
            <w:rPr>
              <w:noProof/>
              <w:webHidden/>
            </w:rPr>
            <w:fldChar w:fldCharType="separate"/>
          </w:r>
          <w:ins w:id="52" w:author="Melanie Davies" w:date="2014-07-01T16:55:00Z">
            <w:r>
              <w:rPr>
                <w:noProof/>
                <w:webHidden/>
              </w:rPr>
              <w:t>19</w:t>
            </w:r>
            <w:r>
              <w:rPr>
                <w:noProof/>
                <w:webHidden/>
              </w:rPr>
              <w:fldChar w:fldCharType="end"/>
            </w:r>
            <w:r w:rsidRPr="0045741E">
              <w:rPr>
                <w:rStyle w:val="Hyperlink"/>
                <w:noProof/>
              </w:rPr>
              <w:fldChar w:fldCharType="end"/>
            </w:r>
          </w:ins>
        </w:p>
        <w:p w14:paraId="21B59366" w14:textId="77777777" w:rsidR="00EE2CCC" w:rsidRDefault="00EE2CCC">
          <w:pPr>
            <w:pStyle w:val="TOC3"/>
            <w:tabs>
              <w:tab w:val="left" w:pos="1320"/>
              <w:tab w:val="right" w:leader="dot" w:pos="9350"/>
            </w:tabs>
            <w:rPr>
              <w:ins w:id="53" w:author="Melanie Davies" w:date="2014-07-01T16:55:00Z"/>
              <w:rFonts w:eastAsiaTheme="minorEastAsia"/>
              <w:noProof/>
            </w:rPr>
          </w:pPr>
          <w:ins w:id="54"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"_Toc391997069"</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2.6.2</w:t>
            </w:r>
            <w:r>
              <w:rPr>
                <w:rFonts w:eastAsiaTheme="minorEastAsia"/>
                <w:noProof/>
              </w:rPr>
              <w:tab/>
            </w:r>
            <w:r w:rsidRPr="0045741E">
              <w:rPr>
                <w:rStyle w:val="Hyperlink"/>
                <w:noProof/>
              </w:rPr>
              <w:t>Organization Default User: Organization Administrators Security Group</w:t>
            </w:r>
            <w:r>
              <w:rPr>
                <w:noProof/>
                <w:webHidden/>
              </w:rPr>
              <w:tab/>
            </w:r>
            <w:r>
              <w:rPr>
                <w:noProof/>
                <w:webHidden/>
              </w:rPr>
              <w:fldChar w:fldCharType="begin"/>
            </w:r>
            <w:r>
              <w:rPr>
                <w:noProof/>
                <w:webHidden/>
              </w:rPr>
              <w:instrText xml:space="preserve"> PAGEREF _Toc391997069 \h </w:instrText>
            </w:r>
            <w:r>
              <w:rPr>
                <w:noProof/>
                <w:webHidden/>
              </w:rPr>
            </w:r>
          </w:ins>
          <w:r>
            <w:rPr>
              <w:noProof/>
              <w:webHidden/>
            </w:rPr>
            <w:fldChar w:fldCharType="separate"/>
          </w:r>
          <w:ins w:id="55" w:author="Melanie Davies" w:date="2014-07-01T16:55:00Z">
            <w:r>
              <w:rPr>
                <w:noProof/>
                <w:webHidden/>
              </w:rPr>
              <w:t>20</w:t>
            </w:r>
            <w:r>
              <w:rPr>
                <w:noProof/>
                <w:webHidden/>
              </w:rPr>
              <w:fldChar w:fldCharType="end"/>
            </w:r>
            <w:r w:rsidRPr="0045741E">
              <w:rPr>
                <w:rStyle w:val="Hyperlink"/>
                <w:noProof/>
              </w:rPr>
              <w:fldChar w:fldCharType="end"/>
            </w:r>
          </w:ins>
        </w:p>
        <w:p w14:paraId="4DE47849" w14:textId="77777777" w:rsidR="00EE2CCC" w:rsidRDefault="00EE2CCC">
          <w:pPr>
            <w:pStyle w:val="TOC3"/>
            <w:tabs>
              <w:tab w:val="left" w:pos="1320"/>
              <w:tab w:val="right" w:leader="dot" w:pos="9350"/>
            </w:tabs>
            <w:rPr>
              <w:ins w:id="56" w:author="Melanie Davies" w:date="2014-07-01T16:55:00Z"/>
              <w:rFonts w:eastAsiaTheme="minorEastAsia"/>
              <w:noProof/>
            </w:rPr>
          </w:pPr>
          <w:ins w:id="57"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"_Toc391997070"</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2.6.3</w:t>
            </w:r>
            <w:r>
              <w:rPr>
                <w:rFonts w:eastAsiaTheme="minorEastAsia"/>
                <w:noProof/>
              </w:rPr>
              <w:tab/>
            </w:r>
            <w:r w:rsidRPr="0045741E">
              <w:rPr>
                <w:rStyle w:val="Hyperlink"/>
                <w:noProof/>
              </w:rPr>
              <w:t>Organization Default User:Everyone Security Groups</w:t>
            </w:r>
            <w:r>
              <w:rPr>
                <w:noProof/>
                <w:webHidden/>
              </w:rPr>
              <w:tab/>
            </w:r>
            <w:r>
              <w:rPr>
                <w:noProof/>
                <w:webHidden/>
              </w:rPr>
              <w:fldChar w:fldCharType="begin"/>
            </w:r>
            <w:r>
              <w:rPr>
                <w:noProof/>
                <w:webHidden/>
              </w:rPr>
              <w:instrText xml:space="preserve"> PAGEREF _Toc391997070 \h </w:instrText>
            </w:r>
            <w:r>
              <w:rPr>
                <w:noProof/>
                <w:webHidden/>
              </w:rPr>
            </w:r>
          </w:ins>
          <w:r>
            <w:rPr>
              <w:noProof/>
              <w:webHidden/>
            </w:rPr>
            <w:fldChar w:fldCharType="separate"/>
          </w:r>
          <w:ins w:id="58" w:author="Melanie Davies" w:date="2014-07-01T16:55:00Z">
            <w:r>
              <w:rPr>
                <w:noProof/>
                <w:webHidden/>
              </w:rPr>
              <w:t>20</w:t>
            </w:r>
            <w:r>
              <w:rPr>
                <w:noProof/>
                <w:webHidden/>
              </w:rPr>
              <w:fldChar w:fldCharType="end"/>
            </w:r>
            <w:r w:rsidRPr="0045741E">
              <w:rPr>
                <w:rStyle w:val="Hyperlink"/>
                <w:noProof/>
              </w:rPr>
              <w:fldChar w:fldCharType="end"/>
            </w:r>
          </w:ins>
        </w:p>
        <w:p w14:paraId="50E76641" w14:textId="77777777" w:rsidR="00EE2CCC" w:rsidRDefault="00EE2CCC">
          <w:pPr>
            <w:pStyle w:val="TOC2"/>
            <w:tabs>
              <w:tab w:val="left" w:pos="880"/>
              <w:tab w:val="right" w:leader="dot" w:pos="9350"/>
            </w:tabs>
            <w:rPr>
              <w:ins w:id="59" w:author="Melanie Davies" w:date="2014-07-01T16:55:00Z"/>
              <w:rFonts w:eastAsiaTheme="minorEastAsia"/>
              <w:noProof/>
            </w:rPr>
          </w:pPr>
          <w:ins w:id="60"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"_Toc391997071"</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2.7</w:t>
            </w:r>
            <w:r>
              <w:rPr>
                <w:rFonts w:eastAsiaTheme="minorEastAsia"/>
                <w:noProof/>
              </w:rPr>
              <w:tab/>
            </w:r>
            <w:r w:rsidRPr="0045741E">
              <w:rPr>
                <w:rStyle w:val="Hyperlink"/>
                <w:noProof/>
              </w:rPr>
              <w:t>Organization Users</w:t>
            </w:r>
            <w:r>
              <w:rPr>
                <w:noProof/>
                <w:webHidden/>
              </w:rPr>
              <w:tab/>
            </w:r>
            <w:r>
              <w:rPr>
                <w:noProof/>
                <w:webHidden/>
              </w:rPr>
              <w:fldChar w:fldCharType="begin"/>
            </w:r>
            <w:r>
              <w:rPr>
                <w:noProof/>
                <w:webHidden/>
              </w:rPr>
              <w:instrText xml:space="preserve"> PAGEREF _Toc391997071 \h </w:instrText>
            </w:r>
            <w:r>
              <w:rPr>
                <w:noProof/>
                <w:webHidden/>
              </w:rPr>
            </w:r>
          </w:ins>
          <w:r>
            <w:rPr>
              <w:noProof/>
              <w:webHidden/>
            </w:rPr>
            <w:fldChar w:fldCharType="separate"/>
          </w:r>
          <w:ins w:id="61" w:author="Melanie Davies" w:date="2014-07-01T16:55:00Z">
            <w:r>
              <w:rPr>
                <w:noProof/>
                <w:webHidden/>
              </w:rPr>
              <w:t>21</w:t>
            </w:r>
            <w:r>
              <w:rPr>
                <w:noProof/>
                <w:webHidden/>
              </w:rPr>
              <w:fldChar w:fldCharType="end"/>
            </w:r>
            <w:r w:rsidRPr="0045741E">
              <w:rPr>
                <w:rStyle w:val="Hyperlink"/>
                <w:noProof/>
              </w:rPr>
              <w:fldChar w:fldCharType="end"/>
            </w:r>
          </w:ins>
        </w:p>
        <w:p w14:paraId="584AAE5E" w14:textId="77777777" w:rsidR="00EE2CCC" w:rsidRDefault="00EE2CCC">
          <w:pPr>
            <w:pStyle w:val="TOC2"/>
            <w:tabs>
              <w:tab w:val="left" w:pos="880"/>
              <w:tab w:val="right" w:leader="dot" w:pos="9350"/>
            </w:tabs>
            <w:rPr>
              <w:ins w:id="62" w:author="Melanie Davies" w:date="2014-07-01T16:55:00Z"/>
              <w:rFonts w:eastAsiaTheme="minorEastAsia"/>
              <w:noProof/>
            </w:rPr>
          </w:pPr>
          <w:ins w:id="63"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"_Toc391997072"</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2.8</w:t>
            </w:r>
            <w:r>
              <w:rPr>
                <w:rFonts w:eastAsiaTheme="minorEastAsia"/>
                <w:noProof/>
              </w:rPr>
              <w:tab/>
            </w:r>
            <w:r w:rsidRPr="0045741E">
              <w:rPr>
                <w:rStyle w:val="Hyperlink"/>
                <w:noProof/>
              </w:rPr>
              <w:t>Organization DataMarts</w:t>
            </w:r>
            <w:r>
              <w:rPr>
                <w:noProof/>
                <w:webHidden/>
              </w:rPr>
              <w:tab/>
            </w:r>
            <w:r>
              <w:rPr>
                <w:noProof/>
                <w:webHidden/>
              </w:rPr>
              <w:fldChar w:fldCharType="begin"/>
            </w:r>
            <w:r>
              <w:rPr>
                <w:noProof/>
                <w:webHidden/>
              </w:rPr>
              <w:instrText xml:space="preserve"> PAGEREF _Toc391997072 \h </w:instrText>
            </w:r>
            <w:r>
              <w:rPr>
                <w:noProof/>
                <w:webHidden/>
              </w:rPr>
            </w:r>
          </w:ins>
          <w:r>
            <w:rPr>
              <w:noProof/>
              <w:webHidden/>
            </w:rPr>
            <w:fldChar w:fldCharType="separate"/>
          </w:r>
          <w:ins w:id="64" w:author="Melanie Davies" w:date="2014-07-01T16:55:00Z">
            <w:r>
              <w:rPr>
                <w:noProof/>
                <w:webHidden/>
              </w:rPr>
              <w:t>21</w:t>
            </w:r>
            <w:r>
              <w:rPr>
                <w:noProof/>
                <w:webHidden/>
              </w:rPr>
              <w:fldChar w:fldCharType="end"/>
            </w:r>
            <w:r w:rsidRPr="0045741E">
              <w:rPr>
                <w:rStyle w:val="Hyperlink"/>
                <w:noProof/>
              </w:rPr>
              <w:fldChar w:fldCharType="end"/>
            </w:r>
          </w:ins>
        </w:p>
        <w:p w14:paraId="4410356C" w14:textId="77777777" w:rsidR="00EE2CCC" w:rsidRDefault="00EE2CCC">
          <w:pPr>
            <w:pStyle w:val="TOC2"/>
            <w:tabs>
              <w:tab w:val="left" w:pos="880"/>
              <w:tab w:val="right" w:leader="dot" w:pos="9350"/>
            </w:tabs>
            <w:rPr>
              <w:ins w:id="65" w:author="Melanie Davies" w:date="2014-07-01T16:55:00Z"/>
              <w:rFonts w:eastAsiaTheme="minorEastAsia"/>
              <w:noProof/>
            </w:rPr>
          </w:pPr>
          <w:ins w:id="66"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"_Toc391997073"</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2.9</w:t>
            </w:r>
            <w:r>
              <w:rPr>
                <w:rFonts w:eastAsiaTheme="minorEastAsia"/>
                <w:noProof/>
              </w:rPr>
              <w:tab/>
            </w:r>
            <w:r w:rsidRPr="0045741E">
              <w:rPr>
                <w:rStyle w:val="Hyperlink"/>
                <w:noProof/>
              </w:rPr>
              <w:t>Organization Security Groups</w:t>
            </w:r>
            <w:r>
              <w:rPr>
                <w:noProof/>
                <w:webHidden/>
              </w:rPr>
              <w:tab/>
            </w:r>
            <w:r>
              <w:rPr>
                <w:noProof/>
                <w:webHidden/>
              </w:rPr>
              <w:fldChar w:fldCharType="begin"/>
            </w:r>
            <w:r>
              <w:rPr>
                <w:noProof/>
                <w:webHidden/>
              </w:rPr>
              <w:instrText xml:space="preserve"> PAGEREF _Toc391997073 \h </w:instrText>
            </w:r>
            <w:r>
              <w:rPr>
                <w:noProof/>
                <w:webHidden/>
              </w:rPr>
            </w:r>
          </w:ins>
          <w:r>
            <w:rPr>
              <w:noProof/>
              <w:webHidden/>
            </w:rPr>
            <w:fldChar w:fldCharType="separate"/>
          </w:r>
          <w:ins w:id="67" w:author="Melanie Davies" w:date="2014-07-01T16:55:00Z">
            <w:r>
              <w:rPr>
                <w:noProof/>
                <w:webHidden/>
              </w:rPr>
              <w:t>21</w:t>
            </w:r>
            <w:r>
              <w:rPr>
                <w:noProof/>
                <w:webHidden/>
              </w:rPr>
              <w:fldChar w:fldCharType="end"/>
            </w:r>
            <w:r w:rsidRPr="0045741E">
              <w:rPr>
                <w:rStyle w:val="Hyperlink"/>
                <w:noProof/>
              </w:rPr>
              <w:fldChar w:fldCharType="end"/>
            </w:r>
          </w:ins>
        </w:p>
        <w:p w14:paraId="3CDE51F1" w14:textId="77777777" w:rsidR="00EE2CCC" w:rsidRDefault="00EE2CCC">
          <w:pPr>
            <w:pStyle w:val="TOC3"/>
            <w:tabs>
              <w:tab w:val="left" w:pos="1320"/>
              <w:tab w:val="right" w:leader="dot" w:pos="9350"/>
            </w:tabs>
            <w:rPr>
              <w:ins w:id="68" w:author="Melanie Davies" w:date="2014-07-01T16:55:00Z"/>
              <w:rFonts w:eastAsiaTheme="minorEastAsia"/>
              <w:noProof/>
            </w:rPr>
          </w:pPr>
          <w:ins w:id="69"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"_Toc391997074"</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2.9.1</w:t>
            </w:r>
            <w:r>
              <w:rPr>
                <w:rFonts w:eastAsiaTheme="minorEastAsia"/>
                <w:noProof/>
              </w:rPr>
              <w:tab/>
            </w:r>
            <w:r w:rsidRPr="0045741E">
              <w:rPr>
                <w:rStyle w:val="Hyperlink"/>
                <w:noProof/>
              </w:rPr>
              <w:t>Organization Security Groups: Organization Everyone Security Group</w:t>
            </w:r>
            <w:r>
              <w:rPr>
                <w:noProof/>
                <w:webHidden/>
              </w:rPr>
              <w:tab/>
            </w:r>
            <w:r>
              <w:rPr>
                <w:noProof/>
                <w:webHidden/>
              </w:rPr>
              <w:fldChar w:fldCharType="begin"/>
            </w:r>
            <w:r>
              <w:rPr>
                <w:noProof/>
                <w:webHidden/>
              </w:rPr>
              <w:instrText xml:space="preserve"> PAGEREF _Toc391997074 \h </w:instrText>
            </w:r>
            <w:r>
              <w:rPr>
                <w:noProof/>
                <w:webHidden/>
              </w:rPr>
            </w:r>
          </w:ins>
          <w:r>
            <w:rPr>
              <w:noProof/>
              <w:webHidden/>
            </w:rPr>
            <w:fldChar w:fldCharType="separate"/>
          </w:r>
          <w:ins w:id="70" w:author="Melanie Davies" w:date="2014-07-01T16:55:00Z">
            <w:r>
              <w:rPr>
                <w:noProof/>
                <w:webHidden/>
              </w:rPr>
              <w:t>24</w:t>
            </w:r>
            <w:r>
              <w:rPr>
                <w:noProof/>
                <w:webHidden/>
              </w:rPr>
              <w:fldChar w:fldCharType="end"/>
            </w:r>
            <w:r w:rsidRPr="0045741E">
              <w:rPr>
                <w:rStyle w:val="Hyperlink"/>
                <w:noProof/>
              </w:rPr>
              <w:fldChar w:fldCharType="end"/>
            </w:r>
          </w:ins>
        </w:p>
        <w:p w14:paraId="37FA5EFF" w14:textId="77777777" w:rsidR="00EE2CCC" w:rsidRDefault="00EE2CCC">
          <w:pPr>
            <w:pStyle w:val="TOC3"/>
            <w:tabs>
              <w:tab w:val="left" w:pos="1320"/>
              <w:tab w:val="right" w:leader="dot" w:pos="9350"/>
            </w:tabs>
            <w:rPr>
              <w:ins w:id="71" w:author="Melanie Davies" w:date="2014-07-01T16:55:00Z"/>
              <w:rFonts w:eastAsiaTheme="minorEastAsia"/>
              <w:noProof/>
            </w:rPr>
          </w:pPr>
          <w:ins w:id="72"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"_Toc391997075"</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2.9.2</w:t>
            </w:r>
            <w:r>
              <w:rPr>
                <w:rFonts w:eastAsiaTheme="minorEastAsia"/>
                <w:noProof/>
              </w:rPr>
              <w:tab/>
            </w:r>
            <w:r w:rsidRPr="0045741E">
              <w:rPr>
                <w:rStyle w:val="Hyperlink"/>
                <w:noProof/>
              </w:rPr>
              <w:t>Organization Security Groups: Organization Administrators Security Group</w:t>
            </w:r>
            <w:r>
              <w:rPr>
                <w:noProof/>
                <w:webHidden/>
              </w:rPr>
              <w:tab/>
            </w:r>
            <w:r>
              <w:rPr>
                <w:noProof/>
                <w:webHidden/>
              </w:rPr>
              <w:fldChar w:fldCharType="begin"/>
            </w:r>
            <w:r>
              <w:rPr>
                <w:noProof/>
                <w:webHidden/>
              </w:rPr>
              <w:instrText xml:space="preserve"> PAGEREF _Toc391997075 \h </w:instrText>
            </w:r>
            <w:r>
              <w:rPr>
                <w:noProof/>
                <w:webHidden/>
              </w:rPr>
            </w:r>
          </w:ins>
          <w:r>
            <w:rPr>
              <w:noProof/>
              <w:webHidden/>
            </w:rPr>
            <w:fldChar w:fldCharType="separate"/>
          </w:r>
          <w:ins w:id="73" w:author="Melanie Davies" w:date="2014-07-01T16:55:00Z">
            <w:r>
              <w:rPr>
                <w:noProof/>
                <w:webHidden/>
              </w:rPr>
              <w:t>25</w:t>
            </w:r>
            <w:r>
              <w:rPr>
                <w:noProof/>
                <w:webHidden/>
              </w:rPr>
              <w:fldChar w:fldCharType="end"/>
            </w:r>
            <w:r w:rsidRPr="0045741E">
              <w:rPr>
                <w:rStyle w:val="Hyperlink"/>
                <w:noProof/>
              </w:rPr>
              <w:fldChar w:fldCharType="end"/>
            </w:r>
          </w:ins>
        </w:p>
        <w:p w14:paraId="1B1B2B50" w14:textId="77777777" w:rsidR="00EE2CCC" w:rsidRDefault="00EE2CCC">
          <w:pPr>
            <w:pStyle w:val="TOC1"/>
            <w:tabs>
              <w:tab w:val="left" w:pos="440"/>
              <w:tab w:val="right" w:leader="dot" w:pos="9350"/>
            </w:tabs>
            <w:rPr>
              <w:ins w:id="74" w:author="Melanie Davies" w:date="2014-07-01T16:55:00Z"/>
              <w:rFonts w:eastAsiaTheme="minorEastAsia"/>
              <w:noProof/>
            </w:rPr>
          </w:pPr>
          <w:ins w:id="75"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"_Toc391997076"</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3</w:t>
            </w:r>
            <w:r>
              <w:rPr>
                <w:rFonts w:eastAsiaTheme="minorEastAsia"/>
                <w:noProof/>
              </w:rPr>
              <w:tab/>
            </w:r>
            <w:r w:rsidRPr="0045741E">
              <w:rPr>
                <w:rStyle w:val="Hyperlink"/>
                <w:noProof/>
              </w:rPr>
              <w:t>Creating a new DataMart</w:t>
            </w:r>
            <w:r>
              <w:rPr>
                <w:noProof/>
                <w:webHidden/>
              </w:rPr>
              <w:tab/>
            </w:r>
            <w:r>
              <w:rPr>
                <w:noProof/>
                <w:webHidden/>
              </w:rPr>
              <w:fldChar w:fldCharType="begin"/>
            </w:r>
            <w:r>
              <w:rPr>
                <w:noProof/>
                <w:webHidden/>
              </w:rPr>
              <w:instrText xml:space="preserve"> PAGEREF _Toc391997076 \h </w:instrText>
            </w:r>
            <w:r>
              <w:rPr>
                <w:noProof/>
                <w:webHidden/>
              </w:rPr>
            </w:r>
          </w:ins>
          <w:r>
            <w:rPr>
              <w:noProof/>
              <w:webHidden/>
            </w:rPr>
            <w:fldChar w:fldCharType="separate"/>
          </w:r>
          <w:ins w:id="76" w:author="Melanie Davies" w:date="2014-07-01T16:55:00Z">
            <w:r>
              <w:rPr>
                <w:noProof/>
                <w:webHidden/>
              </w:rPr>
              <w:t>27</w:t>
            </w:r>
            <w:r>
              <w:rPr>
                <w:noProof/>
                <w:webHidden/>
              </w:rPr>
              <w:fldChar w:fldCharType="end"/>
            </w:r>
            <w:r w:rsidRPr="0045741E">
              <w:rPr>
                <w:rStyle w:val="Hyperlink"/>
                <w:noProof/>
              </w:rPr>
              <w:fldChar w:fldCharType="end"/>
            </w:r>
          </w:ins>
        </w:p>
        <w:p w14:paraId="7C596B42" w14:textId="77777777" w:rsidR="00EE2CCC" w:rsidRDefault="00EE2CCC">
          <w:pPr>
            <w:pStyle w:val="TOC2"/>
            <w:tabs>
              <w:tab w:val="left" w:pos="880"/>
              <w:tab w:val="right" w:leader="dot" w:pos="9350"/>
            </w:tabs>
            <w:rPr>
              <w:ins w:id="77" w:author="Melanie Davies" w:date="2014-07-01T16:55:00Z"/>
              <w:rFonts w:eastAsiaTheme="minorEastAsia"/>
              <w:noProof/>
            </w:rPr>
          </w:pPr>
          <w:ins w:id="78"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"_Toc391997077"</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3.1</w:t>
            </w:r>
            <w:r>
              <w:rPr>
                <w:rFonts w:eastAsiaTheme="minorEastAsia"/>
                <w:noProof/>
              </w:rPr>
              <w:tab/>
            </w:r>
            <w:r w:rsidRPr="0045741E">
              <w:rPr>
                <w:rStyle w:val="Hyperlink"/>
                <w:noProof/>
              </w:rPr>
              <w:t>DataMart Information Data</w:t>
            </w:r>
            <w:r>
              <w:rPr>
                <w:noProof/>
                <w:webHidden/>
              </w:rPr>
              <w:tab/>
            </w:r>
            <w:r>
              <w:rPr>
                <w:noProof/>
                <w:webHidden/>
              </w:rPr>
              <w:fldChar w:fldCharType="begin"/>
            </w:r>
            <w:r>
              <w:rPr>
                <w:noProof/>
                <w:webHidden/>
              </w:rPr>
              <w:instrText xml:space="preserve"> PAGEREF _Toc391997077 \h </w:instrText>
            </w:r>
            <w:r>
              <w:rPr>
                <w:noProof/>
                <w:webHidden/>
              </w:rPr>
            </w:r>
          </w:ins>
          <w:r>
            <w:rPr>
              <w:noProof/>
              <w:webHidden/>
            </w:rPr>
            <w:fldChar w:fldCharType="separate"/>
          </w:r>
          <w:ins w:id="79" w:author="Melanie Davies" w:date="2014-07-01T16:55:00Z">
            <w:r>
              <w:rPr>
                <w:noProof/>
                <w:webHidden/>
              </w:rPr>
              <w:t>27</w:t>
            </w:r>
            <w:r>
              <w:rPr>
                <w:noProof/>
                <w:webHidden/>
              </w:rPr>
              <w:fldChar w:fldCharType="end"/>
            </w:r>
            <w:r w:rsidRPr="0045741E">
              <w:rPr>
                <w:rStyle w:val="Hyperlink"/>
                <w:noProof/>
              </w:rPr>
              <w:fldChar w:fldCharType="end"/>
            </w:r>
          </w:ins>
        </w:p>
        <w:p w14:paraId="0D74C2F5" w14:textId="77777777" w:rsidR="00EE2CCC" w:rsidRDefault="00EE2CCC">
          <w:pPr>
            <w:pStyle w:val="TOC2"/>
            <w:tabs>
              <w:tab w:val="left" w:pos="880"/>
              <w:tab w:val="right" w:leader="dot" w:pos="9350"/>
            </w:tabs>
            <w:rPr>
              <w:ins w:id="80" w:author="Melanie Davies" w:date="2014-07-01T16:55:00Z"/>
              <w:rFonts w:eastAsiaTheme="minorEastAsia"/>
              <w:noProof/>
            </w:rPr>
          </w:pPr>
          <w:ins w:id="81"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"_Toc391997079"</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3.2</w:t>
            </w:r>
            <w:r>
              <w:rPr>
                <w:rFonts w:eastAsiaTheme="minorEastAsia"/>
                <w:noProof/>
              </w:rPr>
              <w:tab/>
            </w:r>
            <w:r w:rsidRPr="0045741E">
              <w:rPr>
                <w:rStyle w:val="Hyperlink"/>
                <w:noProof/>
              </w:rPr>
              <w:t>DataMart Installed Models</w:t>
            </w:r>
            <w:r>
              <w:rPr>
                <w:noProof/>
                <w:webHidden/>
              </w:rPr>
              <w:tab/>
            </w:r>
            <w:r>
              <w:rPr>
                <w:noProof/>
                <w:webHidden/>
              </w:rPr>
              <w:fldChar w:fldCharType="begin"/>
            </w:r>
            <w:r>
              <w:rPr>
                <w:noProof/>
                <w:webHidden/>
              </w:rPr>
              <w:instrText xml:space="preserve"> PAGEREF _Toc391997079 \h </w:instrText>
            </w:r>
            <w:r>
              <w:rPr>
                <w:noProof/>
                <w:webHidden/>
              </w:rPr>
            </w:r>
          </w:ins>
          <w:r>
            <w:rPr>
              <w:noProof/>
              <w:webHidden/>
            </w:rPr>
            <w:fldChar w:fldCharType="separate"/>
          </w:r>
          <w:ins w:id="82" w:author="Melanie Davies" w:date="2014-07-01T16:55:00Z">
            <w:r>
              <w:rPr>
                <w:noProof/>
                <w:webHidden/>
              </w:rPr>
              <w:t>27</w:t>
            </w:r>
            <w:r>
              <w:rPr>
                <w:noProof/>
                <w:webHidden/>
              </w:rPr>
              <w:fldChar w:fldCharType="end"/>
            </w:r>
            <w:r w:rsidRPr="0045741E">
              <w:rPr>
                <w:rStyle w:val="Hyperlink"/>
                <w:noProof/>
              </w:rPr>
              <w:fldChar w:fldCharType="end"/>
            </w:r>
          </w:ins>
        </w:p>
        <w:p w14:paraId="5367EDC5" w14:textId="77777777" w:rsidR="00EE2CCC" w:rsidRDefault="00EE2CCC">
          <w:pPr>
            <w:pStyle w:val="TOC2"/>
            <w:tabs>
              <w:tab w:val="left" w:pos="880"/>
              <w:tab w:val="right" w:leader="dot" w:pos="9350"/>
            </w:tabs>
            <w:rPr>
              <w:ins w:id="83" w:author="Melanie Davies" w:date="2014-07-01T16:55:00Z"/>
              <w:rFonts w:eastAsiaTheme="minorEastAsia"/>
              <w:noProof/>
            </w:rPr>
          </w:pPr>
          <w:ins w:id="84"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"_Toc391997080"</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3.3</w:t>
            </w:r>
            <w:r>
              <w:rPr>
                <w:rFonts w:eastAsiaTheme="minorEastAsia"/>
                <w:noProof/>
              </w:rPr>
              <w:tab/>
            </w:r>
            <w:r w:rsidRPr="0045741E">
              <w:rPr>
                <w:rStyle w:val="Hyperlink"/>
                <w:noProof/>
              </w:rPr>
              <w:t>DataMart Settings</w:t>
            </w:r>
            <w:r>
              <w:rPr>
                <w:noProof/>
                <w:webHidden/>
              </w:rPr>
              <w:tab/>
            </w:r>
            <w:r>
              <w:rPr>
                <w:noProof/>
                <w:webHidden/>
              </w:rPr>
              <w:fldChar w:fldCharType="begin"/>
            </w:r>
            <w:r>
              <w:rPr>
                <w:noProof/>
                <w:webHidden/>
              </w:rPr>
              <w:instrText xml:space="preserve"> PAGEREF _Toc391997080 \h </w:instrText>
            </w:r>
            <w:r>
              <w:rPr>
                <w:noProof/>
                <w:webHidden/>
              </w:rPr>
            </w:r>
          </w:ins>
          <w:r>
            <w:rPr>
              <w:noProof/>
              <w:webHidden/>
            </w:rPr>
            <w:fldChar w:fldCharType="separate"/>
          </w:r>
          <w:ins w:id="85" w:author="Melanie Davies" w:date="2014-07-01T16:55:00Z">
            <w:r>
              <w:rPr>
                <w:noProof/>
                <w:webHidden/>
              </w:rPr>
              <w:t>28</w:t>
            </w:r>
            <w:r>
              <w:rPr>
                <w:noProof/>
                <w:webHidden/>
              </w:rPr>
              <w:fldChar w:fldCharType="end"/>
            </w:r>
            <w:r w:rsidRPr="0045741E">
              <w:rPr>
                <w:rStyle w:val="Hyperlink"/>
                <w:noProof/>
              </w:rPr>
              <w:fldChar w:fldCharType="end"/>
            </w:r>
          </w:ins>
        </w:p>
        <w:p w14:paraId="55198451" w14:textId="77777777" w:rsidR="00EE2CCC" w:rsidRDefault="00EE2CCC">
          <w:pPr>
            <w:pStyle w:val="TOC2"/>
            <w:tabs>
              <w:tab w:val="left" w:pos="880"/>
              <w:tab w:val="right" w:leader="dot" w:pos="9350"/>
            </w:tabs>
            <w:rPr>
              <w:ins w:id="86" w:author="Melanie Davies" w:date="2014-07-01T16:55:00Z"/>
              <w:rFonts w:eastAsiaTheme="minorEastAsia"/>
              <w:noProof/>
            </w:rPr>
          </w:pPr>
          <w:ins w:id="87" w:author="Melanie Davies" w:date="2014-07-01T16:55:00Z">
            <w:r w:rsidRPr="0045741E">
              <w:rPr>
                <w:rStyle w:val="Hyperlink"/>
                <w:noProof/>
              </w:rPr>
              <w:lastRenderedPageBreak/>
              <w:fldChar w:fldCharType="begin"/>
            </w:r>
            <w:r w:rsidRPr="0045741E">
              <w:rPr>
                <w:rStyle w:val="Hyperlink"/>
                <w:noProof/>
              </w:rPr>
              <w:instrText xml:space="preserve"> </w:instrText>
            </w:r>
            <w:r>
              <w:rPr>
                <w:noProof/>
              </w:rPr>
              <w:instrText>HYPERLINK \l "_Toc391997081"</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3.4</w:t>
            </w:r>
            <w:r>
              <w:rPr>
                <w:rFonts w:eastAsiaTheme="minorEastAsia"/>
                <w:noProof/>
              </w:rPr>
              <w:tab/>
            </w:r>
            <w:r w:rsidRPr="0045741E">
              <w:rPr>
                <w:rStyle w:val="Hyperlink"/>
                <w:noProof/>
              </w:rPr>
              <w:t>DataMart Access Control</w:t>
            </w:r>
            <w:r>
              <w:rPr>
                <w:noProof/>
                <w:webHidden/>
              </w:rPr>
              <w:tab/>
            </w:r>
            <w:r>
              <w:rPr>
                <w:noProof/>
                <w:webHidden/>
              </w:rPr>
              <w:fldChar w:fldCharType="begin"/>
            </w:r>
            <w:r>
              <w:rPr>
                <w:noProof/>
                <w:webHidden/>
              </w:rPr>
              <w:instrText xml:space="preserve"> PAGEREF _Toc391997081 \h </w:instrText>
            </w:r>
            <w:r>
              <w:rPr>
                <w:noProof/>
                <w:webHidden/>
              </w:rPr>
            </w:r>
          </w:ins>
          <w:r>
            <w:rPr>
              <w:noProof/>
              <w:webHidden/>
            </w:rPr>
            <w:fldChar w:fldCharType="separate"/>
          </w:r>
          <w:ins w:id="88" w:author="Melanie Davies" w:date="2014-07-01T16:55:00Z">
            <w:r>
              <w:rPr>
                <w:noProof/>
                <w:webHidden/>
              </w:rPr>
              <w:t>28</w:t>
            </w:r>
            <w:r>
              <w:rPr>
                <w:noProof/>
                <w:webHidden/>
              </w:rPr>
              <w:fldChar w:fldCharType="end"/>
            </w:r>
            <w:r w:rsidRPr="0045741E">
              <w:rPr>
                <w:rStyle w:val="Hyperlink"/>
                <w:noProof/>
              </w:rPr>
              <w:fldChar w:fldCharType="end"/>
            </w:r>
          </w:ins>
        </w:p>
        <w:p w14:paraId="4EF60AE4" w14:textId="77777777" w:rsidR="00EE2CCC" w:rsidRDefault="00EE2CCC">
          <w:pPr>
            <w:pStyle w:val="TOC2"/>
            <w:tabs>
              <w:tab w:val="left" w:pos="880"/>
              <w:tab w:val="right" w:leader="dot" w:pos="9350"/>
            </w:tabs>
            <w:rPr>
              <w:ins w:id="89" w:author="Melanie Davies" w:date="2014-07-01T16:55:00Z"/>
              <w:rFonts w:eastAsiaTheme="minorEastAsia"/>
              <w:noProof/>
            </w:rPr>
          </w:pPr>
          <w:ins w:id="90"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"_Toc391997082"</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3.5</w:t>
            </w:r>
            <w:r>
              <w:rPr>
                <w:rFonts w:eastAsiaTheme="minorEastAsia"/>
                <w:noProof/>
              </w:rPr>
              <w:tab/>
            </w:r>
            <w:r w:rsidRPr="0045741E">
              <w:rPr>
                <w:rStyle w:val="Hyperlink"/>
                <w:noProof/>
              </w:rPr>
              <w:t>DataMart Downloads</w:t>
            </w:r>
            <w:r>
              <w:rPr>
                <w:noProof/>
                <w:webHidden/>
              </w:rPr>
              <w:tab/>
            </w:r>
            <w:r>
              <w:rPr>
                <w:noProof/>
                <w:webHidden/>
              </w:rPr>
              <w:fldChar w:fldCharType="begin"/>
            </w:r>
            <w:r>
              <w:rPr>
                <w:noProof/>
                <w:webHidden/>
              </w:rPr>
              <w:instrText xml:space="preserve"> PAGEREF _Toc391997082 \h </w:instrText>
            </w:r>
            <w:r>
              <w:rPr>
                <w:noProof/>
                <w:webHidden/>
              </w:rPr>
            </w:r>
          </w:ins>
          <w:r>
            <w:rPr>
              <w:noProof/>
              <w:webHidden/>
            </w:rPr>
            <w:fldChar w:fldCharType="separate"/>
          </w:r>
          <w:ins w:id="91" w:author="Melanie Davies" w:date="2014-07-01T16:55:00Z">
            <w:r>
              <w:rPr>
                <w:noProof/>
                <w:webHidden/>
              </w:rPr>
              <w:t>31</w:t>
            </w:r>
            <w:r>
              <w:rPr>
                <w:noProof/>
                <w:webHidden/>
              </w:rPr>
              <w:fldChar w:fldCharType="end"/>
            </w:r>
            <w:r w:rsidRPr="0045741E">
              <w:rPr>
                <w:rStyle w:val="Hyperlink"/>
                <w:noProof/>
              </w:rPr>
              <w:fldChar w:fldCharType="end"/>
            </w:r>
          </w:ins>
        </w:p>
        <w:p w14:paraId="500CA325" w14:textId="77777777" w:rsidR="00EE2CCC" w:rsidRDefault="00EE2CCC">
          <w:pPr>
            <w:pStyle w:val="TOC1"/>
            <w:tabs>
              <w:tab w:val="left" w:pos="440"/>
              <w:tab w:val="right" w:leader="dot" w:pos="9350"/>
            </w:tabs>
            <w:rPr>
              <w:ins w:id="92" w:author="Melanie Davies" w:date="2014-07-01T16:55:00Z"/>
              <w:rFonts w:eastAsiaTheme="minorEastAsia"/>
              <w:noProof/>
            </w:rPr>
          </w:pPr>
          <w:ins w:id="93"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"_Toc391997083"</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4</w:t>
            </w:r>
            <w:r>
              <w:rPr>
                <w:rFonts w:eastAsiaTheme="minorEastAsia"/>
                <w:noProof/>
              </w:rPr>
              <w:tab/>
            </w:r>
            <w:r w:rsidRPr="0045741E">
              <w:rPr>
                <w:rStyle w:val="Hyperlink"/>
                <w:noProof/>
              </w:rPr>
              <w:t>Creating a new group</w:t>
            </w:r>
            <w:r>
              <w:rPr>
                <w:noProof/>
                <w:webHidden/>
              </w:rPr>
              <w:tab/>
            </w:r>
            <w:r>
              <w:rPr>
                <w:noProof/>
                <w:webHidden/>
              </w:rPr>
              <w:fldChar w:fldCharType="begin"/>
            </w:r>
            <w:r>
              <w:rPr>
                <w:noProof/>
                <w:webHidden/>
              </w:rPr>
              <w:instrText xml:space="preserve"> PAGEREF _Toc391997083 \h </w:instrText>
            </w:r>
            <w:r>
              <w:rPr>
                <w:noProof/>
                <w:webHidden/>
              </w:rPr>
            </w:r>
          </w:ins>
          <w:r>
            <w:rPr>
              <w:noProof/>
              <w:webHidden/>
            </w:rPr>
            <w:fldChar w:fldCharType="separate"/>
          </w:r>
          <w:ins w:id="94" w:author="Melanie Davies" w:date="2014-07-01T16:55:00Z">
            <w:r>
              <w:rPr>
                <w:noProof/>
                <w:webHidden/>
              </w:rPr>
              <w:t>31</w:t>
            </w:r>
            <w:r>
              <w:rPr>
                <w:noProof/>
                <w:webHidden/>
              </w:rPr>
              <w:fldChar w:fldCharType="end"/>
            </w:r>
            <w:r w:rsidRPr="0045741E">
              <w:rPr>
                <w:rStyle w:val="Hyperlink"/>
                <w:noProof/>
              </w:rPr>
              <w:fldChar w:fldCharType="end"/>
            </w:r>
          </w:ins>
        </w:p>
        <w:p w14:paraId="0FDBA5E0" w14:textId="77777777" w:rsidR="00EE2CCC" w:rsidRDefault="00EE2CCC">
          <w:pPr>
            <w:pStyle w:val="TOC2"/>
            <w:tabs>
              <w:tab w:val="left" w:pos="880"/>
              <w:tab w:val="right" w:leader="dot" w:pos="9350"/>
            </w:tabs>
            <w:rPr>
              <w:ins w:id="95" w:author="Melanie Davies" w:date="2014-07-01T16:55:00Z"/>
              <w:rFonts w:eastAsiaTheme="minorEastAsia"/>
              <w:noProof/>
            </w:rPr>
          </w:pPr>
          <w:ins w:id="96"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"_Toc391997084"</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4.1</w:t>
            </w:r>
            <w:r>
              <w:rPr>
                <w:rFonts w:eastAsiaTheme="minorEastAsia"/>
                <w:noProof/>
              </w:rPr>
              <w:tab/>
            </w:r>
            <w:r w:rsidRPr="0045741E">
              <w:rPr>
                <w:rStyle w:val="Hyperlink"/>
                <w:noProof/>
              </w:rPr>
              <w:t>Group Information</w:t>
            </w:r>
            <w:r>
              <w:rPr>
                <w:noProof/>
                <w:webHidden/>
              </w:rPr>
              <w:tab/>
            </w:r>
            <w:r>
              <w:rPr>
                <w:noProof/>
                <w:webHidden/>
              </w:rPr>
              <w:fldChar w:fldCharType="begin"/>
            </w:r>
            <w:r>
              <w:rPr>
                <w:noProof/>
                <w:webHidden/>
              </w:rPr>
              <w:instrText xml:space="preserve"> PAGEREF _Toc391997084 \h </w:instrText>
            </w:r>
            <w:r>
              <w:rPr>
                <w:noProof/>
                <w:webHidden/>
              </w:rPr>
            </w:r>
          </w:ins>
          <w:r>
            <w:rPr>
              <w:noProof/>
              <w:webHidden/>
            </w:rPr>
            <w:fldChar w:fldCharType="separate"/>
          </w:r>
          <w:ins w:id="97" w:author="Melanie Davies" w:date="2014-07-01T16:55:00Z">
            <w:r>
              <w:rPr>
                <w:noProof/>
                <w:webHidden/>
              </w:rPr>
              <w:t>31</w:t>
            </w:r>
            <w:r>
              <w:rPr>
                <w:noProof/>
                <w:webHidden/>
              </w:rPr>
              <w:fldChar w:fldCharType="end"/>
            </w:r>
            <w:r w:rsidRPr="0045741E">
              <w:rPr>
                <w:rStyle w:val="Hyperlink"/>
                <w:noProof/>
              </w:rPr>
              <w:fldChar w:fldCharType="end"/>
            </w:r>
          </w:ins>
        </w:p>
        <w:p w14:paraId="78773745" w14:textId="77777777" w:rsidR="00EE2CCC" w:rsidRDefault="00EE2CCC">
          <w:pPr>
            <w:pStyle w:val="TOC2"/>
            <w:tabs>
              <w:tab w:val="left" w:pos="880"/>
              <w:tab w:val="right" w:leader="dot" w:pos="9350"/>
            </w:tabs>
            <w:rPr>
              <w:ins w:id="98" w:author="Melanie Davies" w:date="2014-07-01T16:55:00Z"/>
              <w:rFonts w:eastAsiaTheme="minorEastAsia"/>
              <w:noProof/>
            </w:rPr>
          </w:pPr>
          <w:ins w:id="99"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"_Toc391997085"</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4.2</w:t>
            </w:r>
            <w:r>
              <w:rPr>
                <w:rFonts w:eastAsiaTheme="minorEastAsia"/>
                <w:noProof/>
              </w:rPr>
              <w:tab/>
            </w:r>
            <w:r w:rsidRPr="0045741E">
              <w:rPr>
                <w:rStyle w:val="Hyperlink"/>
                <w:noProof/>
              </w:rPr>
              <w:t>Group Organizations</w:t>
            </w:r>
            <w:r>
              <w:rPr>
                <w:noProof/>
                <w:webHidden/>
              </w:rPr>
              <w:tab/>
            </w:r>
            <w:r>
              <w:rPr>
                <w:noProof/>
                <w:webHidden/>
              </w:rPr>
              <w:fldChar w:fldCharType="begin"/>
            </w:r>
            <w:r>
              <w:rPr>
                <w:noProof/>
                <w:webHidden/>
              </w:rPr>
              <w:instrText xml:space="preserve"> PAGEREF _Toc391997085 \h </w:instrText>
            </w:r>
            <w:r>
              <w:rPr>
                <w:noProof/>
                <w:webHidden/>
              </w:rPr>
            </w:r>
          </w:ins>
          <w:r>
            <w:rPr>
              <w:noProof/>
              <w:webHidden/>
            </w:rPr>
            <w:fldChar w:fldCharType="separate"/>
          </w:r>
          <w:ins w:id="100" w:author="Melanie Davies" w:date="2014-07-01T16:55:00Z">
            <w:r>
              <w:rPr>
                <w:noProof/>
                <w:webHidden/>
              </w:rPr>
              <w:t>32</w:t>
            </w:r>
            <w:r>
              <w:rPr>
                <w:noProof/>
                <w:webHidden/>
              </w:rPr>
              <w:fldChar w:fldCharType="end"/>
            </w:r>
            <w:r w:rsidRPr="0045741E">
              <w:rPr>
                <w:rStyle w:val="Hyperlink"/>
                <w:noProof/>
              </w:rPr>
              <w:fldChar w:fldCharType="end"/>
            </w:r>
          </w:ins>
        </w:p>
        <w:p w14:paraId="10905B6A" w14:textId="77777777" w:rsidR="00EE2CCC" w:rsidRDefault="00EE2CCC">
          <w:pPr>
            <w:pStyle w:val="TOC2"/>
            <w:tabs>
              <w:tab w:val="left" w:pos="880"/>
              <w:tab w:val="right" w:leader="dot" w:pos="9350"/>
            </w:tabs>
            <w:rPr>
              <w:ins w:id="101" w:author="Melanie Davies" w:date="2014-07-01T16:55:00Z"/>
              <w:rFonts w:eastAsiaTheme="minorEastAsia"/>
              <w:noProof/>
            </w:rPr>
          </w:pPr>
          <w:ins w:id="102"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"_Toc391997086"</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4.3</w:t>
            </w:r>
            <w:r>
              <w:rPr>
                <w:rFonts w:eastAsiaTheme="minorEastAsia"/>
                <w:noProof/>
              </w:rPr>
              <w:tab/>
            </w:r>
            <w:r w:rsidRPr="0045741E">
              <w:rPr>
                <w:rStyle w:val="Hyperlink"/>
                <w:noProof/>
              </w:rPr>
              <w:t>Group Projects</w:t>
            </w:r>
            <w:r>
              <w:rPr>
                <w:noProof/>
                <w:webHidden/>
              </w:rPr>
              <w:tab/>
            </w:r>
            <w:r>
              <w:rPr>
                <w:noProof/>
                <w:webHidden/>
              </w:rPr>
              <w:fldChar w:fldCharType="begin"/>
            </w:r>
            <w:r>
              <w:rPr>
                <w:noProof/>
                <w:webHidden/>
              </w:rPr>
              <w:instrText xml:space="preserve"> PAGEREF _Toc391997086 \h </w:instrText>
            </w:r>
            <w:r>
              <w:rPr>
                <w:noProof/>
                <w:webHidden/>
              </w:rPr>
            </w:r>
          </w:ins>
          <w:r>
            <w:rPr>
              <w:noProof/>
              <w:webHidden/>
            </w:rPr>
            <w:fldChar w:fldCharType="separate"/>
          </w:r>
          <w:ins w:id="103" w:author="Melanie Davies" w:date="2014-07-01T16:55:00Z">
            <w:r>
              <w:rPr>
                <w:noProof/>
                <w:webHidden/>
              </w:rPr>
              <w:t>32</w:t>
            </w:r>
            <w:r>
              <w:rPr>
                <w:noProof/>
                <w:webHidden/>
              </w:rPr>
              <w:fldChar w:fldCharType="end"/>
            </w:r>
            <w:r w:rsidRPr="0045741E">
              <w:rPr>
                <w:rStyle w:val="Hyperlink"/>
                <w:noProof/>
              </w:rPr>
              <w:fldChar w:fldCharType="end"/>
            </w:r>
          </w:ins>
        </w:p>
        <w:p w14:paraId="0D0FA30A" w14:textId="77777777" w:rsidR="00EE2CCC" w:rsidRDefault="00EE2CCC">
          <w:pPr>
            <w:pStyle w:val="TOC2"/>
            <w:tabs>
              <w:tab w:val="left" w:pos="880"/>
              <w:tab w:val="right" w:leader="dot" w:pos="9350"/>
            </w:tabs>
            <w:rPr>
              <w:ins w:id="104" w:author="Melanie Davies" w:date="2014-07-01T16:55:00Z"/>
              <w:rFonts w:eastAsiaTheme="minorEastAsia"/>
              <w:noProof/>
            </w:rPr>
          </w:pPr>
          <w:ins w:id="105"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"_Toc391997087"</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4.4</w:t>
            </w:r>
            <w:r>
              <w:rPr>
                <w:rFonts w:eastAsiaTheme="minorEastAsia"/>
                <w:noProof/>
              </w:rPr>
              <w:tab/>
            </w:r>
            <w:r w:rsidRPr="0045741E">
              <w:rPr>
                <w:rStyle w:val="Hyperlink"/>
                <w:noProof/>
              </w:rPr>
              <w:t>Group Access Control</w:t>
            </w:r>
            <w:r>
              <w:rPr>
                <w:noProof/>
                <w:webHidden/>
              </w:rPr>
              <w:tab/>
            </w:r>
            <w:r>
              <w:rPr>
                <w:noProof/>
                <w:webHidden/>
              </w:rPr>
              <w:fldChar w:fldCharType="begin"/>
            </w:r>
            <w:r>
              <w:rPr>
                <w:noProof/>
                <w:webHidden/>
              </w:rPr>
              <w:instrText xml:space="preserve"> PAGEREF _Toc391997087 \h </w:instrText>
            </w:r>
            <w:r>
              <w:rPr>
                <w:noProof/>
                <w:webHidden/>
              </w:rPr>
            </w:r>
          </w:ins>
          <w:r>
            <w:rPr>
              <w:noProof/>
              <w:webHidden/>
            </w:rPr>
            <w:fldChar w:fldCharType="separate"/>
          </w:r>
          <w:ins w:id="106" w:author="Melanie Davies" w:date="2014-07-01T16:55:00Z">
            <w:r>
              <w:rPr>
                <w:noProof/>
                <w:webHidden/>
              </w:rPr>
              <w:t>32</w:t>
            </w:r>
            <w:r>
              <w:rPr>
                <w:noProof/>
                <w:webHidden/>
              </w:rPr>
              <w:fldChar w:fldCharType="end"/>
            </w:r>
            <w:r w:rsidRPr="0045741E">
              <w:rPr>
                <w:rStyle w:val="Hyperlink"/>
                <w:noProof/>
              </w:rPr>
              <w:fldChar w:fldCharType="end"/>
            </w:r>
          </w:ins>
        </w:p>
        <w:p w14:paraId="2BEE6C95" w14:textId="77777777" w:rsidR="00EE2CCC" w:rsidRDefault="00EE2CCC">
          <w:pPr>
            <w:pStyle w:val="TOC3"/>
            <w:tabs>
              <w:tab w:val="left" w:pos="1320"/>
              <w:tab w:val="right" w:leader="dot" w:pos="9350"/>
            </w:tabs>
            <w:rPr>
              <w:ins w:id="107" w:author="Melanie Davies" w:date="2014-07-01T16:55:00Z"/>
              <w:rFonts w:eastAsiaTheme="minorEastAsia"/>
              <w:noProof/>
            </w:rPr>
          </w:pPr>
          <w:ins w:id="108"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"_Toc391997089"</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4.4.1</w:t>
            </w:r>
            <w:r>
              <w:rPr>
                <w:rFonts w:eastAsiaTheme="minorEastAsia"/>
                <w:noProof/>
              </w:rPr>
              <w:tab/>
            </w:r>
            <w:r w:rsidRPr="0045741E">
              <w:rPr>
                <w:rStyle w:val="Hyperlink"/>
                <w:noProof/>
              </w:rPr>
              <w:t>Group Access Control: Operation Center System Administrators Security Group</w:t>
            </w:r>
            <w:r>
              <w:rPr>
                <w:noProof/>
                <w:webHidden/>
              </w:rPr>
              <w:tab/>
            </w:r>
            <w:r>
              <w:rPr>
                <w:noProof/>
                <w:webHidden/>
              </w:rPr>
              <w:fldChar w:fldCharType="begin"/>
            </w:r>
            <w:r>
              <w:rPr>
                <w:noProof/>
                <w:webHidden/>
              </w:rPr>
              <w:instrText xml:space="preserve"> PAGEREF _Toc391997089 \h </w:instrText>
            </w:r>
            <w:r>
              <w:rPr>
                <w:noProof/>
                <w:webHidden/>
              </w:rPr>
            </w:r>
          </w:ins>
          <w:r>
            <w:rPr>
              <w:noProof/>
              <w:webHidden/>
            </w:rPr>
            <w:fldChar w:fldCharType="separate"/>
          </w:r>
          <w:ins w:id="109" w:author="Melanie Davies" w:date="2014-07-01T16:55:00Z">
            <w:r>
              <w:rPr>
                <w:noProof/>
                <w:webHidden/>
              </w:rPr>
              <w:t>32</w:t>
            </w:r>
            <w:r>
              <w:rPr>
                <w:noProof/>
                <w:webHidden/>
              </w:rPr>
              <w:fldChar w:fldCharType="end"/>
            </w:r>
            <w:r w:rsidRPr="0045741E">
              <w:rPr>
                <w:rStyle w:val="Hyperlink"/>
                <w:noProof/>
              </w:rPr>
              <w:fldChar w:fldCharType="end"/>
            </w:r>
          </w:ins>
        </w:p>
        <w:p w14:paraId="74C86193" w14:textId="77777777" w:rsidR="00EE2CCC" w:rsidRDefault="00EE2CCC">
          <w:pPr>
            <w:pStyle w:val="TOC3"/>
            <w:tabs>
              <w:tab w:val="left" w:pos="1320"/>
              <w:tab w:val="right" w:leader="dot" w:pos="9350"/>
            </w:tabs>
            <w:rPr>
              <w:ins w:id="110" w:author="Melanie Davies" w:date="2014-07-01T16:55:00Z"/>
              <w:rFonts w:eastAsiaTheme="minorEastAsia"/>
              <w:noProof/>
            </w:rPr>
          </w:pPr>
          <w:ins w:id="111"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"_Toc391997090"</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4.4.2</w:t>
            </w:r>
            <w:r>
              <w:rPr>
                <w:rFonts w:eastAsiaTheme="minorEastAsia"/>
                <w:noProof/>
              </w:rPr>
              <w:tab/>
            </w:r>
            <w:r w:rsidRPr="0045741E">
              <w:rPr>
                <w:rStyle w:val="Hyperlink"/>
                <w:noProof/>
              </w:rPr>
              <w:t>Group Access Control: Everyone Security Groups</w:t>
            </w:r>
            <w:r>
              <w:rPr>
                <w:noProof/>
                <w:webHidden/>
              </w:rPr>
              <w:tab/>
            </w:r>
            <w:r>
              <w:rPr>
                <w:noProof/>
                <w:webHidden/>
              </w:rPr>
              <w:fldChar w:fldCharType="begin"/>
            </w:r>
            <w:r>
              <w:rPr>
                <w:noProof/>
                <w:webHidden/>
              </w:rPr>
              <w:instrText xml:space="preserve"> PAGEREF _Toc391997090 \h </w:instrText>
            </w:r>
            <w:r>
              <w:rPr>
                <w:noProof/>
                <w:webHidden/>
              </w:rPr>
            </w:r>
          </w:ins>
          <w:r>
            <w:rPr>
              <w:noProof/>
              <w:webHidden/>
            </w:rPr>
            <w:fldChar w:fldCharType="separate"/>
          </w:r>
          <w:ins w:id="112" w:author="Melanie Davies" w:date="2014-07-01T16:55:00Z">
            <w:r>
              <w:rPr>
                <w:noProof/>
                <w:webHidden/>
              </w:rPr>
              <w:t>33</w:t>
            </w:r>
            <w:r>
              <w:rPr>
                <w:noProof/>
                <w:webHidden/>
              </w:rPr>
              <w:fldChar w:fldCharType="end"/>
            </w:r>
            <w:r w:rsidRPr="0045741E">
              <w:rPr>
                <w:rStyle w:val="Hyperlink"/>
                <w:noProof/>
              </w:rPr>
              <w:fldChar w:fldCharType="end"/>
            </w:r>
          </w:ins>
        </w:p>
        <w:p w14:paraId="46542F40" w14:textId="77777777" w:rsidR="00EE2CCC" w:rsidRDefault="00EE2CCC">
          <w:pPr>
            <w:pStyle w:val="TOC3"/>
            <w:tabs>
              <w:tab w:val="left" w:pos="1320"/>
              <w:tab w:val="right" w:leader="dot" w:pos="9350"/>
            </w:tabs>
            <w:rPr>
              <w:ins w:id="113" w:author="Melanie Davies" w:date="2014-07-01T16:55:00Z"/>
              <w:rFonts w:eastAsiaTheme="minorEastAsia"/>
              <w:noProof/>
            </w:rPr>
          </w:pPr>
          <w:ins w:id="114"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"_Toc391997091"</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4.4.3</w:t>
            </w:r>
            <w:r>
              <w:rPr>
                <w:rFonts w:eastAsiaTheme="minorEastAsia"/>
                <w:noProof/>
              </w:rPr>
              <w:tab/>
            </w:r>
            <w:r w:rsidRPr="0045741E">
              <w:rPr>
                <w:rStyle w:val="Hyperlink"/>
                <w:noProof/>
              </w:rPr>
              <w:t>Group Access Control: Organization Group Administrators Security Group</w:t>
            </w:r>
            <w:r>
              <w:rPr>
                <w:noProof/>
                <w:webHidden/>
              </w:rPr>
              <w:tab/>
            </w:r>
            <w:r>
              <w:rPr>
                <w:noProof/>
                <w:webHidden/>
              </w:rPr>
              <w:fldChar w:fldCharType="begin"/>
            </w:r>
            <w:r>
              <w:rPr>
                <w:noProof/>
                <w:webHidden/>
              </w:rPr>
              <w:instrText xml:space="preserve"> PAGEREF _Toc391997091 \h </w:instrText>
            </w:r>
            <w:r>
              <w:rPr>
                <w:noProof/>
                <w:webHidden/>
              </w:rPr>
            </w:r>
          </w:ins>
          <w:r>
            <w:rPr>
              <w:noProof/>
              <w:webHidden/>
            </w:rPr>
            <w:fldChar w:fldCharType="separate"/>
          </w:r>
          <w:ins w:id="115" w:author="Melanie Davies" w:date="2014-07-01T16:55:00Z">
            <w:r>
              <w:rPr>
                <w:noProof/>
                <w:webHidden/>
              </w:rPr>
              <w:t>33</w:t>
            </w:r>
            <w:r>
              <w:rPr>
                <w:noProof/>
                <w:webHidden/>
              </w:rPr>
              <w:fldChar w:fldCharType="end"/>
            </w:r>
            <w:r w:rsidRPr="0045741E">
              <w:rPr>
                <w:rStyle w:val="Hyperlink"/>
                <w:noProof/>
              </w:rPr>
              <w:fldChar w:fldCharType="end"/>
            </w:r>
          </w:ins>
        </w:p>
        <w:p w14:paraId="26A584FD" w14:textId="77777777" w:rsidR="00EE2CCC" w:rsidRDefault="00EE2CCC">
          <w:pPr>
            <w:pStyle w:val="TOC1"/>
            <w:tabs>
              <w:tab w:val="left" w:pos="440"/>
              <w:tab w:val="right" w:leader="dot" w:pos="9350"/>
            </w:tabs>
            <w:rPr>
              <w:ins w:id="116" w:author="Melanie Davies" w:date="2014-07-01T16:55:00Z"/>
              <w:rFonts w:eastAsiaTheme="minorEastAsia"/>
              <w:noProof/>
            </w:rPr>
          </w:pPr>
          <w:ins w:id="117"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"_Toc391997092"</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w:t>
            </w:r>
            <w:r>
              <w:rPr>
                <w:rFonts w:eastAsiaTheme="minorEastAsia"/>
                <w:noProof/>
              </w:rPr>
              <w:tab/>
            </w:r>
            <w:r w:rsidRPr="0045741E">
              <w:rPr>
                <w:rStyle w:val="Hyperlink"/>
                <w:noProof/>
              </w:rPr>
              <w:t>Creating a new project within a network</w:t>
            </w:r>
            <w:r>
              <w:rPr>
                <w:noProof/>
                <w:webHidden/>
              </w:rPr>
              <w:tab/>
            </w:r>
            <w:r>
              <w:rPr>
                <w:noProof/>
                <w:webHidden/>
              </w:rPr>
              <w:fldChar w:fldCharType="begin"/>
            </w:r>
            <w:r>
              <w:rPr>
                <w:noProof/>
                <w:webHidden/>
              </w:rPr>
              <w:instrText xml:space="preserve"> PAGEREF _Toc391997092 \h </w:instrText>
            </w:r>
            <w:r>
              <w:rPr>
                <w:noProof/>
                <w:webHidden/>
              </w:rPr>
            </w:r>
          </w:ins>
          <w:r>
            <w:rPr>
              <w:noProof/>
              <w:webHidden/>
            </w:rPr>
            <w:fldChar w:fldCharType="separate"/>
          </w:r>
          <w:ins w:id="118" w:author="Melanie Davies" w:date="2014-07-01T16:55:00Z">
            <w:r>
              <w:rPr>
                <w:noProof/>
                <w:webHidden/>
              </w:rPr>
              <w:t>34</w:t>
            </w:r>
            <w:r>
              <w:rPr>
                <w:noProof/>
                <w:webHidden/>
              </w:rPr>
              <w:fldChar w:fldCharType="end"/>
            </w:r>
            <w:r w:rsidRPr="0045741E">
              <w:rPr>
                <w:rStyle w:val="Hyperlink"/>
                <w:noProof/>
              </w:rPr>
              <w:fldChar w:fldCharType="end"/>
            </w:r>
          </w:ins>
        </w:p>
        <w:p w14:paraId="36EBB67A" w14:textId="77777777" w:rsidR="00EE2CCC" w:rsidRDefault="00EE2CCC">
          <w:pPr>
            <w:pStyle w:val="TOC2"/>
            <w:tabs>
              <w:tab w:val="left" w:pos="880"/>
              <w:tab w:val="right" w:leader="dot" w:pos="9350"/>
            </w:tabs>
            <w:rPr>
              <w:ins w:id="119" w:author="Melanie Davies" w:date="2014-07-01T16:55:00Z"/>
              <w:rFonts w:eastAsiaTheme="minorEastAsia"/>
              <w:noProof/>
            </w:rPr>
          </w:pPr>
          <w:ins w:id="120"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"_Toc391997093"</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5.1</w:t>
            </w:r>
            <w:r>
              <w:rPr>
                <w:rFonts w:eastAsiaTheme="minorEastAsia"/>
                <w:noProof/>
              </w:rPr>
              <w:tab/>
            </w:r>
            <w:r w:rsidRPr="0045741E">
              <w:rPr>
                <w:rStyle w:val="Hyperlink"/>
                <w:noProof/>
              </w:rPr>
              <w:t>Project Information</w:t>
            </w:r>
            <w:r>
              <w:rPr>
                <w:noProof/>
                <w:webHidden/>
              </w:rPr>
              <w:tab/>
            </w:r>
            <w:r>
              <w:rPr>
                <w:noProof/>
                <w:webHidden/>
              </w:rPr>
              <w:fldChar w:fldCharType="begin"/>
            </w:r>
            <w:r>
              <w:rPr>
                <w:noProof/>
                <w:webHidden/>
              </w:rPr>
              <w:instrText xml:space="preserve"> PAGEREF _Toc391997093 \h </w:instrText>
            </w:r>
            <w:r>
              <w:rPr>
                <w:noProof/>
                <w:webHidden/>
              </w:rPr>
            </w:r>
          </w:ins>
          <w:r>
            <w:rPr>
              <w:noProof/>
              <w:webHidden/>
            </w:rPr>
            <w:fldChar w:fldCharType="separate"/>
          </w:r>
          <w:ins w:id="121" w:author="Melanie Davies" w:date="2014-07-01T16:55:00Z">
            <w:r>
              <w:rPr>
                <w:noProof/>
                <w:webHidden/>
              </w:rPr>
              <w:t>34</w:t>
            </w:r>
            <w:r>
              <w:rPr>
                <w:noProof/>
                <w:webHidden/>
              </w:rPr>
              <w:fldChar w:fldCharType="end"/>
            </w:r>
            <w:r w:rsidRPr="0045741E">
              <w:rPr>
                <w:rStyle w:val="Hyperlink"/>
                <w:noProof/>
              </w:rPr>
              <w:fldChar w:fldCharType="end"/>
            </w:r>
          </w:ins>
        </w:p>
        <w:p w14:paraId="0BC434A0" w14:textId="77777777" w:rsidR="00EE2CCC" w:rsidRDefault="00EE2CCC">
          <w:pPr>
            <w:pStyle w:val="TOC2"/>
            <w:tabs>
              <w:tab w:val="left" w:pos="880"/>
              <w:tab w:val="right" w:leader="dot" w:pos="9350"/>
            </w:tabs>
            <w:rPr>
              <w:ins w:id="122" w:author="Melanie Davies" w:date="2014-07-01T16:55:00Z"/>
              <w:rFonts w:eastAsiaTheme="minorEastAsia"/>
              <w:noProof/>
            </w:rPr>
          </w:pPr>
          <w:ins w:id="123"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"_Toc391997094"</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5.2</w:t>
            </w:r>
            <w:r>
              <w:rPr>
                <w:rFonts w:eastAsiaTheme="minorEastAsia"/>
                <w:noProof/>
              </w:rPr>
              <w:tab/>
            </w:r>
            <w:r w:rsidRPr="0045741E">
              <w:rPr>
                <w:rStyle w:val="Hyperlink"/>
                <w:noProof/>
              </w:rPr>
              <w:t>Project Access Control</w:t>
            </w:r>
            <w:r>
              <w:rPr>
                <w:noProof/>
                <w:webHidden/>
              </w:rPr>
              <w:tab/>
            </w:r>
            <w:r>
              <w:rPr>
                <w:noProof/>
                <w:webHidden/>
              </w:rPr>
              <w:fldChar w:fldCharType="begin"/>
            </w:r>
            <w:r>
              <w:rPr>
                <w:noProof/>
                <w:webHidden/>
              </w:rPr>
              <w:instrText xml:space="preserve"> PAGEREF _Toc391997094 \h </w:instrText>
            </w:r>
            <w:r>
              <w:rPr>
                <w:noProof/>
                <w:webHidden/>
              </w:rPr>
            </w:r>
          </w:ins>
          <w:r>
            <w:rPr>
              <w:noProof/>
              <w:webHidden/>
            </w:rPr>
            <w:fldChar w:fldCharType="separate"/>
          </w:r>
          <w:ins w:id="124" w:author="Melanie Davies" w:date="2014-07-01T16:55:00Z">
            <w:r>
              <w:rPr>
                <w:noProof/>
                <w:webHidden/>
              </w:rPr>
              <w:t>35</w:t>
            </w:r>
            <w:r>
              <w:rPr>
                <w:noProof/>
                <w:webHidden/>
              </w:rPr>
              <w:fldChar w:fldCharType="end"/>
            </w:r>
            <w:r w:rsidRPr="0045741E">
              <w:rPr>
                <w:rStyle w:val="Hyperlink"/>
                <w:noProof/>
              </w:rPr>
              <w:fldChar w:fldCharType="end"/>
            </w:r>
          </w:ins>
        </w:p>
        <w:p w14:paraId="01238A7D" w14:textId="77777777" w:rsidR="00EE2CCC" w:rsidRDefault="00EE2CCC">
          <w:pPr>
            <w:pStyle w:val="TOC3"/>
            <w:tabs>
              <w:tab w:val="left" w:pos="1320"/>
              <w:tab w:val="right" w:leader="dot" w:pos="9350"/>
            </w:tabs>
            <w:rPr>
              <w:ins w:id="125" w:author="Melanie Davies" w:date="2014-07-01T16:55:00Z"/>
              <w:rFonts w:eastAsiaTheme="minorEastAsia"/>
              <w:noProof/>
            </w:rPr>
          </w:pPr>
          <w:ins w:id="126"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"_Toc391997095"</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5.2.1</w:t>
            </w:r>
            <w:r>
              <w:rPr>
                <w:rFonts w:eastAsiaTheme="minorEastAsia"/>
                <w:noProof/>
              </w:rPr>
              <w:tab/>
            </w:r>
            <w:r w:rsidRPr="0045741E">
              <w:rPr>
                <w:rStyle w:val="Hyperlink"/>
                <w:noProof/>
              </w:rPr>
              <w:t>Project Access Control: Operation Center System Administrators</w:t>
            </w:r>
            <w:r>
              <w:rPr>
                <w:noProof/>
                <w:webHidden/>
              </w:rPr>
              <w:tab/>
            </w:r>
            <w:r>
              <w:rPr>
                <w:noProof/>
                <w:webHidden/>
              </w:rPr>
              <w:fldChar w:fldCharType="begin"/>
            </w:r>
            <w:r>
              <w:rPr>
                <w:noProof/>
                <w:webHidden/>
              </w:rPr>
              <w:instrText xml:space="preserve"> PAGEREF _Toc391997095 \h </w:instrText>
            </w:r>
            <w:r>
              <w:rPr>
                <w:noProof/>
                <w:webHidden/>
              </w:rPr>
            </w:r>
          </w:ins>
          <w:r>
            <w:rPr>
              <w:noProof/>
              <w:webHidden/>
            </w:rPr>
            <w:fldChar w:fldCharType="separate"/>
          </w:r>
          <w:ins w:id="127" w:author="Melanie Davies" w:date="2014-07-01T16:55:00Z">
            <w:r>
              <w:rPr>
                <w:noProof/>
                <w:webHidden/>
              </w:rPr>
              <w:t>35</w:t>
            </w:r>
            <w:r>
              <w:rPr>
                <w:noProof/>
                <w:webHidden/>
              </w:rPr>
              <w:fldChar w:fldCharType="end"/>
            </w:r>
            <w:r w:rsidRPr="0045741E">
              <w:rPr>
                <w:rStyle w:val="Hyperlink"/>
                <w:noProof/>
              </w:rPr>
              <w:fldChar w:fldCharType="end"/>
            </w:r>
          </w:ins>
        </w:p>
        <w:p w14:paraId="4B847EE7" w14:textId="77777777" w:rsidR="00EE2CCC" w:rsidRDefault="00EE2CCC">
          <w:pPr>
            <w:pStyle w:val="TOC3"/>
            <w:tabs>
              <w:tab w:val="left" w:pos="1320"/>
              <w:tab w:val="right" w:leader="dot" w:pos="9350"/>
            </w:tabs>
            <w:rPr>
              <w:ins w:id="128" w:author="Melanie Davies" w:date="2014-07-01T16:55:00Z"/>
              <w:rFonts w:eastAsiaTheme="minorEastAsia"/>
              <w:noProof/>
            </w:rPr>
          </w:pPr>
          <w:ins w:id="129"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"_Toc391997096"</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5.2.2</w:t>
            </w:r>
            <w:r>
              <w:rPr>
                <w:rFonts w:eastAsiaTheme="minorEastAsia"/>
                <w:noProof/>
              </w:rPr>
              <w:tab/>
            </w:r>
            <w:r w:rsidRPr="0045741E">
              <w:rPr>
                <w:rStyle w:val="Hyperlink"/>
                <w:noProof/>
              </w:rPr>
              <w:t>Project Access Control: Project Administrators</w:t>
            </w:r>
            <w:r>
              <w:rPr>
                <w:noProof/>
                <w:webHidden/>
              </w:rPr>
              <w:tab/>
            </w:r>
            <w:r>
              <w:rPr>
                <w:noProof/>
                <w:webHidden/>
              </w:rPr>
              <w:fldChar w:fldCharType="begin"/>
            </w:r>
            <w:r>
              <w:rPr>
                <w:noProof/>
                <w:webHidden/>
              </w:rPr>
              <w:instrText xml:space="preserve"> PAGEREF _Toc391997096 \h </w:instrText>
            </w:r>
            <w:r>
              <w:rPr>
                <w:noProof/>
                <w:webHidden/>
              </w:rPr>
            </w:r>
          </w:ins>
          <w:r>
            <w:rPr>
              <w:noProof/>
              <w:webHidden/>
            </w:rPr>
            <w:fldChar w:fldCharType="separate"/>
          </w:r>
          <w:ins w:id="130" w:author="Melanie Davies" w:date="2014-07-01T16:55:00Z">
            <w:r>
              <w:rPr>
                <w:noProof/>
                <w:webHidden/>
              </w:rPr>
              <w:t>35</w:t>
            </w:r>
            <w:r>
              <w:rPr>
                <w:noProof/>
                <w:webHidden/>
              </w:rPr>
              <w:fldChar w:fldCharType="end"/>
            </w:r>
            <w:r w:rsidRPr="0045741E">
              <w:rPr>
                <w:rStyle w:val="Hyperlink"/>
                <w:noProof/>
              </w:rPr>
              <w:fldChar w:fldCharType="end"/>
            </w:r>
          </w:ins>
        </w:p>
        <w:p w14:paraId="3505452D" w14:textId="77777777" w:rsidR="00EE2CCC" w:rsidRDefault="00EE2CCC">
          <w:pPr>
            <w:pStyle w:val="TOC3"/>
            <w:tabs>
              <w:tab w:val="left" w:pos="1320"/>
              <w:tab w:val="right" w:leader="dot" w:pos="9350"/>
            </w:tabs>
            <w:rPr>
              <w:ins w:id="131" w:author="Melanie Davies" w:date="2014-07-01T16:55:00Z"/>
              <w:rFonts w:eastAsiaTheme="minorEastAsia"/>
              <w:noProof/>
            </w:rPr>
          </w:pPr>
          <w:ins w:id="132"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"_Toc391997097"</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5.2.3</w:t>
            </w:r>
            <w:r>
              <w:rPr>
                <w:rFonts w:eastAsiaTheme="minorEastAsia"/>
                <w:noProof/>
              </w:rPr>
              <w:tab/>
            </w:r>
            <w:r w:rsidRPr="0045741E">
              <w:rPr>
                <w:rStyle w:val="Hyperlink"/>
                <w:noProof/>
              </w:rPr>
              <w:t>Project Access Control: Group Administrators</w:t>
            </w:r>
            <w:r>
              <w:rPr>
                <w:noProof/>
                <w:webHidden/>
              </w:rPr>
              <w:tab/>
            </w:r>
            <w:r>
              <w:rPr>
                <w:noProof/>
                <w:webHidden/>
              </w:rPr>
              <w:fldChar w:fldCharType="begin"/>
            </w:r>
            <w:r>
              <w:rPr>
                <w:noProof/>
                <w:webHidden/>
              </w:rPr>
              <w:instrText xml:space="preserve"> PAGEREF _Toc391997097 \h </w:instrText>
            </w:r>
            <w:r>
              <w:rPr>
                <w:noProof/>
                <w:webHidden/>
              </w:rPr>
            </w:r>
          </w:ins>
          <w:r>
            <w:rPr>
              <w:noProof/>
              <w:webHidden/>
            </w:rPr>
            <w:fldChar w:fldCharType="separate"/>
          </w:r>
          <w:ins w:id="133" w:author="Melanie Davies" w:date="2014-07-01T16:55:00Z">
            <w:r>
              <w:rPr>
                <w:noProof/>
                <w:webHidden/>
              </w:rPr>
              <w:t>36</w:t>
            </w:r>
            <w:r>
              <w:rPr>
                <w:noProof/>
                <w:webHidden/>
              </w:rPr>
              <w:fldChar w:fldCharType="end"/>
            </w:r>
            <w:r w:rsidRPr="0045741E">
              <w:rPr>
                <w:rStyle w:val="Hyperlink"/>
                <w:noProof/>
              </w:rPr>
              <w:fldChar w:fldCharType="end"/>
            </w:r>
          </w:ins>
        </w:p>
        <w:p w14:paraId="263BABD0" w14:textId="77777777" w:rsidR="00EE2CCC" w:rsidRDefault="00EE2CCC">
          <w:pPr>
            <w:pStyle w:val="TOC3"/>
            <w:tabs>
              <w:tab w:val="left" w:pos="1320"/>
              <w:tab w:val="right" w:leader="dot" w:pos="9350"/>
            </w:tabs>
            <w:rPr>
              <w:ins w:id="134" w:author="Melanie Davies" w:date="2014-07-01T16:55:00Z"/>
              <w:rFonts w:eastAsiaTheme="minorEastAsia"/>
              <w:noProof/>
            </w:rPr>
          </w:pPr>
          <w:ins w:id="135"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"_Toc391997098"</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5.2.4</w:t>
            </w:r>
            <w:r>
              <w:rPr>
                <w:rFonts w:eastAsiaTheme="minorEastAsia"/>
                <w:noProof/>
              </w:rPr>
              <w:tab/>
            </w:r>
            <w:r w:rsidRPr="0045741E">
              <w:rPr>
                <w:rStyle w:val="Hyperlink"/>
                <w:noProof/>
              </w:rPr>
              <w:t>Project Access Control: Project DataMartAdministrators</w:t>
            </w:r>
            <w:r>
              <w:rPr>
                <w:noProof/>
                <w:webHidden/>
              </w:rPr>
              <w:tab/>
            </w:r>
            <w:r>
              <w:rPr>
                <w:noProof/>
                <w:webHidden/>
              </w:rPr>
              <w:fldChar w:fldCharType="begin"/>
            </w:r>
            <w:r>
              <w:rPr>
                <w:noProof/>
                <w:webHidden/>
              </w:rPr>
              <w:instrText xml:space="preserve"> PAGEREF _Toc391997098 \h </w:instrText>
            </w:r>
            <w:r>
              <w:rPr>
                <w:noProof/>
                <w:webHidden/>
              </w:rPr>
            </w:r>
          </w:ins>
          <w:r>
            <w:rPr>
              <w:noProof/>
              <w:webHidden/>
            </w:rPr>
            <w:fldChar w:fldCharType="separate"/>
          </w:r>
          <w:ins w:id="136" w:author="Melanie Davies" w:date="2014-07-01T16:55:00Z">
            <w:r>
              <w:rPr>
                <w:noProof/>
                <w:webHidden/>
              </w:rPr>
              <w:t>36</w:t>
            </w:r>
            <w:r>
              <w:rPr>
                <w:noProof/>
                <w:webHidden/>
              </w:rPr>
              <w:fldChar w:fldCharType="end"/>
            </w:r>
            <w:r w:rsidRPr="0045741E">
              <w:rPr>
                <w:rStyle w:val="Hyperlink"/>
                <w:noProof/>
              </w:rPr>
              <w:fldChar w:fldCharType="end"/>
            </w:r>
          </w:ins>
        </w:p>
        <w:p w14:paraId="5A3B0395" w14:textId="77777777" w:rsidR="00EE2CCC" w:rsidRDefault="00EE2CCC">
          <w:pPr>
            <w:pStyle w:val="TOC3"/>
            <w:tabs>
              <w:tab w:val="left" w:pos="1320"/>
              <w:tab w:val="right" w:leader="dot" w:pos="9350"/>
            </w:tabs>
            <w:rPr>
              <w:ins w:id="137" w:author="Melanie Davies" w:date="2014-07-01T16:55:00Z"/>
              <w:rFonts w:eastAsiaTheme="minorEastAsia"/>
              <w:noProof/>
            </w:rPr>
          </w:pPr>
          <w:ins w:id="138"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"_Toc391997099"</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5.2.5</w:t>
            </w:r>
            <w:r>
              <w:rPr>
                <w:rFonts w:eastAsiaTheme="minorEastAsia"/>
                <w:noProof/>
              </w:rPr>
              <w:tab/>
            </w:r>
            <w:r w:rsidRPr="0045741E">
              <w:rPr>
                <w:rStyle w:val="Hyperlink"/>
                <w:noProof/>
              </w:rPr>
              <w:t>Project Access Control: Project Enhanced Investigators</w:t>
            </w:r>
            <w:r>
              <w:rPr>
                <w:noProof/>
                <w:webHidden/>
              </w:rPr>
              <w:tab/>
            </w:r>
            <w:r>
              <w:rPr>
                <w:noProof/>
                <w:webHidden/>
              </w:rPr>
              <w:fldChar w:fldCharType="begin"/>
            </w:r>
            <w:r>
              <w:rPr>
                <w:noProof/>
                <w:webHidden/>
              </w:rPr>
              <w:instrText xml:space="preserve"> PAGEREF _Toc391997099 \h </w:instrText>
            </w:r>
            <w:r>
              <w:rPr>
                <w:noProof/>
                <w:webHidden/>
              </w:rPr>
            </w:r>
          </w:ins>
          <w:r>
            <w:rPr>
              <w:noProof/>
              <w:webHidden/>
            </w:rPr>
            <w:fldChar w:fldCharType="separate"/>
          </w:r>
          <w:ins w:id="139" w:author="Melanie Davies" w:date="2014-07-01T16:55:00Z">
            <w:r>
              <w:rPr>
                <w:noProof/>
                <w:webHidden/>
              </w:rPr>
              <w:t>37</w:t>
            </w:r>
            <w:r>
              <w:rPr>
                <w:noProof/>
                <w:webHidden/>
              </w:rPr>
              <w:fldChar w:fldCharType="end"/>
            </w:r>
            <w:r w:rsidRPr="0045741E">
              <w:rPr>
                <w:rStyle w:val="Hyperlink"/>
                <w:noProof/>
              </w:rPr>
              <w:fldChar w:fldCharType="end"/>
            </w:r>
          </w:ins>
        </w:p>
        <w:p w14:paraId="25054DBD" w14:textId="77777777" w:rsidR="00EE2CCC" w:rsidRDefault="00EE2CCC">
          <w:pPr>
            <w:pStyle w:val="TOC3"/>
            <w:tabs>
              <w:tab w:val="left" w:pos="1320"/>
              <w:tab w:val="right" w:leader="dot" w:pos="9350"/>
            </w:tabs>
            <w:rPr>
              <w:ins w:id="140" w:author="Melanie Davies" w:date="2014-07-01T16:55:00Z"/>
              <w:rFonts w:eastAsiaTheme="minorEastAsia"/>
              <w:noProof/>
            </w:rPr>
          </w:pPr>
          <w:ins w:id="141"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"_Toc391997100"</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5.2.6</w:t>
            </w:r>
            <w:r>
              <w:rPr>
                <w:rFonts w:eastAsiaTheme="minorEastAsia"/>
                <w:noProof/>
              </w:rPr>
              <w:tab/>
            </w:r>
            <w:r w:rsidRPr="0045741E">
              <w:rPr>
                <w:rStyle w:val="Hyperlink"/>
                <w:noProof/>
              </w:rPr>
              <w:t>Project Access Control Project Observers</w:t>
            </w:r>
            <w:r>
              <w:rPr>
                <w:noProof/>
                <w:webHidden/>
              </w:rPr>
              <w:tab/>
            </w:r>
            <w:r>
              <w:rPr>
                <w:noProof/>
                <w:webHidden/>
              </w:rPr>
              <w:fldChar w:fldCharType="begin"/>
            </w:r>
            <w:r>
              <w:rPr>
                <w:noProof/>
                <w:webHidden/>
              </w:rPr>
              <w:instrText xml:space="preserve"> PAGEREF _Toc391997100 \h </w:instrText>
            </w:r>
            <w:r>
              <w:rPr>
                <w:noProof/>
                <w:webHidden/>
              </w:rPr>
            </w:r>
          </w:ins>
          <w:r>
            <w:rPr>
              <w:noProof/>
              <w:webHidden/>
            </w:rPr>
            <w:fldChar w:fldCharType="separate"/>
          </w:r>
          <w:ins w:id="142" w:author="Melanie Davies" w:date="2014-07-01T16:55:00Z">
            <w:r>
              <w:rPr>
                <w:noProof/>
                <w:webHidden/>
              </w:rPr>
              <w:t>37</w:t>
            </w:r>
            <w:r>
              <w:rPr>
                <w:noProof/>
                <w:webHidden/>
              </w:rPr>
              <w:fldChar w:fldCharType="end"/>
            </w:r>
            <w:r w:rsidRPr="0045741E">
              <w:rPr>
                <w:rStyle w:val="Hyperlink"/>
                <w:noProof/>
              </w:rPr>
              <w:fldChar w:fldCharType="end"/>
            </w:r>
          </w:ins>
        </w:p>
        <w:p w14:paraId="578400A2" w14:textId="77777777" w:rsidR="00EE2CCC" w:rsidRDefault="00EE2CCC">
          <w:pPr>
            <w:pStyle w:val="TOC2"/>
            <w:tabs>
              <w:tab w:val="left" w:pos="880"/>
              <w:tab w:val="right" w:leader="dot" w:pos="9350"/>
            </w:tabs>
            <w:rPr>
              <w:ins w:id="143" w:author="Melanie Davies" w:date="2014-07-01T16:55:00Z"/>
              <w:rFonts w:eastAsiaTheme="minorEastAsia"/>
              <w:noProof/>
            </w:rPr>
          </w:pPr>
          <w:ins w:id="144"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"_Toc391997105"</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5.3</w:t>
            </w:r>
            <w:r>
              <w:rPr>
                <w:rFonts w:eastAsiaTheme="minorEastAsia"/>
                <w:noProof/>
              </w:rPr>
              <w:tab/>
            </w:r>
            <w:r w:rsidRPr="0045741E">
              <w:rPr>
                <w:rStyle w:val="Hyperlink"/>
                <w:noProof/>
              </w:rPr>
              <w:t>Project Default DataMart ACL</w:t>
            </w:r>
            <w:r>
              <w:rPr>
                <w:noProof/>
                <w:webHidden/>
              </w:rPr>
              <w:tab/>
            </w:r>
            <w:r>
              <w:rPr>
                <w:noProof/>
                <w:webHidden/>
              </w:rPr>
              <w:fldChar w:fldCharType="begin"/>
            </w:r>
            <w:r>
              <w:rPr>
                <w:noProof/>
                <w:webHidden/>
              </w:rPr>
              <w:instrText xml:space="preserve"> PAGEREF _Toc391997105 \h </w:instrText>
            </w:r>
            <w:r>
              <w:rPr>
                <w:noProof/>
                <w:webHidden/>
              </w:rPr>
            </w:r>
          </w:ins>
          <w:r>
            <w:rPr>
              <w:noProof/>
              <w:webHidden/>
            </w:rPr>
            <w:fldChar w:fldCharType="separate"/>
          </w:r>
          <w:ins w:id="145" w:author="Melanie Davies" w:date="2014-07-01T16:55:00Z">
            <w:r>
              <w:rPr>
                <w:noProof/>
                <w:webHidden/>
              </w:rPr>
              <w:t>38</w:t>
            </w:r>
            <w:r>
              <w:rPr>
                <w:noProof/>
                <w:webHidden/>
              </w:rPr>
              <w:fldChar w:fldCharType="end"/>
            </w:r>
            <w:r w:rsidRPr="0045741E">
              <w:rPr>
                <w:rStyle w:val="Hyperlink"/>
                <w:noProof/>
              </w:rPr>
              <w:fldChar w:fldCharType="end"/>
            </w:r>
          </w:ins>
        </w:p>
        <w:p w14:paraId="7E1930CC" w14:textId="77777777" w:rsidR="00EE2CCC" w:rsidRDefault="00EE2CCC">
          <w:pPr>
            <w:pStyle w:val="TOC2"/>
            <w:tabs>
              <w:tab w:val="left" w:pos="880"/>
              <w:tab w:val="right" w:leader="dot" w:pos="9350"/>
            </w:tabs>
            <w:rPr>
              <w:ins w:id="146" w:author="Melanie Davies" w:date="2014-07-01T16:55:00Z"/>
              <w:rFonts w:eastAsiaTheme="minorEastAsia"/>
              <w:noProof/>
            </w:rPr>
          </w:pPr>
          <w:ins w:id="147"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"_Toc391997106"</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5.4</w:t>
            </w:r>
            <w:r>
              <w:rPr>
                <w:rFonts w:eastAsiaTheme="minorEastAsia"/>
                <w:noProof/>
              </w:rPr>
              <w:tab/>
            </w:r>
            <w:r w:rsidRPr="0045741E">
              <w:rPr>
                <w:rStyle w:val="Hyperlink"/>
                <w:noProof/>
              </w:rPr>
              <w:t>Project Default Request ACL</w:t>
            </w:r>
            <w:r>
              <w:rPr>
                <w:noProof/>
                <w:webHidden/>
              </w:rPr>
              <w:tab/>
            </w:r>
            <w:r>
              <w:rPr>
                <w:noProof/>
                <w:webHidden/>
              </w:rPr>
              <w:fldChar w:fldCharType="begin"/>
            </w:r>
            <w:r>
              <w:rPr>
                <w:noProof/>
                <w:webHidden/>
              </w:rPr>
              <w:instrText xml:space="preserve"> PAGEREF _Toc391997106 \h </w:instrText>
            </w:r>
            <w:r>
              <w:rPr>
                <w:noProof/>
                <w:webHidden/>
              </w:rPr>
            </w:r>
          </w:ins>
          <w:r>
            <w:rPr>
              <w:noProof/>
              <w:webHidden/>
            </w:rPr>
            <w:fldChar w:fldCharType="separate"/>
          </w:r>
          <w:ins w:id="148" w:author="Melanie Davies" w:date="2014-07-01T16:55:00Z">
            <w:r>
              <w:rPr>
                <w:noProof/>
                <w:webHidden/>
              </w:rPr>
              <w:t>38</w:t>
            </w:r>
            <w:r>
              <w:rPr>
                <w:noProof/>
                <w:webHidden/>
              </w:rPr>
              <w:fldChar w:fldCharType="end"/>
            </w:r>
            <w:r w:rsidRPr="0045741E">
              <w:rPr>
                <w:rStyle w:val="Hyperlink"/>
                <w:noProof/>
              </w:rPr>
              <w:fldChar w:fldCharType="end"/>
            </w:r>
          </w:ins>
        </w:p>
        <w:p w14:paraId="2771FC2B" w14:textId="77777777" w:rsidR="00EE2CCC" w:rsidRDefault="00EE2CCC">
          <w:pPr>
            <w:pStyle w:val="TOC3"/>
            <w:tabs>
              <w:tab w:val="left" w:pos="1320"/>
              <w:tab w:val="right" w:leader="dot" w:pos="9350"/>
            </w:tabs>
            <w:rPr>
              <w:ins w:id="149" w:author="Melanie Davies" w:date="2014-07-01T16:55:00Z"/>
              <w:rFonts w:eastAsiaTheme="minorEastAsia"/>
              <w:noProof/>
            </w:rPr>
          </w:pPr>
          <w:ins w:id="150"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"_Toc391997107"</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5.4.1</w:t>
            </w:r>
            <w:r>
              <w:rPr>
                <w:rFonts w:eastAsiaTheme="minorEastAsia"/>
                <w:noProof/>
              </w:rPr>
              <w:tab/>
            </w:r>
            <w:r w:rsidRPr="0045741E">
              <w:rPr>
                <w:rStyle w:val="Hyperlink"/>
                <w:noProof/>
              </w:rPr>
              <w:t>Project Default Request: Enhanced Investigators</w:t>
            </w:r>
            <w:r>
              <w:rPr>
                <w:noProof/>
                <w:webHidden/>
              </w:rPr>
              <w:tab/>
            </w:r>
            <w:r>
              <w:rPr>
                <w:noProof/>
                <w:webHidden/>
              </w:rPr>
              <w:fldChar w:fldCharType="begin"/>
            </w:r>
            <w:r>
              <w:rPr>
                <w:noProof/>
                <w:webHidden/>
              </w:rPr>
              <w:instrText xml:space="preserve"> PAGEREF _Toc391997107 \h </w:instrText>
            </w:r>
            <w:r>
              <w:rPr>
                <w:noProof/>
                <w:webHidden/>
              </w:rPr>
            </w:r>
          </w:ins>
          <w:r>
            <w:rPr>
              <w:noProof/>
              <w:webHidden/>
            </w:rPr>
            <w:fldChar w:fldCharType="separate"/>
          </w:r>
          <w:ins w:id="151" w:author="Melanie Davies" w:date="2014-07-01T16:55:00Z">
            <w:r>
              <w:rPr>
                <w:noProof/>
                <w:webHidden/>
              </w:rPr>
              <w:t>39</w:t>
            </w:r>
            <w:r>
              <w:rPr>
                <w:noProof/>
                <w:webHidden/>
              </w:rPr>
              <w:fldChar w:fldCharType="end"/>
            </w:r>
            <w:r w:rsidRPr="0045741E">
              <w:rPr>
                <w:rStyle w:val="Hyperlink"/>
                <w:noProof/>
              </w:rPr>
              <w:fldChar w:fldCharType="end"/>
            </w:r>
          </w:ins>
        </w:p>
        <w:p w14:paraId="5AE3D36A" w14:textId="77777777" w:rsidR="00EE2CCC" w:rsidRDefault="00EE2CCC">
          <w:pPr>
            <w:pStyle w:val="TOC3"/>
            <w:tabs>
              <w:tab w:val="left" w:pos="1320"/>
              <w:tab w:val="right" w:leader="dot" w:pos="9350"/>
            </w:tabs>
            <w:rPr>
              <w:ins w:id="152" w:author="Melanie Davies" w:date="2014-07-01T16:55:00Z"/>
              <w:rFonts w:eastAsiaTheme="minorEastAsia"/>
              <w:noProof/>
            </w:rPr>
          </w:pPr>
          <w:ins w:id="153"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"_Toc391997108"</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5.4.2</w:t>
            </w:r>
            <w:r>
              <w:rPr>
                <w:rFonts w:eastAsiaTheme="minorEastAsia"/>
                <w:noProof/>
              </w:rPr>
              <w:tab/>
            </w:r>
            <w:r w:rsidRPr="0045741E">
              <w:rPr>
                <w:rStyle w:val="Hyperlink"/>
                <w:noProof/>
              </w:rPr>
              <w:t>Project Default Request: Observers</w:t>
            </w:r>
            <w:r>
              <w:rPr>
                <w:noProof/>
                <w:webHidden/>
              </w:rPr>
              <w:tab/>
            </w:r>
            <w:r>
              <w:rPr>
                <w:noProof/>
                <w:webHidden/>
              </w:rPr>
              <w:fldChar w:fldCharType="begin"/>
            </w:r>
            <w:r>
              <w:rPr>
                <w:noProof/>
                <w:webHidden/>
              </w:rPr>
              <w:instrText xml:space="preserve"> PAGEREF _Toc391997108 \h </w:instrText>
            </w:r>
            <w:r>
              <w:rPr>
                <w:noProof/>
                <w:webHidden/>
              </w:rPr>
            </w:r>
          </w:ins>
          <w:r>
            <w:rPr>
              <w:noProof/>
              <w:webHidden/>
            </w:rPr>
            <w:fldChar w:fldCharType="separate"/>
          </w:r>
          <w:ins w:id="154" w:author="Melanie Davies" w:date="2014-07-01T16:55:00Z">
            <w:r>
              <w:rPr>
                <w:noProof/>
                <w:webHidden/>
              </w:rPr>
              <w:t>41</w:t>
            </w:r>
            <w:r>
              <w:rPr>
                <w:noProof/>
                <w:webHidden/>
              </w:rPr>
              <w:fldChar w:fldCharType="end"/>
            </w:r>
            <w:r w:rsidRPr="0045741E">
              <w:rPr>
                <w:rStyle w:val="Hyperlink"/>
                <w:noProof/>
              </w:rPr>
              <w:fldChar w:fldCharType="end"/>
            </w:r>
          </w:ins>
        </w:p>
        <w:p w14:paraId="71326285" w14:textId="77777777" w:rsidR="00EE2CCC" w:rsidRDefault="00EE2CCC">
          <w:pPr>
            <w:pStyle w:val="TOC2"/>
            <w:tabs>
              <w:tab w:val="left" w:pos="880"/>
              <w:tab w:val="right" w:leader="dot" w:pos="9350"/>
            </w:tabs>
            <w:rPr>
              <w:ins w:id="155" w:author="Melanie Davies" w:date="2014-07-01T16:55:00Z"/>
              <w:rFonts w:eastAsiaTheme="minorEastAsia"/>
              <w:noProof/>
            </w:rPr>
          </w:pPr>
          <w:ins w:id="156"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"_Toc391997109"</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5.5</w:t>
            </w:r>
            <w:r>
              <w:rPr>
                <w:rFonts w:eastAsiaTheme="minorEastAsia"/>
                <w:noProof/>
              </w:rPr>
              <w:tab/>
            </w:r>
            <w:r w:rsidRPr="0045741E">
              <w:rPr>
                <w:rStyle w:val="Hyperlink"/>
                <w:noProof/>
              </w:rPr>
              <w:t>Project Security Groups</w:t>
            </w:r>
            <w:r>
              <w:rPr>
                <w:noProof/>
                <w:webHidden/>
              </w:rPr>
              <w:tab/>
            </w:r>
            <w:r>
              <w:rPr>
                <w:noProof/>
                <w:webHidden/>
              </w:rPr>
              <w:fldChar w:fldCharType="begin"/>
            </w:r>
            <w:r>
              <w:rPr>
                <w:noProof/>
                <w:webHidden/>
              </w:rPr>
              <w:instrText xml:space="preserve"> PAGEREF _Toc391997109 \h </w:instrText>
            </w:r>
            <w:r>
              <w:rPr>
                <w:noProof/>
                <w:webHidden/>
              </w:rPr>
            </w:r>
          </w:ins>
          <w:r>
            <w:rPr>
              <w:noProof/>
              <w:webHidden/>
            </w:rPr>
            <w:fldChar w:fldCharType="separate"/>
          </w:r>
          <w:ins w:id="157" w:author="Melanie Davies" w:date="2014-07-01T16:55:00Z">
            <w:r>
              <w:rPr>
                <w:noProof/>
                <w:webHidden/>
              </w:rPr>
              <w:t>41</w:t>
            </w:r>
            <w:r>
              <w:rPr>
                <w:noProof/>
                <w:webHidden/>
              </w:rPr>
              <w:fldChar w:fldCharType="end"/>
            </w:r>
            <w:r w:rsidRPr="0045741E">
              <w:rPr>
                <w:rStyle w:val="Hyperlink"/>
                <w:noProof/>
              </w:rPr>
              <w:fldChar w:fldCharType="end"/>
            </w:r>
          </w:ins>
        </w:p>
        <w:p w14:paraId="34FA806D" w14:textId="77777777" w:rsidR="00EE2CCC" w:rsidRDefault="00EE2CCC">
          <w:pPr>
            <w:pStyle w:val="TOC2"/>
            <w:tabs>
              <w:tab w:val="left" w:pos="880"/>
              <w:tab w:val="right" w:leader="dot" w:pos="9350"/>
            </w:tabs>
            <w:rPr>
              <w:ins w:id="158" w:author="Melanie Davies" w:date="2014-07-01T16:55:00Z"/>
              <w:rFonts w:eastAsiaTheme="minorEastAsia"/>
              <w:noProof/>
            </w:rPr>
          </w:pPr>
          <w:ins w:id="159"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"_Toc391997110"</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5.6</w:t>
            </w:r>
            <w:r>
              <w:rPr>
                <w:rFonts w:eastAsiaTheme="minorEastAsia"/>
                <w:noProof/>
              </w:rPr>
              <w:tab/>
            </w:r>
            <w:r w:rsidRPr="0045741E">
              <w:rPr>
                <w:rStyle w:val="Hyperlink"/>
                <w:noProof/>
              </w:rPr>
              <w:t>Project DataMarts</w:t>
            </w:r>
            <w:r>
              <w:rPr>
                <w:noProof/>
                <w:webHidden/>
              </w:rPr>
              <w:tab/>
            </w:r>
            <w:r>
              <w:rPr>
                <w:noProof/>
                <w:webHidden/>
              </w:rPr>
              <w:fldChar w:fldCharType="begin"/>
            </w:r>
            <w:r>
              <w:rPr>
                <w:noProof/>
                <w:webHidden/>
              </w:rPr>
              <w:instrText xml:space="preserve"> PAGEREF _Toc391997110 \h </w:instrText>
            </w:r>
            <w:r>
              <w:rPr>
                <w:noProof/>
                <w:webHidden/>
              </w:rPr>
            </w:r>
          </w:ins>
          <w:r>
            <w:rPr>
              <w:noProof/>
              <w:webHidden/>
            </w:rPr>
            <w:fldChar w:fldCharType="separate"/>
          </w:r>
          <w:ins w:id="160" w:author="Melanie Davies" w:date="2014-07-01T16:55:00Z">
            <w:r>
              <w:rPr>
                <w:noProof/>
                <w:webHidden/>
              </w:rPr>
              <w:t>41</w:t>
            </w:r>
            <w:r>
              <w:rPr>
                <w:noProof/>
                <w:webHidden/>
              </w:rPr>
              <w:fldChar w:fldCharType="end"/>
            </w:r>
            <w:r w:rsidRPr="0045741E">
              <w:rPr>
                <w:rStyle w:val="Hyperlink"/>
                <w:noProof/>
              </w:rPr>
              <w:fldChar w:fldCharType="end"/>
            </w:r>
          </w:ins>
        </w:p>
        <w:p w14:paraId="091DB609" w14:textId="77777777" w:rsidR="00EE2CCC" w:rsidRDefault="00EE2CCC">
          <w:pPr>
            <w:pStyle w:val="TOC3"/>
            <w:tabs>
              <w:tab w:val="left" w:pos="1320"/>
              <w:tab w:val="right" w:leader="dot" w:pos="9350"/>
            </w:tabs>
            <w:rPr>
              <w:ins w:id="161" w:author="Melanie Davies" w:date="2014-07-01T16:55:00Z"/>
              <w:rFonts w:eastAsiaTheme="minorEastAsia"/>
              <w:noProof/>
            </w:rPr>
          </w:pPr>
          <w:ins w:id="162"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"_Toc391997111"</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5.6.1</w:t>
            </w:r>
            <w:r>
              <w:rPr>
                <w:rFonts w:eastAsiaTheme="minorEastAsia"/>
                <w:noProof/>
              </w:rPr>
              <w:tab/>
            </w:r>
            <w:r w:rsidRPr="0045741E">
              <w:rPr>
                <w:rStyle w:val="Hyperlink"/>
                <w:noProof/>
              </w:rPr>
              <w:t>Project DataMart: Organization DataMartAdministrators</w:t>
            </w:r>
            <w:r>
              <w:rPr>
                <w:noProof/>
                <w:webHidden/>
              </w:rPr>
              <w:tab/>
            </w:r>
            <w:r>
              <w:rPr>
                <w:noProof/>
                <w:webHidden/>
              </w:rPr>
              <w:fldChar w:fldCharType="begin"/>
            </w:r>
            <w:r>
              <w:rPr>
                <w:noProof/>
                <w:webHidden/>
              </w:rPr>
              <w:instrText xml:space="preserve"> PAGEREF _Toc391997111 \h </w:instrText>
            </w:r>
            <w:r>
              <w:rPr>
                <w:noProof/>
                <w:webHidden/>
              </w:rPr>
            </w:r>
          </w:ins>
          <w:r>
            <w:rPr>
              <w:noProof/>
              <w:webHidden/>
            </w:rPr>
            <w:fldChar w:fldCharType="separate"/>
          </w:r>
          <w:ins w:id="163" w:author="Melanie Davies" w:date="2014-07-01T16:55:00Z">
            <w:r>
              <w:rPr>
                <w:noProof/>
                <w:webHidden/>
              </w:rPr>
              <w:t>42</w:t>
            </w:r>
            <w:r>
              <w:rPr>
                <w:noProof/>
                <w:webHidden/>
              </w:rPr>
              <w:fldChar w:fldCharType="end"/>
            </w:r>
            <w:r w:rsidRPr="0045741E">
              <w:rPr>
                <w:rStyle w:val="Hyperlink"/>
                <w:noProof/>
              </w:rPr>
              <w:fldChar w:fldCharType="end"/>
            </w:r>
          </w:ins>
        </w:p>
        <w:p w14:paraId="53DD21FA" w14:textId="77777777" w:rsidR="00EE2CCC" w:rsidRDefault="00EE2CCC">
          <w:pPr>
            <w:pStyle w:val="TOC3"/>
            <w:tabs>
              <w:tab w:val="left" w:pos="880"/>
              <w:tab w:val="right" w:leader="dot" w:pos="9350"/>
            </w:tabs>
            <w:rPr>
              <w:ins w:id="164" w:author="Melanie Davies" w:date="2014-07-01T16:55:00Z"/>
              <w:rFonts w:eastAsiaTheme="minorEastAsia"/>
              <w:noProof/>
            </w:rPr>
          </w:pPr>
          <w:ins w:id="165"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"_Toc391997112"</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Pr>
                <w:rFonts w:eastAsiaTheme="minorEastAsia"/>
                <w:noProof/>
              </w:rPr>
              <w:tab/>
            </w:r>
            <w:r w:rsidRPr="0045741E">
              <w:rPr>
                <w:rStyle w:val="Hyperlink"/>
                <w:noProof/>
              </w:rPr>
              <w:t>Project DataMart: Project Enhanced Investigators</w:t>
            </w:r>
            <w:r>
              <w:rPr>
                <w:noProof/>
                <w:webHidden/>
              </w:rPr>
              <w:tab/>
            </w:r>
            <w:r>
              <w:rPr>
                <w:noProof/>
                <w:webHidden/>
              </w:rPr>
              <w:fldChar w:fldCharType="begin"/>
            </w:r>
            <w:r>
              <w:rPr>
                <w:noProof/>
                <w:webHidden/>
              </w:rPr>
              <w:instrText xml:space="preserve"> PAGEREF _Toc391997112 \h </w:instrText>
            </w:r>
            <w:r>
              <w:rPr>
                <w:noProof/>
                <w:webHidden/>
              </w:rPr>
            </w:r>
          </w:ins>
          <w:r>
            <w:rPr>
              <w:noProof/>
              <w:webHidden/>
            </w:rPr>
            <w:fldChar w:fldCharType="separate"/>
          </w:r>
          <w:ins w:id="166" w:author="Melanie Davies" w:date="2014-07-01T16:55:00Z">
            <w:r>
              <w:rPr>
                <w:noProof/>
                <w:webHidden/>
              </w:rPr>
              <w:t>45</w:t>
            </w:r>
            <w:r>
              <w:rPr>
                <w:noProof/>
                <w:webHidden/>
              </w:rPr>
              <w:fldChar w:fldCharType="end"/>
            </w:r>
            <w:r w:rsidRPr="0045741E">
              <w:rPr>
                <w:rStyle w:val="Hyperlink"/>
                <w:noProof/>
              </w:rPr>
              <w:fldChar w:fldCharType="end"/>
            </w:r>
          </w:ins>
        </w:p>
        <w:p w14:paraId="656D6230" w14:textId="77777777" w:rsidR="00EE2CCC" w:rsidRDefault="00EE2CCC">
          <w:pPr>
            <w:pStyle w:val="TOC3"/>
            <w:tabs>
              <w:tab w:val="right" w:leader="dot" w:pos="9350"/>
            </w:tabs>
            <w:rPr>
              <w:ins w:id="167" w:author="Melanie Davies" w:date="2014-07-01T16:55:00Z"/>
              <w:rFonts w:eastAsiaTheme="minorEastAsia"/>
              <w:noProof/>
            </w:rPr>
          </w:pPr>
          <w:ins w:id="168"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"_Toc391997113"</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5.6.2</w:t>
            </w:r>
            <w:r>
              <w:rPr>
                <w:noProof/>
                <w:webHidden/>
              </w:rPr>
              <w:tab/>
            </w:r>
            <w:r>
              <w:rPr>
                <w:noProof/>
                <w:webHidden/>
              </w:rPr>
              <w:fldChar w:fldCharType="begin"/>
            </w:r>
            <w:r>
              <w:rPr>
                <w:noProof/>
                <w:webHidden/>
              </w:rPr>
              <w:instrText xml:space="preserve"> PAGEREF _Toc391997113 \h </w:instrText>
            </w:r>
            <w:r>
              <w:rPr>
                <w:noProof/>
                <w:webHidden/>
              </w:rPr>
            </w:r>
          </w:ins>
          <w:r>
            <w:rPr>
              <w:noProof/>
              <w:webHidden/>
            </w:rPr>
            <w:fldChar w:fldCharType="separate"/>
          </w:r>
          <w:ins w:id="169" w:author="Melanie Davies" w:date="2014-07-01T16:55:00Z">
            <w:r>
              <w:rPr>
                <w:noProof/>
                <w:webHidden/>
              </w:rPr>
              <w:t>45</w:t>
            </w:r>
            <w:r>
              <w:rPr>
                <w:noProof/>
                <w:webHidden/>
              </w:rPr>
              <w:fldChar w:fldCharType="end"/>
            </w:r>
            <w:r w:rsidRPr="0045741E">
              <w:rPr>
                <w:rStyle w:val="Hyperlink"/>
                <w:noProof/>
              </w:rPr>
              <w:fldChar w:fldCharType="end"/>
            </w:r>
          </w:ins>
        </w:p>
        <w:p w14:paraId="305CBAA2" w14:textId="77777777" w:rsidR="00EE2CCC" w:rsidRDefault="00EE2CCC">
          <w:pPr>
            <w:pStyle w:val="TOC2"/>
            <w:tabs>
              <w:tab w:val="left" w:pos="880"/>
              <w:tab w:val="right" w:leader="dot" w:pos="9350"/>
            </w:tabs>
            <w:rPr>
              <w:ins w:id="170" w:author="Melanie Davies" w:date="2014-07-01T16:55:00Z"/>
              <w:rFonts w:eastAsiaTheme="minorEastAsia"/>
              <w:noProof/>
            </w:rPr>
          </w:pPr>
          <w:ins w:id="171"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"_Toc391997114"</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5.7</w:t>
            </w:r>
            <w:r>
              <w:rPr>
                <w:rFonts w:eastAsiaTheme="minorEastAsia"/>
                <w:noProof/>
              </w:rPr>
              <w:tab/>
            </w:r>
            <w:r w:rsidRPr="0045741E">
              <w:rPr>
                <w:rStyle w:val="Hyperlink"/>
                <w:noProof/>
              </w:rPr>
              <w:t>Project Organizations</w:t>
            </w:r>
            <w:r>
              <w:rPr>
                <w:noProof/>
                <w:webHidden/>
              </w:rPr>
              <w:tab/>
            </w:r>
            <w:r>
              <w:rPr>
                <w:noProof/>
                <w:webHidden/>
              </w:rPr>
              <w:fldChar w:fldCharType="begin"/>
            </w:r>
            <w:r>
              <w:rPr>
                <w:noProof/>
                <w:webHidden/>
              </w:rPr>
              <w:instrText xml:space="preserve"> PAGEREF _Toc391997114 \h </w:instrText>
            </w:r>
            <w:r>
              <w:rPr>
                <w:noProof/>
                <w:webHidden/>
              </w:rPr>
            </w:r>
          </w:ins>
          <w:r>
            <w:rPr>
              <w:noProof/>
              <w:webHidden/>
            </w:rPr>
            <w:fldChar w:fldCharType="separate"/>
          </w:r>
          <w:ins w:id="172" w:author="Melanie Davies" w:date="2014-07-01T16:55:00Z">
            <w:r>
              <w:rPr>
                <w:noProof/>
                <w:webHidden/>
              </w:rPr>
              <w:t>48</w:t>
            </w:r>
            <w:r>
              <w:rPr>
                <w:noProof/>
                <w:webHidden/>
              </w:rPr>
              <w:fldChar w:fldCharType="end"/>
            </w:r>
            <w:r w:rsidRPr="0045741E">
              <w:rPr>
                <w:rStyle w:val="Hyperlink"/>
                <w:noProof/>
              </w:rPr>
              <w:fldChar w:fldCharType="end"/>
            </w:r>
          </w:ins>
        </w:p>
        <w:p w14:paraId="7070A19B" w14:textId="77777777" w:rsidR="00EE2CCC" w:rsidRDefault="00EE2CCC">
          <w:pPr>
            <w:pStyle w:val="TOC1"/>
            <w:tabs>
              <w:tab w:val="left" w:pos="440"/>
              <w:tab w:val="right" w:leader="dot" w:pos="9350"/>
            </w:tabs>
            <w:rPr>
              <w:ins w:id="173" w:author="Melanie Davies" w:date="2014-07-01T16:55:00Z"/>
              <w:rFonts w:eastAsiaTheme="minorEastAsia"/>
              <w:noProof/>
            </w:rPr>
          </w:pPr>
          <w:ins w:id="174"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"_Toc391997134"</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6</w:t>
            </w:r>
            <w:r>
              <w:rPr>
                <w:rFonts w:eastAsiaTheme="minorEastAsia"/>
                <w:noProof/>
              </w:rPr>
              <w:tab/>
            </w:r>
            <w:r w:rsidRPr="0045741E">
              <w:rPr>
                <w:rStyle w:val="Hyperlink"/>
                <w:noProof/>
              </w:rPr>
              <w:t>Creating a new user</w:t>
            </w:r>
            <w:r>
              <w:rPr>
                <w:noProof/>
                <w:webHidden/>
              </w:rPr>
              <w:tab/>
            </w:r>
            <w:r>
              <w:rPr>
                <w:noProof/>
                <w:webHidden/>
              </w:rPr>
              <w:fldChar w:fldCharType="begin"/>
            </w:r>
            <w:r>
              <w:rPr>
                <w:noProof/>
                <w:webHidden/>
              </w:rPr>
              <w:instrText xml:space="preserve"> PAGEREF _Toc391997134 \h </w:instrText>
            </w:r>
            <w:r>
              <w:rPr>
                <w:noProof/>
                <w:webHidden/>
              </w:rPr>
            </w:r>
          </w:ins>
          <w:r>
            <w:rPr>
              <w:noProof/>
              <w:webHidden/>
            </w:rPr>
            <w:fldChar w:fldCharType="separate"/>
          </w:r>
          <w:ins w:id="175" w:author="Melanie Davies" w:date="2014-07-01T16:55:00Z">
            <w:r>
              <w:rPr>
                <w:noProof/>
                <w:webHidden/>
              </w:rPr>
              <w:t>56</w:t>
            </w:r>
            <w:r>
              <w:rPr>
                <w:noProof/>
                <w:webHidden/>
              </w:rPr>
              <w:fldChar w:fldCharType="end"/>
            </w:r>
            <w:r w:rsidRPr="0045741E">
              <w:rPr>
                <w:rStyle w:val="Hyperlink"/>
                <w:noProof/>
              </w:rPr>
              <w:fldChar w:fldCharType="end"/>
            </w:r>
          </w:ins>
        </w:p>
        <w:p w14:paraId="2BF49F76" w14:textId="77777777" w:rsidR="00EE2CCC" w:rsidRDefault="00EE2CCC">
          <w:pPr>
            <w:pStyle w:val="TOC2"/>
            <w:tabs>
              <w:tab w:val="left" w:pos="880"/>
              <w:tab w:val="right" w:leader="dot" w:pos="9350"/>
            </w:tabs>
            <w:rPr>
              <w:ins w:id="176" w:author="Melanie Davies" w:date="2014-07-01T16:55:00Z"/>
              <w:rFonts w:eastAsiaTheme="minorEastAsia"/>
              <w:noProof/>
            </w:rPr>
          </w:pPr>
          <w:ins w:id="177"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"_Toc391997135"</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6.1</w:t>
            </w:r>
            <w:r>
              <w:rPr>
                <w:rFonts w:eastAsiaTheme="minorEastAsia"/>
                <w:noProof/>
              </w:rPr>
              <w:tab/>
            </w:r>
            <w:r w:rsidRPr="0045741E">
              <w:rPr>
                <w:rStyle w:val="Hyperlink"/>
                <w:noProof/>
              </w:rPr>
              <w:t>Create a new user through the registration form</w:t>
            </w:r>
            <w:r>
              <w:rPr>
                <w:noProof/>
                <w:webHidden/>
              </w:rPr>
              <w:tab/>
            </w:r>
            <w:r>
              <w:rPr>
                <w:noProof/>
                <w:webHidden/>
              </w:rPr>
              <w:fldChar w:fldCharType="begin"/>
            </w:r>
            <w:r>
              <w:rPr>
                <w:noProof/>
                <w:webHidden/>
              </w:rPr>
              <w:instrText xml:space="preserve"> PAGEREF _Toc391997135 \h </w:instrText>
            </w:r>
            <w:r>
              <w:rPr>
                <w:noProof/>
                <w:webHidden/>
              </w:rPr>
            </w:r>
          </w:ins>
          <w:r>
            <w:rPr>
              <w:noProof/>
              <w:webHidden/>
            </w:rPr>
            <w:fldChar w:fldCharType="separate"/>
          </w:r>
          <w:ins w:id="178" w:author="Melanie Davies" w:date="2014-07-01T16:55:00Z">
            <w:r>
              <w:rPr>
                <w:noProof/>
                <w:webHidden/>
              </w:rPr>
              <w:t>56</w:t>
            </w:r>
            <w:r>
              <w:rPr>
                <w:noProof/>
                <w:webHidden/>
              </w:rPr>
              <w:fldChar w:fldCharType="end"/>
            </w:r>
            <w:r w:rsidRPr="0045741E">
              <w:rPr>
                <w:rStyle w:val="Hyperlink"/>
                <w:noProof/>
              </w:rPr>
              <w:fldChar w:fldCharType="end"/>
            </w:r>
          </w:ins>
        </w:p>
        <w:p w14:paraId="629637EC" w14:textId="77777777" w:rsidR="00EE2CCC" w:rsidRDefault="00EE2CCC">
          <w:pPr>
            <w:pStyle w:val="TOC3"/>
            <w:tabs>
              <w:tab w:val="left" w:pos="1320"/>
              <w:tab w:val="right" w:leader="dot" w:pos="9350"/>
            </w:tabs>
            <w:rPr>
              <w:ins w:id="179" w:author="Melanie Davies" w:date="2014-07-01T16:55:00Z"/>
              <w:rFonts w:eastAsiaTheme="minorEastAsia"/>
              <w:noProof/>
            </w:rPr>
          </w:pPr>
          <w:ins w:id="180" w:author="Melanie Davies" w:date="2014-07-01T16:55:00Z">
            <w:r w:rsidRPr="0045741E">
              <w:rPr>
                <w:rStyle w:val="Hyperlink"/>
                <w:noProof/>
              </w:rPr>
              <w:lastRenderedPageBreak/>
              <w:fldChar w:fldCharType="begin"/>
            </w:r>
            <w:r w:rsidRPr="0045741E">
              <w:rPr>
                <w:rStyle w:val="Hyperlink"/>
                <w:noProof/>
              </w:rPr>
              <w:instrText xml:space="preserve"> </w:instrText>
            </w:r>
            <w:r>
              <w:rPr>
                <w:noProof/>
              </w:rPr>
              <w:instrText>HYPERLINK \l "_Toc391997136"</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6.1.1</w:t>
            </w:r>
            <w:r>
              <w:rPr>
                <w:rFonts w:eastAsiaTheme="minorEastAsia"/>
                <w:noProof/>
              </w:rPr>
              <w:tab/>
            </w:r>
            <w:r w:rsidRPr="0045741E">
              <w:rPr>
                <w:rStyle w:val="Hyperlink"/>
                <w:noProof/>
              </w:rPr>
              <w:t>New User Registration Task List</w:t>
            </w:r>
            <w:r>
              <w:rPr>
                <w:noProof/>
                <w:webHidden/>
              </w:rPr>
              <w:tab/>
            </w:r>
            <w:r>
              <w:rPr>
                <w:noProof/>
                <w:webHidden/>
              </w:rPr>
              <w:fldChar w:fldCharType="begin"/>
            </w:r>
            <w:r>
              <w:rPr>
                <w:noProof/>
                <w:webHidden/>
              </w:rPr>
              <w:instrText xml:space="preserve"> PAGEREF _Toc391997136 \h </w:instrText>
            </w:r>
            <w:r>
              <w:rPr>
                <w:noProof/>
                <w:webHidden/>
              </w:rPr>
            </w:r>
          </w:ins>
          <w:r>
            <w:rPr>
              <w:noProof/>
              <w:webHidden/>
            </w:rPr>
            <w:fldChar w:fldCharType="separate"/>
          </w:r>
          <w:ins w:id="181" w:author="Melanie Davies" w:date="2014-07-01T16:55:00Z">
            <w:r>
              <w:rPr>
                <w:noProof/>
                <w:webHidden/>
              </w:rPr>
              <w:t>57</w:t>
            </w:r>
            <w:r>
              <w:rPr>
                <w:noProof/>
                <w:webHidden/>
              </w:rPr>
              <w:fldChar w:fldCharType="end"/>
            </w:r>
            <w:r w:rsidRPr="0045741E">
              <w:rPr>
                <w:rStyle w:val="Hyperlink"/>
                <w:noProof/>
              </w:rPr>
              <w:fldChar w:fldCharType="end"/>
            </w:r>
          </w:ins>
        </w:p>
        <w:p w14:paraId="37EC5292" w14:textId="77777777" w:rsidR="00EE2CCC" w:rsidRDefault="00EE2CCC">
          <w:pPr>
            <w:pStyle w:val="TOC3"/>
            <w:tabs>
              <w:tab w:val="left" w:pos="1320"/>
              <w:tab w:val="right" w:leader="dot" w:pos="9350"/>
            </w:tabs>
            <w:rPr>
              <w:ins w:id="182" w:author="Melanie Davies" w:date="2014-07-01T16:55:00Z"/>
              <w:rFonts w:eastAsiaTheme="minorEastAsia"/>
              <w:noProof/>
            </w:rPr>
          </w:pPr>
          <w:ins w:id="183"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"_Toc391997137"</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6.1.2</w:t>
            </w:r>
            <w:r>
              <w:rPr>
                <w:rFonts w:eastAsiaTheme="minorEastAsia"/>
                <w:noProof/>
              </w:rPr>
              <w:tab/>
            </w:r>
            <w:r w:rsidRPr="0045741E">
              <w:rPr>
                <w:rStyle w:val="Hyperlink"/>
                <w:noProof/>
              </w:rPr>
              <w:t>New User Registration Review and Approval</w:t>
            </w:r>
            <w:r>
              <w:rPr>
                <w:noProof/>
                <w:webHidden/>
              </w:rPr>
              <w:tab/>
            </w:r>
            <w:r>
              <w:rPr>
                <w:noProof/>
                <w:webHidden/>
              </w:rPr>
              <w:fldChar w:fldCharType="begin"/>
            </w:r>
            <w:r>
              <w:rPr>
                <w:noProof/>
                <w:webHidden/>
              </w:rPr>
              <w:instrText xml:space="preserve"> PAGEREF _Toc391997137 \h </w:instrText>
            </w:r>
            <w:r>
              <w:rPr>
                <w:noProof/>
                <w:webHidden/>
              </w:rPr>
            </w:r>
          </w:ins>
          <w:r>
            <w:rPr>
              <w:noProof/>
              <w:webHidden/>
            </w:rPr>
            <w:fldChar w:fldCharType="separate"/>
          </w:r>
          <w:ins w:id="184" w:author="Melanie Davies" w:date="2014-07-01T16:55:00Z">
            <w:r>
              <w:rPr>
                <w:noProof/>
                <w:webHidden/>
              </w:rPr>
              <w:t>58</w:t>
            </w:r>
            <w:r>
              <w:rPr>
                <w:noProof/>
                <w:webHidden/>
              </w:rPr>
              <w:fldChar w:fldCharType="end"/>
            </w:r>
            <w:r w:rsidRPr="0045741E">
              <w:rPr>
                <w:rStyle w:val="Hyperlink"/>
                <w:noProof/>
              </w:rPr>
              <w:fldChar w:fldCharType="end"/>
            </w:r>
          </w:ins>
        </w:p>
        <w:p w14:paraId="00286BDB" w14:textId="77777777" w:rsidR="00EE2CCC" w:rsidRDefault="00EE2CCC">
          <w:pPr>
            <w:pStyle w:val="TOC2"/>
            <w:tabs>
              <w:tab w:val="left" w:pos="880"/>
              <w:tab w:val="right" w:leader="dot" w:pos="9350"/>
            </w:tabs>
            <w:rPr>
              <w:ins w:id="185" w:author="Melanie Davies" w:date="2014-07-01T16:55:00Z"/>
              <w:rFonts w:eastAsiaTheme="minorEastAsia"/>
              <w:noProof/>
            </w:rPr>
          </w:pPr>
          <w:ins w:id="186"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"_Toc391997139"</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6.2</w:t>
            </w:r>
            <w:r>
              <w:rPr>
                <w:rFonts w:eastAsiaTheme="minorEastAsia"/>
                <w:noProof/>
              </w:rPr>
              <w:tab/>
            </w:r>
            <w:r w:rsidRPr="0045741E">
              <w:rPr>
                <w:rStyle w:val="Hyperlink"/>
                <w:noProof/>
              </w:rPr>
              <w:t>Create a new user through the user list page</w:t>
            </w:r>
            <w:r>
              <w:rPr>
                <w:noProof/>
                <w:webHidden/>
              </w:rPr>
              <w:tab/>
            </w:r>
            <w:r>
              <w:rPr>
                <w:noProof/>
                <w:webHidden/>
              </w:rPr>
              <w:fldChar w:fldCharType="begin"/>
            </w:r>
            <w:r>
              <w:rPr>
                <w:noProof/>
                <w:webHidden/>
              </w:rPr>
              <w:instrText xml:space="preserve"> PAGEREF _Toc391997139 \h </w:instrText>
            </w:r>
            <w:r>
              <w:rPr>
                <w:noProof/>
                <w:webHidden/>
              </w:rPr>
            </w:r>
          </w:ins>
          <w:r>
            <w:rPr>
              <w:noProof/>
              <w:webHidden/>
            </w:rPr>
            <w:fldChar w:fldCharType="separate"/>
          </w:r>
          <w:ins w:id="187" w:author="Melanie Davies" w:date="2014-07-01T16:55:00Z">
            <w:r>
              <w:rPr>
                <w:noProof/>
                <w:webHidden/>
              </w:rPr>
              <w:t>60</w:t>
            </w:r>
            <w:r>
              <w:rPr>
                <w:noProof/>
                <w:webHidden/>
              </w:rPr>
              <w:fldChar w:fldCharType="end"/>
            </w:r>
            <w:r w:rsidRPr="0045741E">
              <w:rPr>
                <w:rStyle w:val="Hyperlink"/>
                <w:noProof/>
              </w:rPr>
              <w:fldChar w:fldCharType="end"/>
            </w:r>
          </w:ins>
        </w:p>
        <w:p w14:paraId="29BE689B" w14:textId="77777777" w:rsidR="00EE2CCC" w:rsidRDefault="00EE2CCC">
          <w:pPr>
            <w:pStyle w:val="TOC2"/>
            <w:tabs>
              <w:tab w:val="left" w:pos="880"/>
              <w:tab w:val="right" w:leader="dot" w:pos="9350"/>
            </w:tabs>
            <w:rPr>
              <w:ins w:id="188" w:author="Melanie Davies" w:date="2014-07-01T16:55:00Z"/>
              <w:rFonts w:eastAsiaTheme="minorEastAsia"/>
              <w:noProof/>
            </w:rPr>
          </w:pPr>
          <w:ins w:id="189"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"_Toc391997140"</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6.3</w:t>
            </w:r>
            <w:r>
              <w:rPr>
                <w:rFonts w:eastAsiaTheme="minorEastAsia"/>
                <w:noProof/>
              </w:rPr>
              <w:tab/>
            </w:r>
            <w:r w:rsidRPr="0045741E">
              <w:rPr>
                <w:rStyle w:val="Hyperlink"/>
                <w:noProof/>
              </w:rPr>
              <w:t>User Contact Information</w:t>
            </w:r>
            <w:r>
              <w:rPr>
                <w:noProof/>
                <w:webHidden/>
              </w:rPr>
              <w:tab/>
            </w:r>
            <w:r>
              <w:rPr>
                <w:noProof/>
                <w:webHidden/>
              </w:rPr>
              <w:fldChar w:fldCharType="begin"/>
            </w:r>
            <w:r>
              <w:rPr>
                <w:noProof/>
                <w:webHidden/>
              </w:rPr>
              <w:instrText xml:space="preserve"> PAGEREF _Toc391997140 \h </w:instrText>
            </w:r>
            <w:r>
              <w:rPr>
                <w:noProof/>
                <w:webHidden/>
              </w:rPr>
            </w:r>
          </w:ins>
          <w:r>
            <w:rPr>
              <w:noProof/>
              <w:webHidden/>
            </w:rPr>
            <w:fldChar w:fldCharType="separate"/>
          </w:r>
          <w:ins w:id="190" w:author="Melanie Davies" w:date="2014-07-01T16:55:00Z">
            <w:r>
              <w:rPr>
                <w:noProof/>
                <w:webHidden/>
              </w:rPr>
              <w:t>61</w:t>
            </w:r>
            <w:r>
              <w:rPr>
                <w:noProof/>
                <w:webHidden/>
              </w:rPr>
              <w:fldChar w:fldCharType="end"/>
            </w:r>
            <w:r w:rsidRPr="0045741E">
              <w:rPr>
                <w:rStyle w:val="Hyperlink"/>
                <w:noProof/>
              </w:rPr>
              <w:fldChar w:fldCharType="end"/>
            </w:r>
          </w:ins>
        </w:p>
        <w:p w14:paraId="08BFD70F" w14:textId="77777777" w:rsidR="00EE2CCC" w:rsidRDefault="00EE2CCC">
          <w:pPr>
            <w:pStyle w:val="TOC2"/>
            <w:tabs>
              <w:tab w:val="left" w:pos="880"/>
              <w:tab w:val="right" w:leader="dot" w:pos="9350"/>
            </w:tabs>
            <w:rPr>
              <w:ins w:id="191" w:author="Melanie Davies" w:date="2014-07-01T16:55:00Z"/>
              <w:rFonts w:eastAsiaTheme="minorEastAsia"/>
              <w:noProof/>
            </w:rPr>
          </w:pPr>
          <w:ins w:id="192"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"_Toc391997141"</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6.4</w:t>
            </w:r>
            <w:r>
              <w:rPr>
                <w:rFonts w:eastAsiaTheme="minorEastAsia"/>
                <w:noProof/>
              </w:rPr>
              <w:tab/>
            </w:r>
            <w:r w:rsidRPr="0045741E">
              <w:rPr>
                <w:rStyle w:val="Hyperlink"/>
                <w:noProof/>
              </w:rPr>
              <w:t>User Member of Groups</w:t>
            </w:r>
            <w:r>
              <w:rPr>
                <w:noProof/>
                <w:webHidden/>
              </w:rPr>
              <w:tab/>
            </w:r>
            <w:r>
              <w:rPr>
                <w:noProof/>
                <w:webHidden/>
              </w:rPr>
              <w:fldChar w:fldCharType="begin"/>
            </w:r>
            <w:r>
              <w:rPr>
                <w:noProof/>
                <w:webHidden/>
              </w:rPr>
              <w:instrText xml:space="preserve"> PAGEREF _Toc391997141 \h </w:instrText>
            </w:r>
            <w:r>
              <w:rPr>
                <w:noProof/>
                <w:webHidden/>
              </w:rPr>
            </w:r>
          </w:ins>
          <w:r>
            <w:rPr>
              <w:noProof/>
              <w:webHidden/>
            </w:rPr>
            <w:fldChar w:fldCharType="separate"/>
          </w:r>
          <w:ins w:id="193" w:author="Melanie Davies" w:date="2014-07-01T16:55:00Z">
            <w:r>
              <w:rPr>
                <w:noProof/>
                <w:webHidden/>
              </w:rPr>
              <w:t>62</w:t>
            </w:r>
            <w:r>
              <w:rPr>
                <w:noProof/>
                <w:webHidden/>
              </w:rPr>
              <w:fldChar w:fldCharType="end"/>
            </w:r>
            <w:r w:rsidRPr="0045741E">
              <w:rPr>
                <w:rStyle w:val="Hyperlink"/>
                <w:noProof/>
              </w:rPr>
              <w:fldChar w:fldCharType="end"/>
            </w:r>
          </w:ins>
        </w:p>
        <w:p w14:paraId="42AA06A8" w14:textId="77777777" w:rsidR="00EE2CCC" w:rsidRDefault="00EE2CCC">
          <w:pPr>
            <w:pStyle w:val="TOC2"/>
            <w:tabs>
              <w:tab w:val="left" w:pos="880"/>
              <w:tab w:val="right" w:leader="dot" w:pos="9350"/>
            </w:tabs>
            <w:rPr>
              <w:ins w:id="194" w:author="Melanie Davies" w:date="2014-07-01T16:55:00Z"/>
              <w:rFonts w:eastAsiaTheme="minorEastAsia"/>
              <w:noProof/>
            </w:rPr>
          </w:pPr>
          <w:ins w:id="195"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"_Toc391997142"</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6.5</w:t>
            </w:r>
            <w:r>
              <w:rPr>
                <w:rFonts w:eastAsiaTheme="minorEastAsia"/>
                <w:noProof/>
              </w:rPr>
              <w:tab/>
            </w:r>
            <w:r w:rsidRPr="0045741E">
              <w:rPr>
                <w:rStyle w:val="Hyperlink"/>
                <w:noProof/>
              </w:rPr>
              <w:t>Permissions on this User Object</w:t>
            </w:r>
            <w:r>
              <w:rPr>
                <w:noProof/>
                <w:webHidden/>
              </w:rPr>
              <w:tab/>
            </w:r>
            <w:r>
              <w:rPr>
                <w:noProof/>
                <w:webHidden/>
              </w:rPr>
              <w:fldChar w:fldCharType="begin"/>
            </w:r>
            <w:r>
              <w:rPr>
                <w:noProof/>
                <w:webHidden/>
              </w:rPr>
              <w:instrText xml:space="preserve"> PAGEREF _Toc391997142 \h </w:instrText>
            </w:r>
            <w:r>
              <w:rPr>
                <w:noProof/>
                <w:webHidden/>
              </w:rPr>
            </w:r>
          </w:ins>
          <w:r>
            <w:rPr>
              <w:noProof/>
              <w:webHidden/>
            </w:rPr>
            <w:fldChar w:fldCharType="separate"/>
          </w:r>
          <w:ins w:id="196" w:author="Melanie Davies" w:date="2014-07-01T16:55:00Z">
            <w:r>
              <w:rPr>
                <w:noProof/>
                <w:webHidden/>
              </w:rPr>
              <w:t>62</w:t>
            </w:r>
            <w:r>
              <w:rPr>
                <w:noProof/>
                <w:webHidden/>
              </w:rPr>
              <w:fldChar w:fldCharType="end"/>
            </w:r>
            <w:r w:rsidRPr="0045741E">
              <w:rPr>
                <w:rStyle w:val="Hyperlink"/>
                <w:noProof/>
              </w:rPr>
              <w:fldChar w:fldCharType="end"/>
            </w:r>
          </w:ins>
        </w:p>
        <w:p w14:paraId="0FCE3B51" w14:textId="77777777" w:rsidR="00EE2CCC" w:rsidRDefault="00EE2CCC">
          <w:pPr>
            <w:pStyle w:val="TOC2"/>
            <w:tabs>
              <w:tab w:val="left" w:pos="880"/>
              <w:tab w:val="right" w:leader="dot" w:pos="9350"/>
            </w:tabs>
            <w:rPr>
              <w:ins w:id="197" w:author="Melanie Davies" w:date="2014-07-01T16:55:00Z"/>
              <w:rFonts w:eastAsiaTheme="minorEastAsia"/>
              <w:noProof/>
            </w:rPr>
          </w:pPr>
          <w:ins w:id="198"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"_Toc391997144"</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6.6</w:t>
            </w:r>
            <w:r>
              <w:rPr>
                <w:rFonts w:eastAsiaTheme="minorEastAsia"/>
                <w:noProof/>
              </w:rPr>
              <w:tab/>
            </w:r>
            <w:r w:rsidRPr="0045741E">
              <w:rPr>
                <w:rStyle w:val="Hyperlink"/>
                <w:noProof/>
              </w:rPr>
              <w:t>User Credentials</w:t>
            </w:r>
            <w:r>
              <w:rPr>
                <w:noProof/>
                <w:webHidden/>
              </w:rPr>
              <w:tab/>
            </w:r>
            <w:r>
              <w:rPr>
                <w:noProof/>
                <w:webHidden/>
              </w:rPr>
              <w:fldChar w:fldCharType="begin"/>
            </w:r>
            <w:r>
              <w:rPr>
                <w:noProof/>
                <w:webHidden/>
              </w:rPr>
              <w:instrText xml:space="preserve"> PAGEREF _Toc391997144 \h </w:instrText>
            </w:r>
            <w:r>
              <w:rPr>
                <w:noProof/>
                <w:webHidden/>
              </w:rPr>
            </w:r>
          </w:ins>
          <w:r>
            <w:rPr>
              <w:noProof/>
              <w:webHidden/>
            </w:rPr>
            <w:fldChar w:fldCharType="separate"/>
          </w:r>
          <w:ins w:id="199" w:author="Melanie Davies" w:date="2014-07-01T16:55:00Z">
            <w:r>
              <w:rPr>
                <w:noProof/>
                <w:webHidden/>
              </w:rPr>
              <w:t>63</w:t>
            </w:r>
            <w:r>
              <w:rPr>
                <w:noProof/>
                <w:webHidden/>
              </w:rPr>
              <w:fldChar w:fldCharType="end"/>
            </w:r>
            <w:r w:rsidRPr="0045741E">
              <w:rPr>
                <w:rStyle w:val="Hyperlink"/>
                <w:noProof/>
              </w:rPr>
              <w:fldChar w:fldCharType="end"/>
            </w:r>
          </w:ins>
        </w:p>
        <w:p w14:paraId="75C6558F" w14:textId="77777777" w:rsidR="00EE2CCC" w:rsidRDefault="00EE2CCC">
          <w:pPr>
            <w:pStyle w:val="TOC2"/>
            <w:tabs>
              <w:tab w:val="left" w:pos="880"/>
              <w:tab w:val="right" w:leader="dot" w:pos="9350"/>
            </w:tabs>
            <w:rPr>
              <w:ins w:id="200" w:author="Melanie Davies" w:date="2014-07-01T16:55:00Z"/>
              <w:rFonts w:eastAsiaTheme="minorEastAsia"/>
              <w:noProof/>
            </w:rPr>
          </w:pPr>
          <w:ins w:id="201"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"_Toc391997145"</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6.7</w:t>
            </w:r>
            <w:r>
              <w:rPr>
                <w:rFonts w:eastAsiaTheme="minorEastAsia"/>
                <w:noProof/>
              </w:rPr>
              <w:tab/>
            </w:r>
            <w:r w:rsidRPr="0045741E">
              <w:rPr>
                <w:rStyle w:val="Hyperlink"/>
                <w:noProof/>
              </w:rPr>
              <w:t>User Notifications</w:t>
            </w:r>
            <w:r>
              <w:rPr>
                <w:noProof/>
                <w:webHidden/>
              </w:rPr>
              <w:tab/>
            </w:r>
            <w:r>
              <w:rPr>
                <w:noProof/>
                <w:webHidden/>
              </w:rPr>
              <w:fldChar w:fldCharType="begin"/>
            </w:r>
            <w:r>
              <w:rPr>
                <w:noProof/>
                <w:webHidden/>
              </w:rPr>
              <w:instrText xml:space="preserve"> PAGEREF _Toc391997145 \h </w:instrText>
            </w:r>
            <w:r>
              <w:rPr>
                <w:noProof/>
                <w:webHidden/>
              </w:rPr>
            </w:r>
          </w:ins>
          <w:r>
            <w:rPr>
              <w:noProof/>
              <w:webHidden/>
            </w:rPr>
            <w:fldChar w:fldCharType="separate"/>
          </w:r>
          <w:ins w:id="202" w:author="Melanie Davies" w:date="2014-07-01T16:55:00Z">
            <w:r>
              <w:rPr>
                <w:noProof/>
                <w:webHidden/>
              </w:rPr>
              <w:t>63</w:t>
            </w:r>
            <w:r>
              <w:rPr>
                <w:noProof/>
                <w:webHidden/>
              </w:rPr>
              <w:fldChar w:fldCharType="end"/>
            </w:r>
            <w:r w:rsidRPr="0045741E">
              <w:rPr>
                <w:rStyle w:val="Hyperlink"/>
                <w:noProof/>
              </w:rPr>
              <w:fldChar w:fldCharType="end"/>
            </w:r>
          </w:ins>
        </w:p>
        <w:p w14:paraId="54CD458F" w14:textId="77777777" w:rsidR="00EE2CCC" w:rsidRDefault="00EE2CCC">
          <w:pPr>
            <w:pStyle w:val="TOC1"/>
            <w:tabs>
              <w:tab w:val="left" w:pos="440"/>
              <w:tab w:val="right" w:leader="dot" w:pos="9350"/>
            </w:tabs>
            <w:rPr>
              <w:ins w:id="203" w:author="Melanie Davies" w:date="2014-07-01T16:55:00Z"/>
              <w:rFonts w:eastAsiaTheme="minorEastAsia"/>
              <w:noProof/>
            </w:rPr>
          </w:pPr>
          <w:ins w:id="204"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"_Toc391997146"</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7</w:t>
            </w:r>
            <w:r>
              <w:rPr>
                <w:rFonts w:eastAsiaTheme="minorEastAsia"/>
                <w:noProof/>
              </w:rPr>
              <w:tab/>
            </w:r>
            <w:r w:rsidRPr="0045741E">
              <w:rPr>
                <w:rStyle w:val="Hyperlink"/>
                <w:noProof/>
              </w:rPr>
              <w:t>Issues</w:t>
            </w:r>
            <w:r>
              <w:rPr>
                <w:noProof/>
                <w:webHidden/>
              </w:rPr>
              <w:tab/>
            </w:r>
            <w:r>
              <w:rPr>
                <w:noProof/>
                <w:webHidden/>
              </w:rPr>
              <w:fldChar w:fldCharType="begin"/>
            </w:r>
            <w:r>
              <w:rPr>
                <w:noProof/>
                <w:webHidden/>
              </w:rPr>
              <w:instrText xml:space="preserve"> PAGEREF _Toc391997146 \h </w:instrText>
            </w:r>
            <w:r>
              <w:rPr>
                <w:noProof/>
                <w:webHidden/>
              </w:rPr>
            </w:r>
          </w:ins>
          <w:r>
            <w:rPr>
              <w:noProof/>
              <w:webHidden/>
            </w:rPr>
            <w:fldChar w:fldCharType="separate"/>
          </w:r>
          <w:ins w:id="205" w:author="Melanie Davies" w:date="2014-07-01T16:55:00Z">
            <w:r>
              <w:rPr>
                <w:noProof/>
                <w:webHidden/>
              </w:rPr>
              <w:t>63</w:t>
            </w:r>
            <w:r>
              <w:rPr>
                <w:noProof/>
                <w:webHidden/>
              </w:rPr>
              <w:fldChar w:fldCharType="end"/>
            </w:r>
            <w:r w:rsidRPr="0045741E">
              <w:rPr>
                <w:rStyle w:val="Hyperlink"/>
                <w:noProof/>
              </w:rPr>
              <w:fldChar w:fldCharType="end"/>
            </w:r>
          </w:ins>
        </w:p>
        <w:p w14:paraId="61F26D77" w14:textId="77777777" w:rsidR="00EE2CCC" w:rsidRDefault="00EE2CCC">
          <w:pPr>
            <w:pStyle w:val="TOC2"/>
            <w:tabs>
              <w:tab w:val="left" w:pos="880"/>
              <w:tab w:val="right" w:leader="dot" w:pos="9350"/>
            </w:tabs>
            <w:rPr>
              <w:ins w:id="206" w:author="Melanie Davies" w:date="2014-07-01T16:55:00Z"/>
              <w:rFonts w:eastAsiaTheme="minorEastAsia"/>
              <w:noProof/>
            </w:rPr>
          </w:pPr>
          <w:ins w:id="207"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"_Toc391997147"</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7.1</w:t>
            </w:r>
            <w:r>
              <w:rPr>
                <w:rFonts w:eastAsiaTheme="minorEastAsia"/>
                <w:noProof/>
              </w:rPr>
              <w:tab/>
            </w:r>
            <w:r w:rsidRPr="0045741E">
              <w:rPr>
                <w:rStyle w:val="Hyperlink"/>
                <w:noProof/>
              </w:rPr>
              <w:t>Group Administrators</w:t>
            </w:r>
            <w:r>
              <w:rPr>
                <w:noProof/>
                <w:webHidden/>
              </w:rPr>
              <w:tab/>
            </w:r>
            <w:r>
              <w:rPr>
                <w:noProof/>
                <w:webHidden/>
              </w:rPr>
              <w:fldChar w:fldCharType="begin"/>
            </w:r>
            <w:r>
              <w:rPr>
                <w:noProof/>
                <w:webHidden/>
              </w:rPr>
              <w:instrText xml:space="preserve"> PAGEREF _Toc391997147 \h </w:instrText>
            </w:r>
            <w:r>
              <w:rPr>
                <w:noProof/>
                <w:webHidden/>
              </w:rPr>
            </w:r>
          </w:ins>
          <w:r>
            <w:rPr>
              <w:noProof/>
              <w:webHidden/>
            </w:rPr>
            <w:fldChar w:fldCharType="separate"/>
          </w:r>
          <w:ins w:id="208" w:author="Melanie Davies" w:date="2014-07-01T16:55:00Z">
            <w:r>
              <w:rPr>
                <w:noProof/>
                <w:webHidden/>
              </w:rPr>
              <w:t>63</w:t>
            </w:r>
            <w:r>
              <w:rPr>
                <w:noProof/>
                <w:webHidden/>
              </w:rPr>
              <w:fldChar w:fldCharType="end"/>
            </w:r>
            <w:r w:rsidRPr="0045741E">
              <w:rPr>
                <w:rStyle w:val="Hyperlink"/>
                <w:noProof/>
              </w:rPr>
              <w:fldChar w:fldCharType="end"/>
            </w:r>
          </w:ins>
        </w:p>
        <w:p w14:paraId="2C5E6B5D" w14:textId="77777777" w:rsidR="00EE2CCC" w:rsidRDefault="00EE2CCC">
          <w:pPr>
            <w:pStyle w:val="TOC2"/>
            <w:tabs>
              <w:tab w:val="left" w:pos="880"/>
              <w:tab w:val="right" w:leader="dot" w:pos="9350"/>
            </w:tabs>
            <w:rPr>
              <w:ins w:id="209" w:author="Melanie Davies" w:date="2014-07-01T16:55:00Z"/>
              <w:rFonts w:eastAsiaTheme="minorEastAsia"/>
              <w:noProof/>
            </w:rPr>
          </w:pPr>
          <w:ins w:id="210"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"_Toc391997148"</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7.2</w:t>
            </w:r>
            <w:r>
              <w:rPr>
                <w:rFonts w:eastAsiaTheme="minorEastAsia"/>
                <w:noProof/>
              </w:rPr>
              <w:tab/>
            </w:r>
            <w:r w:rsidRPr="0045741E">
              <w:rPr>
                <w:rStyle w:val="Hyperlink"/>
                <w:noProof/>
              </w:rPr>
              <w:t>Creating New Users</w:t>
            </w:r>
            <w:r>
              <w:rPr>
                <w:noProof/>
                <w:webHidden/>
              </w:rPr>
              <w:tab/>
            </w:r>
            <w:r>
              <w:rPr>
                <w:noProof/>
                <w:webHidden/>
              </w:rPr>
              <w:fldChar w:fldCharType="begin"/>
            </w:r>
            <w:r>
              <w:rPr>
                <w:noProof/>
                <w:webHidden/>
              </w:rPr>
              <w:instrText xml:space="preserve"> PAGEREF _Toc391997148 \h </w:instrText>
            </w:r>
            <w:r>
              <w:rPr>
                <w:noProof/>
                <w:webHidden/>
              </w:rPr>
            </w:r>
          </w:ins>
          <w:r>
            <w:rPr>
              <w:noProof/>
              <w:webHidden/>
            </w:rPr>
            <w:fldChar w:fldCharType="separate"/>
          </w:r>
          <w:ins w:id="211" w:author="Melanie Davies" w:date="2014-07-01T16:55:00Z">
            <w:r>
              <w:rPr>
                <w:noProof/>
                <w:webHidden/>
              </w:rPr>
              <w:t>63</w:t>
            </w:r>
            <w:r>
              <w:rPr>
                <w:noProof/>
                <w:webHidden/>
              </w:rPr>
              <w:fldChar w:fldCharType="end"/>
            </w:r>
            <w:r w:rsidRPr="0045741E">
              <w:rPr>
                <w:rStyle w:val="Hyperlink"/>
                <w:noProof/>
              </w:rPr>
              <w:fldChar w:fldCharType="end"/>
            </w:r>
          </w:ins>
        </w:p>
        <w:p w14:paraId="3D498F4D" w14:textId="77777777" w:rsidR="00EE2CCC" w:rsidRDefault="00EE2CCC">
          <w:pPr>
            <w:pStyle w:val="TOC2"/>
            <w:tabs>
              <w:tab w:val="left" w:pos="880"/>
              <w:tab w:val="right" w:leader="dot" w:pos="9350"/>
            </w:tabs>
            <w:rPr>
              <w:ins w:id="212" w:author="Melanie Davies" w:date="2014-07-01T16:55:00Z"/>
              <w:rFonts w:eastAsiaTheme="minorEastAsia"/>
              <w:noProof/>
            </w:rPr>
          </w:pPr>
          <w:ins w:id="213"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"_Toc391997149"</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7.3</w:t>
            </w:r>
            <w:r>
              <w:rPr>
                <w:rFonts w:eastAsiaTheme="minorEastAsia"/>
                <w:noProof/>
              </w:rPr>
              <w:tab/>
            </w:r>
            <w:r w:rsidRPr="0045741E">
              <w:rPr>
                <w:rStyle w:val="Hyperlink"/>
                <w:noProof/>
              </w:rPr>
              <w:t>Approving New Users</w:t>
            </w:r>
            <w:r>
              <w:rPr>
                <w:noProof/>
                <w:webHidden/>
              </w:rPr>
              <w:tab/>
            </w:r>
            <w:r>
              <w:rPr>
                <w:noProof/>
                <w:webHidden/>
              </w:rPr>
              <w:fldChar w:fldCharType="begin"/>
            </w:r>
            <w:r>
              <w:rPr>
                <w:noProof/>
                <w:webHidden/>
              </w:rPr>
              <w:instrText xml:space="preserve"> PAGEREF _Toc391997149 \h </w:instrText>
            </w:r>
            <w:r>
              <w:rPr>
                <w:noProof/>
                <w:webHidden/>
              </w:rPr>
            </w:r>
          </w:ins>
          <w:r>
            <w:rPr>
              <w:noProof/>
              <w:webHidden/>
            </w:rPr>
            <w:fldChar w:fldCharType="separate"/>
          </w:r>
          <w:ins w:id="214" w:author="Melanie Davies" w:date="2014-07-01T16:55:00Z">
            <w:r>
              <w:rPr>
                <w:noProof/>
                <w:webHidden/>
              </w:rPr>
              <w:t>64</w:t>
            </w:r>
            <w:r>
              <w:rPr>
                <w:noProof/>
                <w:webHidden/>
              </w:rPr>
              <w:fldChar w:fldCharType="end"/>
            </w:r>
            <w:r w:rsidRPr="0045741E">
              <w:rPr>
                <w:rStyle w:val="Hyperlink"/>
                <w:noProof/>
              </w:rPr>
              <w:fldChar w:fldCharType="end"/>
            </w:r>
          </w:ins>
        </w:p>
        <w:p w14:paraId="4A0B3F82" w14:textId="77777777" w:rsidR="00EE2CCC" w:rsidRDefault="00EE2CCC">
          <w:pPr>
            <w:pStyle w:val="TOC2"/>
            <w:tabs>
              <w:tab w:val="left" w:pos="880"/>
              <w:tab w:val="right" w:leader="dot" w:pos="9350"/>
            </w:tabs>
            <w:rPr>
              <w:ins w:id="215" w:author="Melanie Davies" w:date="2014-07-01T16:55:00Z"/>
              <w:rFonts w:eastAsiaTheme="minorEastAsia"/>
              <w:noProof/>
            </w:rPr>
          </w:pPr>
          <w:ins w:id="216"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"_Toc391997150"</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7.4</w:t>
            </w:r>
            <w:r>
              <w:rPr>
                <w:rFonts w:eastAsiaTheme="minorEastAsia"/>
                <w:noProof/>
              </w:rPr>
              <w:tab/>
            </w:r>
            <w:r w:rsidRPr="0045741E">
              <w:rPr>
                <w:rStyle w:val="Hyperlink"/>
                <w:noProof/>
              </w:rPr>
              <w:t>Defaulting Project Organization Rights</w:t>
            </w:r>
            <w:r>
              <w:rPr>
                <w:noProof/>
                <w:webHidden/>
              </w:rPr>
              <w:tab/>
            </w:r>
            <w:r>
              <w:rPr>
                <w:noProof/>
                <w:webHidden/>
              </w:rPr>
              <w:fldChar w:fldCharType="begin"/>
            </w:r>
            <w:r>
              <w:rPr>
                <w:noProof/>
                <w:webHidden/>
              </w:rPr>
              <w:instrText xml:space="preserve"> PAGEREF _Toc391997150 \h </w:instrText>
            </w:r>
            <w:r>
              <w:rPr>
                <w:noProof/>
                <w:webHidden/>
              </w:rPr>
            </w:r>
          </w:ins>
          <w:r>
            <w:rPr>
              <w:noProof/>
              <w:webHidden/>
            </w:rPr>
            <w:fldChar w:fldCharType="separate"/>
          </w:r>
          <w:ins w:id="217" w:author="Melanie Davies" w:date="2014-07-01T16:55:00Z">
            <w:r>
              <w:rPr>
                <w:noProof/>
                <w:webHidden/>
              </w:rPr>
              <w:t>64</w:t>
            </w:r>
            <w:r>
              <w:rPr>
                <w:noProof/>
                <w:webHidden/>
              </w:rPr>
              <w:fldChar w:fldCharType="end"/>
            </w:r>
            <w:r w:rsidRPr="0045741E">
              <w:rPr>
                <w:rStyle w:val="Hyperlink"/>
                <w:noProof/>
              </w:rPr>
              <w:fldChar w:fldCharType="end"/>
            </w:r>
          </w:ins>
        </w:p>
        <w:p w14:paraId="2C904375" w14:textId="77777777" w:rsidR="00EE2CCC" w:rsidRDefault="00EE2CCC">
          <w:pPr>
            <w:pStyle w:val="TOC2"/>
            <w:tabs>
              <w:tab w:val="left" w:pos="880"/>
              <w:tab w:val="right" w:leader="dot" w:pos="9350"/>
            </w:tabs>
            <w:rPr>
              <w:ins w:id="218" w:author="Melanie Davies" w:date="2014-07-01T16:55:00Z"/>
              <w:rFonts w:eastAsiaTheme="minorEastAsia"/>
              <w:noProof/>
            </w:rPr>
          </w:pPr>
          <w:ins w:id="219" w:author="Melanie Davies" w:date="2014-07-01T16:55:00Z">
            <w:r w:rsidRPr="0045741E">
              <w:rPr>
                <w:rStyle w:val="Hyperlink"/>
                <w:noProof/>
              </w:rPr>
              <w:fldChar w:fldCharType="begin"/>
            </w:r>
            <w:r w:rsidRPr="0045741E">
              <w:rPr>
                <w:rStyle w:val="Hyperlink"/>
                <w:noProof/>
              </w:rPr>
              <w:instrText xml:space="preserve"> </w:instrText>
            </w:r>
            <w:r>
              <w:rPr>
                <w:noProof/>
              </w:rPr>
              <w:instrText>HYPERLINK \l "_Toc391997151"</w:instrText>
            </w:r>
            <w:r w:rsidRPr="0045741E">
              <w:rPr>
                <w:rStyle w:val="Hyperlink"/>
                <w:noProof/>
              </w:rPr>
              <w:instrText xml:space="preserve"> </w:instrText>
            </w:r>
            <w:r w:rsidRPr="0045741E">
              <w:rPr>
                <w:rStyle w:val="Hyperlink"/>
                <w:noProof/>
              </w:rPr>
            </w:r>
            <w:r w:rsidRPr="0045741E">
              <w:rPr>
                <w:rStyle w:val="Hyperlink"/>
                <w:noProof/>
              </w:rPr>
              <w:fldChar w:fldCharType="separate"/>
            </w:r>
            <w:r w:rsidRPr="0045741E">
              <w:rPr>
                <w:rStyle w:val="Hyperlink"/>
                <w:noProof/>
              </w:rPr>
              <w:t>7.5</w:t>
            </w:r>
            <w:r>
              <w:rPr>
                <w:rFonts w:eastAsiaTheme="minorEastAsia"/>
                <w:noProof/>
              </w:rPr>
              <w:tab/>
            </w:r>
            <w:r w:rsidRPr="0045741E">
              <w:rPr>
                <w:rStyle w:val="Hyperlink"/>
                <w:noProof/>
              </w:rPr>
              <w:t>Defaulting Project DataMarts Rights</w:t>
            </w:r>
            <w:r>
              <w:rPr>
                <w:noProof/>
                <w:webHidden/>
              </w:rPr>
              <w:tab/>
            </w:r>
            <w:r>
              <w:rPr>
                <w:noProof/>
                <w:webHidden/>
              </w:rPr>
              <w:fldChar w:fldCharType="begin"/>
            </w:r>
            <w:r>
              <w:rPr>
                <w:noProof/>
                <w:webHidden/>
              </w:rPr>
              <w:instrText xml:space="preserve"> PAGEREF _Toc391997151 \h </w:instrText>
            </w:r>
            <w:r>
              <w:rPr>
                <w:noProof/>
                <w:webHidden/>
              </w:rPr>
            </w:r>
          </w:ins>
          <w:r>
            <w:rPr>
              <w:noProof/>
              <w:webHidden/>
            </w:rPr>
            <w:fldChar w:fldCharType="separate"/>
          </w:r>
          <w:ins w:id="220" w:author="Melanie Davies" w:date="2014-07-01T16:55:00Z">
            <w:r>
              <w:rPr>
                <w:noProof/>
                <w:webHidden/>
              </w:rPr>
              <w:t>64</w:t>
            </w:r>
            <w:r>
              <w:rPr>
                <w:noProof/>
                <w:webHidden/>
              </w:rPr>
              <w:fldChar w:fldCharType="end"/>
            </w:r>
            <w:r w:rsidRPr="0045741E">
              <w:rPr>
                <w:rStyle w:val="Hyperlink"/>
                <w:noProof/>
              </w:rPr>
              <w:fldChar w:fldCharType="end"/>
            </w:r>
          </w:ins>
        </w:p>
        <w:p w14:paraId="4E5702A5" w14:textId="77777777" w:rsidR="001C5FDD" w:rsidDel="00EE2CCC" w:rsidRDefault="001C5FDD">
          <w:pPr>
            <w:pStyle w:val="TOC1"/>
            <w:tabs>
              <w:tab w:val="left" w:pos="440"/>
              <w:tab w:val="right" w:leader="dot" w:pos="9350"/>
            </w:tabs>
            <w:rPr>
              <w:del w:id="221" w:author="Melanie Davies" w:date="2014-07-01T16:55:00Z"/>
              <w:rFonts w:eastAsiaTheme="minorEastAsia"/>
              <w:noProof/>
            </w:rPr>
          </w:pPr>
          <w:del w:id="222" w:author="Melanie Davies" w:date="2014-07-01T16:55:00Z">
            <w:r w:rsidRPr="00EE2CCC" w:rsidDel="00EE2CCC">
              <w:rPr>
                <w:noProof/>
                <w:rPrChange w:id="223" w:author="Melanie Davies" w:date="2014-07-01T16:55:00Z">
                  <w:rPr>
                    <w:rStyle w:val="Hyperlink"/>
                    <w:noProof/>
                  </w:rPr>
                </w:rPrChange>
              </w:rPr>
              <w:delText>1</w:delText>
            </w:r>
            <w:r w:rsidDel="00EE2CCC">
              <w:rPr>
                <w:rFonts w:eastAsiaTheme="minorEastAsia"/>
                <w:noProof/>
              </w:rPr>
              <w:tab/>
            </w:r>
            <w:r w:rsidRPr="00EE2CCC" w:rsidDel="00EE2CCC">
              <w:rPr>
                <w:noProof/>
                <w:rPrChange w:id="224" w:author="Melanie Davies" w:date="2014-07-01T16:55:00Z">
                  <w:rPr>
                    <w:rStyle w:val="Hyperlink"/>
                    <w:noProof/>
                  </w:rPr>
                </w:rPrChange>
              </w:rPr>
              <w:delText>Overview</w:delText>
            </w:r>
            <w:r w:rsidDel="00EE2CCC">
              <w:rPr>
                <w:noProof/>
                <w:webHidden/>
              </w:rPr>
              <w:tab/>
            </w:r>
            <w:r w:rsidR="003F1798" w:rsidDel="00EE2CCC">
              <w:rPr>
                <w:noProof/>
                <w:webHidden/>
              </w:rPr>
              <w:delText>4</w:delText>
            </w:r>
          </w:del>
        </w:p>
        <w:p w14:paraId="7B0D48D5" w14:textId="77777777" w:rsidR="001C5FDD" w:rsidDel="00EE2CCC" w:rsidRDefault="001C5FDD">
          <w:pPr>
            <w:pStyle w:val="TOC1"/>
            <w:tabs>
              <w:tab w:val="left" w:pos="440"/>
              <w:tab w:val="right" w:leader="dot" w:pos="9350"/>
            </w:tabs>
            <w:rPr>
              <w:del w:id="225" w:author="Melanie Davies" w:date="2014-07-01T16:55:00Z"/>
              <w:rFonts w:eastAsiaTheme="minorEastAsia"/>
              <w:noProof/>
            </w:rPr>
          </w:pPr>
          <w:del w:id="226" w:author="Melanie Davies" w:date="2014-07-01T16:55:00Z">
            <w:r w:rsidRPr="00EE2CCC" w:rsidDel="00EE2CCC">
              <w:rPr>
                <w:noProof/>
                <w:rPrChange w:id="227" w:author="Melanie Davies" w:date="2014-07-01T16:55:00Z">
                  <w:rPr>
                    <w:rStyle w:val="Hyperlink"/>
                    <w:noProof/>
                  </w:rPr>
                </w:rPrChange>
              </w:rPr>
              <w:delText>2</w:delText>
            </w:r>
            <w:r w:rsidDel="00EE2CCC">
              <w:rPr>
                <w:rFonts w:eastAsiaTheme="minorEastAsia"/>
                <w:noProof/>
              </w:rPr>
              <w:tab/>
            </w:r>
            <w:r w:rsidRPr="00EE2CCC" w:rsidDel="00EE2CCC">
              <w:rPr>
                <w:noProof/>
                <w:rPrChange w:id="228" w:author="Melanie Davies" w:date="2014-07-01T16:55:00Z">
                  <w:rPr>
                    <w:rStyle w:val="Hyperlink"/>
                    <w:noProof/>
                  </w:rPr>
                </w:rPrChange>
              </w:rPr>
              <w:delText>Creating a new group</w:delText>
            </w:r>
            <w:r w:rsidDel="00EE2CCC">
              <w:rPr>
                <w:noProof/>
                <w:webHidden/>
              </w:rPr>
              <w:tab/>
            </w:r>
            <w:r w:rsidR="003F1798" w:rsidDel="00EE2CCC">
              <w:rPr>
                <w:noProof/>
                <w:webHidden/>
              </w:rPr>
              <w:delText>4</w:delText>
            </w:r>
          </w:del>
        </w:p>
        <w:p w14:paraId="47B00BDD" w14:textId="77777777" w:rsidR="001C5FDD" w:rsidDel="00EE2CCC" w:rsidRDefault="001C5FDD">
          <w:pPr>
            <w:pStyle w:val="TOC2"/>
            <w:tabs>
              <w:tab w:val="left" w:pos="880"/>
              <w:tab w:val="right" w:leader="dot" w:pos="9350"/>
            </w:tabs>
            <w:rPr>
              <w:del w:id="229" w:author="Melanie Davies" w:date="2014-07-01T16:55:00Z"/>
              <w:rFonts w:eastAsiaTheme="minorEastAsia"/>
              <w:noProof/>
            </w:rPr>
          </w:pPr>
          <w:del w:id="230" w:author="Melanie Davies" w:date="2014-07-01T16:55:00Z">
            <w:r w:rsidRPr="00EE2CCC" w:rsidDel="00EE2CCC">
              <w:rPr>
                <w:noProof/>
                <w:rPrChange w:id="231" w:author="Melanie Davies" w:date="2014-07-01T16:55:00Z">
                  <w:rPr>
                    <w:rStyle w:val="Hyperlink"/>
                    <w:noProof/>
                  </w:rPr>
                </w:rPrChange>
              </w:rPr>
              <w:delText>2.1</w:delText>
            </w:r>
            <w:r w:rsidDel="00EE2CCC">
              <w:rPr>
                <w:rFonts w:eastAsiaTheme="minorEastAsia"/>
                <w:noProof/>
              </w:rPr>
              <w:tab/>
            </w:r>
            <w:r w:rsidRPr="00EE2CCC" w:rsidDel="00EE2CCC">
              <w:rPr>
                <w:noProof/>
                <w:rPrChange w:id="232" w:author="Melanie Davies" w:date="2014-07-01T16:55:00Z">
                  <w:rPr>
                    <w:rStyle w:val="Hyperlink"/>
                    <w:noProof/>
                  </w:rPr>
                </w:rPrChange>
              </w:rPr>
              <w:delText>Group Information</w:delText>
            </w:r>
            <w:r w:rsidDel="00EE2CCC">
              <w:rPr>
                <w:noProof/>
                <w:webHidden/>
              </w:rPr>
              <w:tab/>
            </w:r>
          </w:del>
          <w:del w:id="233" w:author="Melanie Davies" w:date="2014-07-01T12:56:00Z">
            <w:r w:rsidDel="003F1798">
              <w:rPr>
                <w:noProof/>
                <w:webHidden/>
              </w:rPr>
              <w:delText>4</w:delText>
            </w:r>
          </w:del>
        </w:p>
        <w:p w14:paraId="47C3FA1F" w14:textId="77777777" w:rsidR="001C5FDD" w:rsidDel="00EE2CCC" w:rsidRDefault="001C5FDD">
          <w:pPr>
            <w:pStyle w:val="TOC2"/>
            <w:tabs>
              <w:tab w:val="left" w:pos="880"/>
              <w:tab w:val="right" w:leader="dot" w:pos="9350"/>
            </w:tabs>
            <w:rPr>
              <w:del w:id="234" w:author="Melanie Davies" w:date="2014-07-01T16:55:00Z"/>
              <w:rFonts w:eastAsiaTheme="minorEastAsia"/>
              <w:noProof/>
            </w:rPr>
          </w:pPr>
          <w:del w:id="235" w:author="Melanie Davies" w:date="2014-07-01T16:55:00Z">
            <w:r w:rsidRPr="00EE2CCC" w:rsidDel="00EE2CCC">
              <w:rPr>
                <w:noProof/>
                <w:rPrChange w:id="236" w:author="Melanie Davies" w:date="2014-07-01T16:55:00Z">
                  <w:rPr>
                    <w:rStyle w:val="Hyperlink"/>
                    <w:noProof/>
                  </w:rPr>
                </w:rPrChange>
              </w:rPr>
              <w:delText>2.2</w:delText>
            </w:r>
            <w:r w:rsidDel="00EE2CCC">
              <w:rPr>
                <w:rFonts w:eastAsiaTheme="minorEastAsia"/>
                <w:noProof/>
              </w:rPr>
              <w:tab/>
            </w:r>
            <w:r w:rsidRPr="00EE2CCC" w:rsidDel="00EE2CCC">
              <w:rPr>
                <w:noProof/>
                <w:rPrChange w:id="237" w:author="Melanie Davies" w:date="2014-07-01T16:55:00Z">
                  <w:rPr>
                    <w:rStyle w:val="Hyperlink"/>
                    <w:noProof/>
                  </w:rPr>
                </w:rPrChange>
              </w:rPr>
              <w:delText>Group Organizations</w:delText>
            </w:r>
            <w:r w:rsidDel="00EE2CCC">
              <w:rPr>
                <w:noProof/>
                <w:webHidden/>
              </w:rPr>
              <w:tab/>
            </w:r>
          </w:del>
          <w:del w:id="238" w:author="Melanie Davies" w:date="2014-07-01T12:56:00Z">
            <w:r w:rsidDel="003F1798">
              <w:rPr>
                <w:noProof/>
                <w:webHidden/>
              </w:rPr>
              <w:delText>4</w:delText>
            </w:r>
          </w:del>
        </w:p>
        <w:p w14:paraId="445F5320" w14:textId="77777777" w:rsidR="001C5FDD" w:rsidDel="00EE2CCC" w:rsidRDefault="001C5FDD">
          <w:pPr>
            <w:pStyle w:val="TOC2"/>
            <w:tabs>
              <w:tab w:val="left" w:pos="880"/>
              <w:tab w:val="right" w:leader="dot" w:pos="9350"/>
            </w:tabs>
            <w:rPr>
              <w:del w:id="239" w:author="Melanie Davies" w:date="2014-07-01T16:55:00Z"/>
              <w:rFonts w:eastAsiaTheme="minorEastAsia"/>
              <w:noProof/>
            </w:rPr>
          </w:pPr>
          <w:del w:id="240" w:author="Melanie Davies" w:date="2014-07-01T16:55:00Z">
            <w:r w:rsidRPr="00EE2CCC" w:rsidDel="00EE2CCC">
              <w:rPr>
                <w:noProof/>
                <w:rPrChange w:id="241" w:author="Melanie Davies" w:date="2014-07-01T16:55:00Z">
                  <w:rPr>
                    <w:rStyle w:val="Hyperlink"/>
                    <w:noProof/>
                  </w:rPr>
                </w:rPrChange>
              </w:rPr>
              <w:delText>2.3</w:delText>
            </w:r>
            <w:r w:rsidDel="00EE2CCC">
              <w:rPr>
                <w:rFonts w:eastAsiaTheme="minorEastAsia"/>
                <w:noProof/>
              </w:rPr>
              <w:tab/>
            </w:r>
            <w:r w:rsidRPr="00EE2CCC" w:rsidDel="00EE2CCC">
              <w:rPr>
                <w:noProof/>
                <w:rPrChange w:id="242" w:author="Melanie Davies" w:date="2014-07-01T16:55:00Z">
                  <w:rPr>
                    <w:rStyle w:val="Hyperlink"/>
                    <w:noProof/>
                  </w:rPr>
                </w:rPrChange>
              </w:rPr>
              <w:delText>Group Projects</w:delText>
            </w:r>
            <w:r w:rsidDel="00EE2CCC">
              <w:rPr>
                <w:noProof/>
                <w:webHidden/>
              </w:rPr>
              <w:tab/>
            </w:r>
          </w:del>
          <w:del w:id="243" w:author="Melanie Davies" w:date="2014-07-01T12:56:00Z">
            <w:r w:rsidDel="003F1798">
              <w:rPr>
                <w:noProof/>
                <w:webHidden/>
              </w:rPr>
              <w:delText>5</w:delText>
            </w:r>
          </w:del>
        </w:p>
        <w:p w14:paraId="1804C0A1" w14:textId="77777777" w:rsidR="001C5FDD" w:rsidDel="00EE2CCC" w:rsidRDefault="001C5FDD">
          <w:pPr>
            <w:pStyle w:val="TOC2"/>
            <w:tabs>
              <w:tab w:val="left" w:pos="880"/>
              <w:tab w:val="right" w:leader="dot" w:pos="9350"/>
            </w:tabs>
            <w:rPr>
              <w:del w:id="244" w:author="Melanie Davies" w:date="2014-07-01T16:55:00Z"/>
              <w:rFonts w:eastAsiaTheme="minorEastAsia"/>
              <w:noProof/>
            </w:rPr>
          </w:pPr>
          <w:del w:id="245" w:author="Melanie Davies" w:date="2014-07-01T16:55:00Z">
            <w:r w:rsidRPr="00EE2CCC" w:rsidDel="00EE2CCC">
              <w:rPr>
                <w:noProof/>
                <w:rPrChange w:id="246" w:author="Melanie Davies" w:date="2014-07-01T16:55:00Z">
                  <w:rPr>
                    <w:rStyle w:val="Hyperlink"/>
                    <w:noProof/>
                  </w:rPr>
                </w:rPrChange>
              </w:rPr>
              <w:delText>2.4</w:delText>
            </w:r>
            <w:r w:rsidDel="00EE2CCC">
              <w:rPr>
                <w:rFonts w:eastAsiaTheme="minorEastAsia"/>
                <w:noProof/>
              </w:rPr>
              <w:tab/>
            </w:r>
            <w:r w:rsidRPr="00EE2CCC" w:rsidDel="00EE2CCC">
              <w:rPr>
                <w:noProof/>
                <w:rPrChange w:id="247" w:author="Melanie Davies" w:date="2014-07-01T16:55:00Z">
                  <w:rPr>
                    <w:rStyle w:val="Hyperlink"/>
                    <w:noProof/>
                  </w:rPr>
                </w:rPrChange>
              </w:rPr>
              <w:delText>Group Project Access Control</w:delText>
            </w:r>
            <w:r w:rsidDel="00EE2CCC">
              <w:rPr>
                <w:noProof/>
                <w:webHidden/>
              </w:rPr>
              <w:tab/>
            </w:r>
          </w:del>
          <w:del w:id="248" w:author="Melanie Davies" w:date="2014-07-01T12:56:00Z">
            <w:r w:rsidDel="003F1798">
              <w:rPr>
                <w:noProof/>
                <w:webHidden/>
              </w:rPr>
              <w:delText>5</w:delText>
            </w:r>
          </w:del>
        </w:p>
        <w:p w14:paraId="095E9757" w14:textId="77777777" w:rsidR="001C5FDD" w:rsidDel="00EE2CCC" w:rsidRDefault="001C5FDD">
          <w:pPr>
            <w:pStyle w:val="TOC3"/>
            <w:tabs>
              <w:tab w:val="left" w:pos="1320"/>
              <w:tab w:val="right" w:leader="dot" w:pos="9350"/>
            </w:tabs>
            <w:rPr>
              <w:del w:id="249" w:author="Melanie Davies" w:date="2014-07-01T16:55:00Z"/>
              <w:rFonts w:eastAsiaTheme="minorEastAsia"/>
              <w:noProof/>
            </w:rPr>
          </w:pPr>
          <w:del w:id="250" w:author="Melanie Davies" w:date="2014-07-01T16:55:00Z">
            <w:r w:rsidRPr="00EE2CCC" w:rsidDel="00EE2CCC">
              <w:rPr>
                <w:noProof/>
                <w:rPrChange w:id="251" w:author="Melanie Davies" w:date="2014-07-01T16:55:00Z">
                  <w:rPr>
                    <w:rStyle w:val="Hyperlink"/>
                    <w:noProof/>
                  </w:rPr>
                </w:rPrChange>
              </w:rPr>
              <w:delText>2.4.1</w:delText>
            </w:r>
            <w:r w:rsidDel="00EE2CCC">
              <w:rPr>
                <w:rFonts w:eastAsiaTheme="minorEastAsia"/>
                <w:noProof/>
              </w:rPr>
              <w:tab/>
            </w:r>
            <w:r w:rsidRPr="00EE2CCC" w:rsidDel="00EE2CCC">
              <w:rPr>
                <w:noProof/>
                <w:rPrChange w:id="252" w:author="Melanie Davies" w:date="2014-07-01T16:55:00Z">
                  <w:rPr>
                    <w:rStyle w:val="Hyperlink"/>
                    <w:noProof/>
                  </w:rPr>
                </w:rPrChange>
              </w:rPr>
              <w:delText>Group Project Access Control Operation Center Administrators Security Group</w:delText>
            </w:r>
            <w:r w:rsidDel="00EE2CCC">
              <w:rPr>
                <w:noProof/>
                <w:webHidden/>
              </w:rPr>
              <w:tab/>
            </w:r>
          </w:del>
          <w:del w:id="253" w:author="Melanie Davies" w:date="2014-07-01T12:56:00Z">
            <w:r w:rsidDel="003F1798">
              <w:rPr>
                <w:noProof/>
                <w:webHidden/>
              </w:rPr>
              <w:delText>5</w:delText>
            </w:r>
          </w:del>
        </w:p>
        <w:p w14:paraId="0CE09696" w14:textId="77777777" w:rsidR="001C5FDD" w:rsidDel="00EE2CCC" w:rsidRDefault="001C5FDD">
          <w:pPr>
            <w:pStyle w:val="TOC3"/>
            <w:tabs>
              <w:tab w:val="left" w:pos="1320"/>
              <w:tab w:val="right" w:leader="dot" w:pos="9350"/>
            </w:tabs>
            <w:rPr>
              <w:del w:id="254" w:author="Melanie Davies" w:date="2014-07-01T16:55:00Z"/>
              <w:rFonts w:eastAsiaTheme="minorEastAsia"/>
              <w:noProof/>
            </w:rPr>
          </w:pPr>
          <w:del w:id="255" w:author="Melanie Davies" w:date="2014-07-01T16:55:00Z">
            <w:r w:rsidRPr="00EE2CCC" w:rsidDel="00EE2CCC">
              <w:rPr>
                <w:noProof/>
                <w:rPrChange w:id="256" w:author="Melanie Davies" w:date="2014-07-01T16:55:00Z">
                  <w:rPr>
                    <w:rStyle w:val="Hyperlink"/>
                    <w:noProof/>
                  </w:rPr>
                </w:rPrChange>
              </w:rPr>
              <w:delText>2.4.2</w:delText>
            </w:r>
            <w:r w:rsidDel="00EE2CCC">
              <w:rPr>
                <w:rFonts w:eastAsiaTheme="minorEastAsia"/>
                <w:noProof/>
              </w:rPr>
              <w:tab/>
            </w:r>
            <w:r w:rsidRPr="00EE2CCC" w:rsidDel="00EE2CCC">
              <w:rPr>
                <w:noProof/>
                <w:rPrChange w:id="257" w:author="Melanie Davies" w:date="2014-07-01T16:55:00Z">
                  <w:rPr>
                    <w:rStyle w:val="Hyperlink"/>
                    <w:noProof/>
                  </w:rPr>
                </w:rPrChange>
              </w:rPr>
              <w:delText>Group Project Access Control Organization Everyone Security Group</w:delText>
            </w:r>
            <w:r w:rsidDel="00EE2CCC">
              <w:rPr>
                <w:noProof/>
                <w:webHidden/>
              </w:rPr>
              <w:tab/>
            </w:r>
          </w:del>
          <w:del w:id="258" w:author="Melanie Davies" w:date="2014-07-01T12:56:00Z">
            <w:r w:rsidDel="003F1798">
              <w:rPr>
                <w:noProof/>
                <w:webHidden/>
              </w:rPr>
              <w:delText>5</w:delText>
            </w:r>
          </w:del>
        </w:p>
        <w:p w14:paraId="1EFDB1E4" w14:textId="77777777" w:rsidR="001C5FDD" w:rsidDel="00EE2CCC" w:rsidRDefault="001C5FDD">
          <w:pPr>
            <w:pStyle w:val="TOC3"/>
            <w:tabs>
              <w:tab w:val="left" w:pos="1320"/>
              <w:tab w:val="right" w:leader="dot" w:pos="9350"/>
            </w:tabs>
            <w:rPr>
              <w:del w:id="259" w:author="Melanie Davies" w:date="2014-07-01T16:55:00Z"/>
              <w:rFonts w:eastAsiaTheme="minorEastAsia"/>
              <w:noProof/>
            </w:rPr>
          </w:pPr>
          <w:del w:id="260" w:author="Melanie Davies" w:date="2014-07-01T16:55:00Z">
            <w:r w:rsidRPr="00EE2CCC" w:rsidDel="00EE2CCC">
              <w:rPr>
                <w:noProof/>
                <w:rPrChange w:id="261" w:author="Melanie Davies" w:date="2014-07-01T16:55:00Z">
                  <w:rPr>
                    <w:rStyle w:val="Hyperlink"/>
                    <w:noProof/>
                  </w:rPr>
                </w:rPrChange>
              </w:rPr>
              <w:delText>2.4.3</w:delText>
            </w:r>
            <w:r w:rsidDel="00EE2CCC">
              <w:rPr>
                <w:rFonts w:eastAsiaTheme="minorEastAsia"/>
                <w:noProof/>
              </w:rPr>
              <w:tab/>
            </w:r>
            <w:r w:rsidRPr="00EE2CCC" w:rsidDel="00EE2CCC">
              <w:rPr>
                <w:noProof/>
                <w:rPrChange w:id="262" w:author="Melanie Davies" w:date="2014-07-01T16:55:00Z">
                  <w:rPr>
                    <w:rStyle w:val="Hyperlink"/>
                    <w:noProof/>
                  </w:rPr>
                </w:rPrChange>
              </w:rPr>
              <w:delText>Group Project Access Control Organization GroupAdministrators Security Group</w:delText>
            </w:r>
            <w:r w:rsidDel="00EE2CCC">
              <w:rPr>
                <w:noProof/>
                <w:webHidden/>
              </w:rPr>
              <w:tab/>
            </w:r>
          </w:del>
          <w:del w:id="263" w:author="Melanie Davies" w:date="2014-07-01T12:56:00Z">
            <w:r w:rsidDel="003F1798">
              <w:rPr>
                <w:noProof/>
                <w:webHidden/>
              </w:rPr>
              <w:delText>6</w:delText>
            </w:r>
          </w:del>
        </w:p>
        <w:p w14:paraId="059E308E" w14:textId="77777777" w:rsidR="001C5FDD" w:rsidDel="00EE2CCC" w:rsidRDefault="001C5FDD">
          <w:pPr>
            <w:pStyle w:val="TOC1"/>
            <w:tabs>
              <w:tab w:val="left" w:pos="440"/>
              <w:tab w:val="right" w:leader="dot" w:pos="9350"/>
            </w:tabs>
            <w:rPr>
              <w:del w:id="264" w:author="Melanie Davies" w:date="2014-07-01T16:55:00Z"/>
              <w:rFonts w:eastAsiaTheme="minorEastAsia"/>
              <w:noProof/>
            </w:rPr>
          </w:pPr>
          <w:del w:id="265" w:author="Melanie Davies" w:date="2014-07-01T16:55:00Z">
            <w:r w:rsidRPr="00EE2CCC" w:rsidDel="00EE2CCC">
              <w:rPr>
                <w:noProof/>
                <w:rPrChange w:id="266" w:author="Melanie Davies" w:date="2014-07-01T16:55:00Z">
                  <w:rPr>
                    <w:rStyle w:val="Hyperlink"/>
                    <w:noProof/>
                  </w:rPr>
                </w:rPrChange>
              </w:rPr>
              <w:delText>3</w:delText>
            </w:r>
            <w:r w:rsidDel="00EE2CCC">
              <w:rPr>
                <w:rFonts w:eastAsiaTheme="minorEastAsia"/>
                <w:noProof/>
              </w:rPr>
              <w:tab/>
            </w:r>
            <w:r w:rsidRPr="00EE2CCC" w:rsidDel="00EE2CCC">
              <w:rPr>
                <w:noProof/>
                <w:rPrChange w:id="267" w:author="Melanie Davies" w:date="2014-07-01T16:55:00Z">
                  <w:rPr>
                    <w:rStyle w:val="Hyperlink"/>
                    <w:noProof/>
                  </w:rPr>
                </w:rPrChange>
              </w:rPr>
              <w:delText>Creating a new organization</w:delText>
            </w:r>
            <w:r w:rsidDel="00EE2CCC">
              <w:rPr>
                <w:noProof/>
                <w:webHidden/>
              </w:rPr>
              <w:tab/>
            </w:r>
          </w:del>
          <w:del w:id="268" w:author="Melanie Davies" w:date="2014-07-01T12:56:00Z">
            <w:r w:rsidDel="003F1798">
              <w:rPr>
                <w:noProof/>
                <w:webHidden/>
              </w:rPr>
              <w:delText>6</w:delText>
            </w:r>
          </w:del>
        </w:p>
        <w:p w14:paraId="20B957F5" w14:textId="77777777" w:rsidR="001C5FDD" w:rsidDel="00EE2CCC" w:rsidRDefault="001C5FDD">
          <w:pPr>
            <w:pStyle w:val="TOC2"/>
            <w:tabs>
              <w:tab w:val="left" w:pos="880"/>
              <w:tab w:val="right" w:leader="dot" w:pos="9350"/>
            </w:tabs>
            <w:rPr>
              <w:del w:id="269" w:author="Melanie Davies" w:date="2014-07-01T16:55:00Z"/>
              <w:rFonts w:eastAsiaTheme="minorEastAsia"/>
              <w:noProof/>
            </w:rPr>
          </w:pPr>
          <w:del w:id="270" w:author="Melanie Davies" w:date="2014-07-01T16:55:00Z">
            <w:r w:rsidRPr="00EE2CCC" w:rsidDel="00EE2CCC">
              <w:rPr>
                <w:noProof/>
                <w:rPrChange w:id="271" w:author="Melanie Davies" w:date="2014-07-01T16:55:00Z">
                  <w:rPr>
                    <w:rStyle w:val="Hyperlink"/>
                    <w:noProof/>
                  </w:rPr>
                </w:rPrChange>
              </w:rPr>
              <w:delText>3.1</w:delText>
            </w:r>
            <w:r w:rsidDel="00EE2CCC">
              <w:rPr>
                <w:rFonts w:eastAsiaTheme="minorEastAsia"/>
                <w:noProof/>
              </w:rPr>
              <w:tab/>
            </w:r>
            <w:r w:rsidRPr="00EE2CCC" w:rsidDel="00EE2CCC">
              <w:rPr>
                <w:noProof/>
                <w:rPrChange w:id="272" w:author="Melanie Davies" w:date="2014-07-01T16:55:00Z">
                  <w:rPr>
                    <w:rStyle w:val="Hyperlink"/>
                    <w:noProof/>
                  </w:rPr>
                </w:rPrChange>
              </w:rPr>
              <w:delText>Organization Information Data</w:delText>
            </w:r>
            <w:r w:rsidDel="00EE2CCC">
              <w:rPr>
                <w:noProof/>
                <w:webHidden/>
              </w:rPr>
              <w:tab/>
            </w:r>
          </w:del>
          <w:del w:id="273" w:author="Melanie Davies" w:date="2014-07-01T12:56:00Z">
            <w:r w:rsidDel="003F1798">
              <w:rPr>
                <w:noProof/>
                <w:webHidden/>
              </w:rPr>
              <w:delText>6</w:delText>
            </w:r>
          </w:del>
        </w:p>
        <w:p w14:paraId="01701777" w14:textId="77777777" w:rsidR="001C5FDD" w:rsidDel="00EE2CCC" w:rsidRDefault="001C5FDD">
          <w:pPr>
            <w:pStyle w:val="TOC2"/>
            <w:tabs>
              <w:tab w:val="left" w:pos="880"/>
              <w:tab w:val="right" w:leader="dot" w:pos="9350"/>
            </w:tabs>
            <w:rPr>
              <w:del w:id="274" w:author="Melanie Davies" w:date="2014-07-01T16:55:00Z"/>
              <w:rFonts w:eastAsiaTheme="minorEastAsia"/>
              <w:noProof/>
            </w:rPr>
          </w:pPr>
          <w:del w:id="275" w:author="Melanie Davies" w:date="2014-07-01T16:55:00Z">
            <w:r w:rsidRPr="00EE2CCC" w:rsidDel="00EE2CCC">
              <w:rPr>
                <w:noProof/>
                <w:rPrChange w:id="276" w:author="Melanie Davies" w:date="2014-07-01T16:55:00Z">
                  <w:rPr>
                    <w:rStyle w:val="Hyperlink"/>
                    <w:noProof/>
                  </w:rPr>
                </w:rPrChange>
              </w:rPr>
              <w:delText>3.2</w:delText>
            </w:r>
            <w:r w:rsidDel="00EE2CCC">
              <w:rPr>
                <w:rFonts w:eastAsiaTheme="minorEastAsia"/>
                <w:noProof/>
              </w:rPr>
              <w:tab/>
            </w:r>
            <w:r w:rsidRPr="00EE2CCC" w:rsidDel="00EE2CCC">
              <w:rPr>
                <w:noProof/>
                <w:rPrChange w:id="277" w:author="Melanie Davies" w:date="2014-07-01T16:55:00Z">
                  <w:rPr>
                    <w:rStyle w:val="Hyperlink"/>
                    <w:noProof/>
                  </w:rPr>
                </w:rPrChange>
              </w:rPr>
              <w:delText>Organization Registries and Research Data Sets</w:delText>
            </w:r>
            <w:r w:rsidDel="00EE2CCC">
              <w:rPr>
                <w:noProof/>
                <w:webHidden/>
              </w:rPr>
              <w:tab/>
            </w:r>
          </w:del>
          <w:del w:id="278" w:author="Melanie Davies" w:date="2014-07-01T12:56:00Z">
            <w:r w:rsidDel="003F1798">
              <w:rPr>
                <w:noProof/>
                <w:webHidden/>
              </w:rPr>
              <w:delText>6</w:delText>
            </w:r>
          </w:del>
        </w:p>
        <w:p w14:paraId="4440F251" w14:textId="77777777" w:rsidR="001C5FDD" w:rsidDel="00EE2CCC" w:rsidRDefault="001C5FDD">
          <w:pPr>
            <w:pStyle w:val="TOC2"/>
            <w:tabs>
              <w:tab w:val="left" w:pos="880"/>
              <w:tab w:val="right" w:leader="dot" w:pos="9350"/>
            </w:tabs>
            <w:rPr>
              <w:del w:id="279" w:author="Melanie Davies" w:date="2014-07-01T16:55:00Z"/>
              <w:rFonts w:eastAsiaTheme="minorEastAsia"/>
              <w:noProof/>
            </w:rPr>
          </w:pPr>
          <w:del w:id="280" w:author="Melanie Davies" w:date="2014-07-01T16:55:00Z">
            <w:r w:rsidRPr="00EE2CCC" w:rsidDel="00EE2CCC">
              <w:rPr>
                <w:noProof/>
                <w:rPrChange w:id="281" w:author="Melanie Davies" w:date="2014-07-01T16:55:00Z">
                  <w:rPr>
                    <w:rStyle w:val="Hyperlink"/>
                    <w:noProof/>
                  </w:rPr>
                </w:rPrChange>
              </w:rPr>
              <w:delText>3.3</w:delText>
            </w:r>
            <w:r w:rsidDel="00EE2CCC">
              <w:rPr>
                <w:rFonts w:eastAsiaTheme="minorEastAsia"/>
                <w:noProof/>
              </w:rPr>
              <w:tab/>
            </w:r>
            <w:r w:rsidRPr="00EE2CCC" w:rsidDel="00EE2CCC">
              <w:rPr>
                <w:noProof/>
                <w:rPrChange w:id="282" w:author="Melanie Davies" w:date="2014-07-01T16:55:00Z">
                  <w:rPr>
                    <w:rStyle w:val="Hyperlink"/>
                    <w:noProof/>
                  </w:rPr>
                </w:rPrChange>
              </w:rPr>
              <w:delText>Organization Provider Connection</w:delText>
            </w:r>
            <w:r w:rsidDel="00EE2CCC">
              <w:rPr>
                <w:noProof/>
                <w:webHidden/>
              </w:rPr>
              <w:tab/>
            </w:r>
          </w:del>
          <w:del w:id="283" w:author="Melanie Davies" w:date="2014-07-01T12:56:00Z">
            <w:r w:rsidDel="003F1798">
              <w:rPr>
                <w:noProof/>
                <w:webHidden/>
              </w:rPr>
              <w:delText>7</w:delText>
            </w:r>
          </w:del>
        </w:p>
        <w:p w14:paraId="0A9CEF36" w14:textId="77777777" w:rsidR="001C5FDD" w:rsidDel="00EE2CCC" w:rsidRDefault="001C5FDD">
          <w:pPr>
            <w:pStyle w:val="TOC2"/>
            <w:tabs>
              <w:tab w:val="left" w:pos="880"/>
              <w:tab w:val="right" w:leader="dot" w:pos="9350"/>
            </w:tabs>
            <w:rPr>
              <w:del w:id="284" w:author="Melanie Davies" w:date="2014-07-01T16:55:00Z"/>
              <w:rFonts w:eastAsiaTheme="minorEastAsia"/>
              <w:noProof/>
            </w:rPr>
          </w:pPr>
          <w:del w:id="285" w:author="Melanie Davies" w:date="2014-07-01T16:55:00Z">
            <w:r w:rsidRPr="00EE2CCC" w:rsidDel="00EE2CCC">
              <w:rPr>
                <w:noProof/>
                <w:rPrChange w:id="286" w:author="Melanie Davies" w:date="2014-07-01T16:55:00Z">
                  <w:rPr>
                    <w:rStyle w:val="Hyperlink"/>
                    <w:noProof/>
                  </w:rPr>
                </w:rPrChange>
              </w:rPr>
              <w:delText>3.4</w:delText>
            </w:r>
            <w:r w:rsidDel="00EE2CCC">
              <w:rPr>
                <w:rFonts w:eastAsiaTheme="minorEastAsia"/>
                <w:noProof/>
              </w:rPr>
              <w:tab/>
            </w:r>
            <w:r w:rsidRPr="00EE2CCC" w:rsidDel="00EE2CCC">
              <w:rPr>
                <w:noProof/>
                <w:rPrChange w:id="287" w:author="Melanie Davies" w:date="2014-07-01T16:55:00Z">
                  <w:rPr>
                    <w:rStyle w:val="Hyperlink"/>
                    <w:noProof/>
                  </w:rPr>
                </w:rPrChange>
              </w:rPr>
              <w:delText>Organization Access Control</w:delText>
            </w:r>
            <w:r w:rsidDel="00EE2CCC">
              <w:rPr>
                <w:noProof/>
                <w:webHidden/>
              </w:rPr>
              <w:tab/>
            </w:r>
          </w:del>
          <w:del w:id="288" w:author="Melanie Davies" w:date="2014-07-01T12:56:00Z">
            <w:r w:rsidDel="003F1798">
              <w:rPr>
                <w:noProof/>
                <w:webHidden/>
              </w:rPr>
              <w:delText>7</w:delText>
            </w:r>
          </w:del>
        </w:p>
        <w:p w14:paraId="4191AB21" w14:textId="77777777" w:rsidR="001C5FDD" w:rsidDel="00EE2CCC" w:rsidRDefault="001C5FDD">
          <w:pPr>
            <w:pStyle w:val="TOC3"/>
            <w:tabs>
              <w:tab w:val="left" w:pos="1320"/>
              <w:tab w:val="right" w:leader="dot" w:pos="9350"/>
            </w:tabs>
            <w:rPr>
              <w:del w:id="289" w:author="Melanie Davies" w:date="2014-07-01T16:55:00Z"/>
              <w:rFonts w:eastAsiaTheme="minorEastAsia"/>
              <w:noProof/>
            </w:rPr>
          </w:pPr>
          <w:del w:id="290" w:author="Melanie Davies" w:date="2014-07-01T16:55:00Z">
            <w:r w:rsidRPr="00EE2CCC" w:rsidDel="00EE2CCC">
              <w:rPr>
                <w:noProof/>
                <w:rPrChange w:id="291" w:author="Melanie Davies" w:date="2014-07-01T16:55:00Z">
                  <w:rPr>
                    <w:rStyle w:val="Hyperlink"/>
                    <w:noProof/>
                  </w:rPr>
                </w:rPrChange>
              </w:rPr>
              <w:delText>3.4.1</w:delText>
            </w:r>
            <w:r w:rsidDel="00EE2CCC">
              <w:rPr>
                <w:rFonts w:eastAsiaTheme="minorEastAsia"/>
                <w:noProof/>
              </w:rPr>
              <w:tab/>
            </w:r>
            <w:r w:rsidRPr="00EE2CCC" w:rsidDel="00EE2CCC">
              <w:rPr>
                <w:noProof/>
                <w:rPrChange w:id="292" w:author="Melanie Davies" w:date="2014-07-01T16:55:00Z">
                  <w:rPr>
                    <w:rStyle w:val="Hyperlink"/>
                    <w:noProof/>
                  </w:rPr>
                </w:rPrChange>
              </w:rPr>
              <w:delText>Organization Access Control Operations Center Security Group</w:delText>
            </w:r>
            <w:r w:rsidDel="00EE2CCC">
              <w:rPr>
                <w:noProof/>
                <w:webHidden/>
              </w:rPr>
              <w:tab/>
            </w:r>
          </w:del>
          <w:del w:id="293" w:author="Melanie Davies" w:date="2014-07-01T12:56:00Z">
            <w:r w:rsidDel="003F1798">
              <w:rPr>
                <w:noProof/>
                <w:webHidden/>
              </w:rPr>
              <w:delText>7</w:delText>
            </w:r>
          </w:del>
        </w:p>
        <w:p w14:paraId="0C5EF9E4" w14:textId="77777777" w:rsidR="001C5FDD" w:rsidDel="00EE2CCC" w:rsidRDefault="001C5FDD">
          <w:pPr>
            <w:pStyle w:val="TOC3"/>
            <w:tabs>
              <w:tab w:val="left" w:pos="1320"/>
              <w:tab w:val="right" w:leader="dot" w:pos="9350"/>
            </w:tabs>
            <w:rPr>
              <w:del w:id="294" w:author="Melanie Davies" w:date="2014-07-01T16:55:00Z"/>
              <w:rFonts w:eastAsiaTheme="minorEastAsia"/>
              <w:noProof/>
            </w:rPr>
          </w:pPr>
          <w:del w:id="295" w:author="Melanie Davies" w:date="2014-07-01T16:55:00Z">
            <w:r w:rsidRPr="00EE2CCC" w:rsidDel="00EE2CCC">
              <w:rPr>
                <w:noProof/>
                <w:rPrChange w:id="296" w:author="Melanie Davies" w:date="2014-07-01T16:55:00Z">
                  <w:rPr>
                    <w:rStyle w:val="Hyperlink"/>
                    <w:noProof/>
                  </w:rPr>
                </w:rPrChange>
              </w:rPr>
              <w:delText>3.4.2</w:delText>
            </w:r>
            <w:r w:rsidDel="00EE2CCC">
              <w:rPr>
                <w:rFonts w:eastAsiaTheme="minorEastAsia"/>
                <w:noProof/>
              </w:rPr>
              <w:tab/>
            </w:r>
            <w:r w:rsidRPr="00EE2CCC" w:rsidDel="00EE2CCC">
              <w:rPr>
                <w:noProof/>
                <w:rPrChange w:id="297" w:author="Melanie Davies" w:date="2014-07-01T16:55:00Z">
                  <w:rPr>
                    <w:rStyle w:val="Hyperlink"/>
                    <w:noProof/>
                  </w:rPr>
                </w:rPrChange>
              </w:rPr>
              <w:delText>Organization Access Control Organization Administrators Security Group</w:delText>
            </w:r>
            <w:r w:rsidDel="00EE2CCC">
              <w:rPr>
                <w:noProof/>
                <w:webHidden/>
              </w:rPr>
              <w:tab/>
            </w:r>
          </w:del>
          <w:del w:id="298" w:author="Melanie Davies" w:date="2014-07-01T12:56:00Z">
            <w:r w:rsidDel="003F1798">
              <w:rPr>
                <w:noProof/>
                <w:webHidden/>
              </w:rPr>
              <w:delText>7</w:delText>
            </w:r>
          </w:del>
        </w:p>
        <w:p w14:paraId="32A55EB2" w14:textId="77777777" w:rsidR="001C5FDD" w:rsidDel="00EE2CCC" w:rsidRDefault="001C5FDD">
          <w:pPr>
            <w:pStyle w:val="TOC3"/>
            <w:tabs>
              <w:tab w:val="left" w:pos="1320"/>
              <w:tab w:val="right" w:leader="dot" w:pos="9350"/>
            </w:tabs>
            <w:rPr>
              <w:del w:id="299" w:author="Melanie Davies" w:date="2014-07-01T16:55:00Z"/>
              <w:rFonts w:eastAsiaTheme="minorEastAsia"/>
              <w:noProof/>
            </w:rPr>
          </w:pPr>
          <w:del w:id="300" w:author="Melanie Davies" w:date="2014-07-01T16:55:00Z">
            <w:r w:rsidRPr="00EE2CCC" w:rsidDel="00EE2CCC">
              <w:rPr>
                <w:noProof/>
                <w:rPrChange w:id="301" w:author="Melanie Davies" w:date="2014-07-01T16:55:00Z">
                  <w:rPr>
                    <w:rStyle w:val="Hyperlink"/>
                    <w:noProof/>
                  </w:rPr>
                </w:rPrChange>
              </w:rPr>
              <w:delText>3.4.3</w:delText>
            </w:r>
            <w:r w:rsidDel="00EE2CCC">
              <w:rPr>
                <w:rFonts w:eastAsiaTheme="minorEastAsia"/>
                <w:noProof/>
              </w:rPr>
              <w:tab/>
            </w:r>
            <w:r w:rsidRPr="00EE2CCC" w:rsidDel="00EE2CCC">
              <w:rPr>
                <w:noProof/>
                <w:rPrChange w:id="302" w:author="Melanie Davies" w:date="2014-07-01T16:55:00Z">
                  <w:rPr>
                    <w:rStyle w:val="Hyperlink"/>
                    <w:noProof/>
                  </w:rPr>
                </w:rPrChange>
              </w:rPr>
              <w:delText>Organization Access Control Organization Everyone Security Group</w:delText>
            </w:r>
            <w:r w:rsidDel="00EE2CCC">
              <w:rPr>
                <w:noProof/>
                <w:webHidden/>
              </w:rPr>
              <w:tab/>
            </w:r>
          </w:del>
          <w:del w:id="303" w:author="Melanie Davies" w:date="2014-07-01T12:56:00Z">
            <w:r w:rsidDel="003F1798">
              <w:rPr>
                <w:noProof/>
                <w:webHidden/>
              </w:rPr>
              <w:delText>8</w:delText>
            </w:r>
          </w:del>
        </w:p>
        <w:p w14:paraId="0D2E955B" w14:textId="77777777" w:rsidR="001C5FDD" w:rsidDel="00EE2CCC" w:rsidRDefault="001C5FDD">
          <w:pPr>
            <w:pStyle w:val="TOC2"/>
            <w:tabs>
              <w:tab w:val="left" w:pos="880"/>
              <w:tab w:val="right" w:leader="dot" w:pos="9350"/>
            </w:tabs>
            <w:rPr>
              <w:del w:id="304" w:author="Melanie Davies" w:date="2014-07-01T16:55:00Z"/>
              <w:rFonts w:eastAsiaTheme="minorEastAsia"/>
              <w:noProof/>
            </w:rPr>
          </w:pPr>
          <w:del w:id="305" w:author="Melanie Davies" w:date="2014-07-01T16:55:00Z">
            <w:r w:rsidRPr="00EE2CCC" w:rsidDel="00EE2CCC">
              <w:rPr>
                <w:noProof/>
                <w:rPrChange w:id="306" w:author="Melanie Davies" w:date="2014-07-01T16:55:00Z">
                  <w:rPr>
                    <w:rStyle w:val="Hyperlink"/>
                    <w:noProof/>
                  </w:rPr>
                </w:rPrChange>
              </w:rPr>
              <w:delText>3.5</w:delText>
            </w:r>
            <w:r w:rsidDel="00EE2CCC">
              <w:rPr>
                <w:rFonts w:eastAsiaTheme="minorEastAsia"/>
                <w:noProof/>
              </w:rPr>
              <w:tab/>
            </w:r>
            <w:r w:rsidRPr="00EE2CCC" w:rsidDel="00EE2CCC">
              <w:rPr>
                <w:noProof/>
                <w:rPrChange w:id="307" w:author="Melanie Davies" w:date="2014-07-01T16:55:00Z">
                  <w:rPr>
                    <w:rStyle w:val="Hyperlink"/>
                    <w:noProof/>
                  </w:rPr>
                </w:rPrChange>
              </w:rPr>
              <w:delText>Organization Default Request ACL (Access Control List)</w:delText>
            </w:r>
            <w:r w:rsidDel="00EE2CCC">
              <w:rPr>
                <w:noProof/>
                <w:webHidden/>
              </w:rPr>
              <w:tab/>
            </w:r>
          </w:del>
          <w:del w:id="308" w:author="Melanie Davies" w:date="2014-07-01T12:57:00Z">
            <w:r w:rsidR="003F1798" w:rsidDel="003F1798">
              <w:rPr>
                <w:noProof/>
                <w:webHidden/>
              </w:rPr>
              <w:delText>8</w:delText>
            </w:r>
          </w:del>
        </w:p>
        <w:p w14:paraId="4F246A7F" w14:textId="77777777" w:rsidR="001C5FDD" w:rsidDel="00EE2CCC" w:rsidRDefault="001C5FDD">
          <w:pPr>
            <w:pStyle w:val="TOC3"/>
            <w:tabs>
              <w:tab w:val="left" w:pos="1320"/>
              <w:tab w:val="right" w:leader="dot" w:pos="9350"/>
            </w:tabs>
            <w:rPr>
              <w:del w:id="309" w:author="Melanie Davies" w:date="2014-07-01T16:55:00Z"/>
              <w:rFonts w:eastAsiaTheme="minorEastAsia"/>
              <w:noProof/>
            </w:rPr>
          </w:pPr>
          <w:del w:id="310" w:author="Melanie Davies" w:date="2014-07-01T16:55:00Z">
            <w:r w:rsidRPr="00EE2CCC" w:rsidDel="00EE2CCC">
              <w:rPr>
                <w:noProof/>
                <w:rPrChange w:id="311" w:author="Melanie Davies" w:date="2014-07-01T16:55:00Z">
                  <w:rPr>
                    <w:rStyle w:val="Hyperlink"/>
                    <w:noProof/>
                  </w:rPr>
                </w:rPrChange>
              </w:rPr>
              <w:delText>3.5.1</w:delText>
            </w:r>
            <w:r w:rsidDel="00EE2CCC">
              <w:rPr>
                <w:rFonts w:eastAsiaTheme="minorEastAsia"/>
                <w:noProof/>
              </w:rPr>
              <w:tab/>
            </w:r>
            <w:r w:rsidRPr="00EE2CCC" w:rsidDel="00EE2CCC">
              <w:rPr>
                <w:noProof/>
                <w:rPrChange w:id="312" w:author="Melanie Davies" w:date="2014-07-01T16:55:00Z">
                  <w:rPr>
                    <w:rStyle w:val="Hyperlink"/>
                    <w:noProof/>
                  </w:rPr>
                </w:rPrChange>
              </w:rPr>
              <w:delText>Organization Default Request Organization DataMartAdministrators Security Group</w:delText>
            </w:r>
            <w:r w:rsidDel="00EE2CCC">
              <w:rPr>
                <w:noProof/>
                <w:webHidden/>
              </w:rPr>
              <w:tab/>
            </w:r>
          </w:del>
          <w:del w:id="313" w:author="Melanie Davies" w:date="2014-07-01T12:56:00Z">
            <w:r w:rsidDel="003F1798">
              <w:rPr>
                <w:noProof/>
                <w:webHidden/>
              </w:rPr>
              <w:delText>9</w:delText>
            </w:r>
          </w:del>
        </w:p>
        <w:p w14:paraId="43166AF2" w14:textId="77777777" w:rsidR="001C5FDD" w:rsidDel="00EE2CCC" w:rsidRDefault="001C5FDD">
          <w:pPr>
            <w:pStyle w:val="TOC3"/>
            <w:tabs>
              <w:tab w:val="left" w:pos="1320"/>
              <w:tab w:val="right" w:leader="dot" w:pos="9350"/>
            </w:tabs>
            <w:rPr>
              <w:del w:id="314" w:author="Melanie Davies" w:date="2014-07-01T16:55:00Z"/>
              <w:rFonts w:eastAsiaTheme="minorEastAsia"/>
              <w:noProof/>
            </w:rPr>
          </w:pPr>
          <w:del w:id="315" w:author="Melanie Davies" w:date="2014-07-01T16:55:00Z">
            <w:r w:rsidRPr="00EE2CCC" w:rsidDel="00EE2CCC">
              <w:rPr>
                <w:noProof/>
                <w:rPrChange w:id="316" w:author="Melanie Davies" w:date="2014-07-01T16:55:00Z">
                  <w:rPr>
                    <w:rStyle w:val="Hyperlink"/>
                    <w:noProof/>
                  </w:rPr>
                </w:rPrChange>
              </w:rPr>
              <w:delText>3.5.2</w:delText>
            </w:r>
            <w:r w:rsidDel="00EE2CCC">
              <w:rPr>
                <w:rFonts w:eastAsiaTheme="minorEastAsia"/>
                <w:noProof/>
              </w:rPr>
              <w:tab/>
            </w:r>
            <w:r w:rsidRPr="00EE2CCC" w:rsidDel="00EE2CCC">
              <w:rPr>
                <w:noProof/>
                <w:rPrChange w:id="317" w:author="Melanie Davies" w:date="2014-07-01T16:55:00Z">
                  <w:rPr>
                    <w:rStyle w:val="Hyperlink"/>
                    <w:noProof/>
                  </w:rPr>
                </w:rPrChange>
              </w:rPr>
              <w:delText>Organization Default Request Organization Investigators Security Group</w:delText>
            </w:r>
            <w:r w:rsidDel="00EE2CCC">
              <w:rPr>
                <w:noProof/>
                <w:webHidden/>
              </w:rPr>
              <w:tab/>
            </w:r>
          </w:del>
          <w:del w:id="318" w:author="Melanie Davies" w:date="2014-07-01T12:57:00Z">
            <w:r w:rsidR="003F1798" w:rsidDel="003F1798">
              <w:rPr>
                <w:noProof/>
                <w:webHidden/>
              </w:rPr>
              <w:delText>9</w:delText>
            </w:r>
          </w:del>
        </w:p>
        <w:p w14:paraId="4E119377" w14:textId="77777777" w:rsidR="001C5FDD" w:rsidDel="00EE2CCC" w:rsidRDefault="001C5FDD">
          <w:pPr>
            <w:pStyle w:val="TOC3"/>
            <w:tabs>
              <w:tab w:val="left" w:pos="1320"/>
              <w:tab w:val="right" w:leader="dot" w:pos="9350"/>
            </w:tabs>
            <w:rPr>
              <w:del w:id="319" w:author="Melanie Davies" w:date="2014-07-01T16:55:00Z"/>
              <w:rFonts w:eastAsiaTheme="minorEastAsia"/>
              <w:noProof/>
            </w:rPr>
          </w:pPr>
          <w:del w:id="320" w:author="Melanie Davies" w:date="2014-07-01T16:55:00Z">
            <w:r w:rsidRPr="00EE2CCC" w:rsidDel="00EE2CCC">
              <w:rPr>
                <w:noProof/>
                <w:rPrChange w:id="321" w:author="Melanie Davies" w:date="2014-07-01T16:55:00Z">
                  <w:rPr>
                    <w:rStyle w:val="Hyperlink"/>
                    <w:noProof/>
                  </w:rPr>
                </w:rPrChange>
              </w:rPr>
              <w:delText>3.5.3</w:delText>
            </w:r>
            <w:r w:rsidDel="00EE2CCC">
              <w:rPr>
                <w:rFonts w:eastAsiaTheme="minorEastAsia"/>
                <w:noProof/>
              </w:rPr>
              <w:tab/>
            </w:r>
            <w:r w:rsidRPr="00EE2CCC" w:rsidDel="00EE2CCC">
              <w:rPr>
                <w:noProof/>
                <w:rPrChange w:id="322" w:author="Melanie Davies" w:date="2014-07-01T16:55:00Z">
                  <w:rPr>
                    <w:rStyle w:val="Hyperlink"/>
                    <w:noProof/>
                  </w:rPr>
                </w:rPrChange>
              </w:rPr>
              <w:delText>Organization Default Request Organization QueryAdministrators Security Group</w:delText>
            </w:r>
            <w:r w:rsidDel="00EE2CCC">
              <w:rPr>
                <w:noProof/>
                <w:webHidden/>
              </w:rPr>
              <w:tab/>
            </w:r>
          </w:del>
          <w:del w:id="323" w:author="Melanie Davies" w:date="2014-07-01T12:57:00Z">
            <w:r w:rsidR="003F1798" w:rsidDel="003F1798">
              <w:rPr>
                <w:noProof/>
                <w:webHidden/>
              </w:rPr>
              <w:delText>10</w:delText>
            </w:r>
          </w:del>
        </w:p>
        <w:p w14:paraId="135315FF" w14:textId="77777777" w:rsidR="001C5FDD" w:rsidDel="00EE2CCC" w:rsidRDefault="001C5FDD">
          <w:pPr>
            <w:pStyle w:val="TOC2"/>
            <w:tabs>
              <w:tab w:val="left" w:pos="880"/>
              <w:tab w:val="right" w:leader="dot" w:pos="9350"/>
            </w:tabs>
            <w:rPr>
              <w:del w:id="324" w:author="Melanie Davies" w:date="2014-07-01T16:55:00Z"/>
              <w:rFonts w:eastAsiaTheme="minorEastAsia"/>
              <w:noProof/>
            </w:rPr>
          </w:pPr>
          <w:del w:id="325" w:author="Melanie Davies" w:date="2014-07-01T16:55:00Z">
            <w:r w:rsidRPr="00EE2CCC" w:rsidDel="00EE2CCC">
              <w:rPr>
                <w:noProof/>
                <w:rPrChange w:id="326" w:author="Melanie Davies" w:date="2014-07-01T16:55:00Z">
                  <w:rPr>
                    <w:rStyle w:val="Hyperlink"/>
                    <w:noProof/>
                  </w:rPr>
                </w:rPrChange>
              </w:rPr>
              <w:delText>3.6</w:delText>
            </w:r>
            <w:r w:rsidDel="00EE2CCC">
              <w:rPr>
                <w:rFonts w:eastAsiaTheme="minorEastAsia"/>
                <w:noProof/>
              </w:rPr>
              <w:tab/>
            </w:r>
            <w:r w:rsidRPr="00EE2CCC" w:rsidDel="00EE2CCC">
              <w:rPr>
                <w:noProof/>
                <w:rPrChange w:id="327" w:author="Melanie Davies" w:date="2014-07-01T16:55:00Z">
                  <w:rPr>
                    <w:rStyle w:val="Hyperlink"/>
                    <w:noProof/>
                  </w:rPr>
                </w:rPrChange>
              </w:rPr>
              <w:delText>Organization Default DataMart ACL</w:delText>
            </w:r>
            <w:r w:rsidDel="00EE2CCC">
              <w:rPr>
                <w:noProof/>
                <w:webHidden/>
              </w:rPr>
              <w:tab/>
            </w:r>
          </w:del>
          <w:del w:id="328" w:author="Melanie Davies" w:date="2014-07-01T12:56:00Z">
            <w:r w:rsidDel="003F1798">
              <w:rPr>
                <w:noProof/>
                <w:webHidden/>
              </w:rPr>
              <w:delText>11</w:delText>
            </w:r>
          </w:del>
        </w:p>
        <w:p w14:paraId="757FA256" w14:textId="77777777" w:rsidR="001C5FDD" w:rsidDel="00EE2CCC" w:rsidRDefault="001C5FDD">
          <w:pPr>
            <w:pStyle w:val="TOC3"/>
            <w:tabs>
              <w:tab w:val="left" w:pos="1320"/>
              <w:tab w:val="right" w:leader="dot" w:pos="9350"/>
            </w:tabs>
            <w:rPr>
              <w:del w:id="329" w:author="Melanie Davies" w:date="2014-07-01T16:55:00Z"/>
              <w:rFonts w:eastAsiaTheme="minorEastAsia"/>
              <w:noProof/>
            </w:rPr>
          </w:pPr>
          <w:del w:id="330" w:author="Melanie Davies" w:date="2014-07-01T16:55:00Z">
            <w:r w:rsidRPr="00EE2CCC" w:rsidDel="00EE2CCC">
              <w:rPr>
                <w:noProof/>
                <w:rPrChange w:id="331" w:author="Melanie Davies" w:date="2014-07-01T16:55:00Z">
                  <w:rPr>
                    <w:rStyle w:val="Hyperlink"/>
                    <w:noProof/>
                  </w:rPr>
                </w:rPrChange>
              </w:rPr>
              <w:delText>3.6.1</w:delText>
            </w:r>
            <w:r w:rsidDel="00EE2CCC">
              <w:rPr>
                <w:rFonts w:eastAsiaTheme="minorEastAsia"/>
                <w:noProof/>
              </w:rPr>
              <w:tab/>
            </w:r>
            <w:r w:rsidRPr="00EE2CCC" w:rsidDel="00EE2CCC">
              <w:rPr>
                <w:noProof/>
                <w:rPrChange w:id="332" w:author="Melanie Davies" w:date="2014-07-01T16:55:00Z">
                  <w:rPr>
                    <w:rStyle w:val="Hyperlink"/>
                    <w:noProof/>
                  </w:rPr>
                </w:rPrChange>
              </w:rPr>
              <w:delText>Organization Default DataMart Operations Center Administrators Security Group</w:delText>
            </w:r>
            <w:r w:rsidDel="00EE2CCC">
              <w:rPr>
                <w:noProof/>
                <w:webHidden/>
              </w:rPr>
              <w:tab/>
            </w:r>
          </w:del>
          <w:del w:id="333" w:author="Melanie Davies" w:date="2014-07-01T12:56:00Z">
            <w:r w:rsidDel="003F1798">
              <w:rPr>
                <w:noProof/>
                <w:webHidden/>
              </w:rPr>
              <w:delText>11</w:delText>
            </w:r>
          </w:del>
        </w:p>
        <w:p w14:paraId="3C83C11E" w14:textId="77777777" w:rsidR="001C5FDD" w:rsidDel="00EE2CCC" w:rsidRDefault="001C5FDD">
          <w:pPr>
            <w:pStyle w:val="TOC3"/>
            <w:tabs>
              <w:tab w:val="left" w:pos="1320"/>
              <w:tab w:val="right" w:leader="dot" w:pos="9350"/>
            </w:tabs>
            <w:rPr>
              <w:del w:id="334" w:author="Melanie Davies" w:date="2014-07-01T16:55:00Z"/>
              <w:rFonts w:eastAsiaTheme="minorEastAsia"/>
              <w:noProof/>
            </w:rPr>
          </w:pPr>
          <w:del w:id="335" w:author="Melanie Davies" w:date="2014-07-01T16:55:00Z">
            <w:r w:rsidRPr="00EE2CCC" w:rsidDel="00EE2CCC">
              <w:rPr>
                <w:noProof/>
                <w:rPrChange w:id="336" w:author="Melanie Davies" w:date="2014-07-01T16:55:00Z">
                  <w:rPr>
                    <w:rStyle w:val="Hyperlink"/>
                    <w:noProof/>
                  </w:rPr>
                </w:rPrChange>
              </w:rPr>
              <w:delText>3.6.2</w:delText>
            </w:r>
            <w:r w:rsidDel="00EE2CCC">
              <w:rPr>
                <w:rFonts w:eastAsiaTheme="minorEastAsia"/>
                <w:noProof/>
              </w:rPr>
              <w:tab/>
            </w:r>
            <w:r w:rsidRPr="00EE2CCC" w:rsidDel="00EE2CCC">
              <w:rPr>
                <w:noProof/>
                <w:rPrChange w:id="337" w:author="Melanie Davies" w:date="2014-07-01T16:55:00Z">
                  <w:rPr>
                    <w:rStyle w:val="Hyperlink"/>
                    <w:noProof/>
                  </w:rPr>
                </w:rPrChange>
              </w:rPr>
              <w:delText>Organization Default DataMart Organization Administrators Security Group</w:delText>
            </w:r>
            <w:r w:rsidDel="00EE2CCC">
              <w:rPr>
                <w:noProof/>
                <w:webHidden/>
              </w:rPr>
              <w:tab/>
            </w:r>
          </w:del>
          <w:del w:id="338" w:author="Melanie Davies" w:date="2014-07-01T12:57:00Z">
            <w:r w:rsidR="003F1798" w:rsidDel="003F1798">
              <w:rPr>
                <w:noProof/>
                <w:webHidden/>
              </w:rPr>
              <w:delText>11</w:delText>
            </w:r>
          </w:del>
        </w:p>
        <w:p w14:paraId="259469C0" w14:textId="77777777" w:rsidR="001C5FDD" w:rsidDel="00EE2CCC" w:rsidRDefault="001C5FDD">
          <w:pPr>
            <w:pStyle w:val="TOC3"/>
            <w:tabs>
              <w:tab w:val="left" w:pos="1320"/>
              <w:tab w:val="right" w:leader="dot" w:pos="9350"/>
            </w:tabs>
            <w:rPr>
              <w:del w:id="339" w:author="Melanie Davies" w:date="2014-07-01T16:55:00Z"/>
              <w:rFonts w:eastAsiaTheme="minorEastAsia"/>
              <w:noProof/>
            </w:rPr>
          </w:pPr>
          <w:del w:id="340" w:author="Melanie Davies" w:date="2014-07-01T16:55:00Z">
            <w:r w:rsidRPr="00EE2CCC" w:rsidDel="00EE2CCC">
              <w:rPr>
                <w:noProof/>
                <w:rPrChange w:id="341" w:author="Melanie Davies" w:date="2014-07-01T16:55:00Z">
                  <w:rPr>
                    <w:rStyle w:val="Hyperlink"/>
                    <w:noProof/>
                  </w:rPr>
                </w:rPrChange>
              </w:rPr>
              <w:delText>3.6.3</w:delText>
            </w:r>
            <w:r w:rsidDel="00EE2CCC">
              <w:rPr>
                <w:rFonts w:eastAsiaTheme="minorEastAsia"/>
                <w:noProof/>
              </w:rPr>
              <w:tab/>
            </w:r>
            <w:r w:rsidRPr="00EE2CCC" w:rsidDel="00EE2CCC">
              <w:rPr>
                <w:noProof/>
                <w:rPrChange w:id="342" w:author="Melanie Davies" w:date="2014-07-01T16:55:00Z">
                  <w:rPr>
                    <w:rStyle w:val="Hyperlink"/>
                    <w:noProof/>
                  </w:rPr>
                </w:rPrChange>
              </w:rPr>
              <w:delText>Organization Default DataMart Organization Everyone Security Group</w:delText>
            </w:r>
            <w:r w:rsidDel="00EE2CCC">
              <w:rPr>
                <w:noProof/>
                <w:webHidden/>
              </w:rPr>
              <w:tab/>
            </w:r>
          </w:del>
          <w:del w:id="343" w:author="Melanie Davies" w:date="2014-07-01T12:56:00Z">
            <w:r w:rsidDel="003F1798">
              <w:rPr>
                <w:noProof/>
                <w:webHidden/>
              </w:rPr>
              <w:delText>12</w:delText>
            </w:r>
          </w:del>
        </w:p>
        <w:p w14:paraId="49A9BA06" w14:textId="77777777" w:rsidR="001C5FDD" w:rsidDel="00EE2CCC" w:rsidRDefault="001C5FDD">
          <w:pPr>
            <w:pStyle w:val="TOC3"/>
            <w:tabs>
              <w:tab w:val="left" w:pos="1320"/>
              <w:tab w:val="right" w:leader="dot" w:pos="9350"/>
            </w:tabs>
            <w:rPr>
              <w:del w:id="344" w:author="Melanie Davies" w:date="2014-07-01T16:55:00Z"/>
              <w:rFonts w:eastAsiaTheme="minorEastAsia"/>
              <w:noProof/>
            </w:rPr>
          </w:pPr>
          <w:del w:id="345" w:author="Melanie Davies" w:date="2014-07-01T16:55:00Z">
            <w:r w:rsidRPr="00EE2CCC" w:rsidDel="00EE2CCC">
              <w:rPr>
                <w:noProof/>
                <w:rPrChange w:id="346" w:author="Melanie Davies" w:date="2014-07-01T16:55:00Z">
                  <w:rPr>
                    <w:rStyle w:val="Hyperlink"/>
                    <w:noProof/>
                  </w:rPr>
                </w:rPrChange>
              </w:rPr>
              <w:delText>3.6.4</w:delText>
            </w:r>
            <w:r w:rsidDel="00EE2CCC">
              <w:rPr>
                <w:rFonts w:eastAsiaTheme="minorEastAsia"/>
                <w:noProof/>
              </w:rPr>
              <w:tab/>
            </w:r>
            <w:r w:rsidRPr="00EE2CCC" w:rsidDel="00EE2CCC">
              <w:rPr>
                <w:noProof/>
                <w:rPrChange w:id="347" w:author="Melanie Davies" w:date="2014-07-01T16:55:00Z">
                  <w:rPr>
                    <w:rStyle w:val="Hyperlink"/>
                    <w:noProof/>
                  </w:rPr>
                </w:rPrChange>
              </w:rPr>
              <w:delText>Organization Default DataMart Organization DataMartAdministrators Security Group</w:delText>
            </w:r>
            <w:r w:rsidDel="00EE2CCC">
              <w:rPr>
                <w:noProof/>
                <w:webHidden/>
              </w:rPr>
              <w:tab/>
            </w:r>
          </w:del>
          <w:del w:id="348" w:author="Melanie Davies" w:date="2014-07-01T12:57:00Z">
            <w:r w:rsidR="003F1798" w:rsidDel="003F1798">
              <w:rPr>
                <w:noProof/>
                <w:webHidden/>
              </w:rPr>
              <w:delText>13</w:delText>
            </w:r>
          </w:del>
        </w:p>
        <w:p w14:paraId="0F5258C4" w14:textId="77777777" w:rsidR="001C5FDD" w:rsidDel="00EE2CCC" w:rsidRDefault="001C5FDD">
          <w:pPr>
            <w:pStyle w:val="TOC2"/>
            <w:tabs>
              <w:tab w:val="left" w:pos="880"/>
              <w:tab w:val="right" w:leader="dot" w:pos="9350"/>
            </w:tabs>
            <w:rPr>
              <w:del w:id="349" w:author="Melanie Davies" w:date="2014-07-01T16:55:00Z"/>
              <w:rFonts w:eastAsiaTheme="minorEastAsia"/>
              <w:noProof/>
            </w:rPr>
          </w:pPr>
          <w:del w:id="350" w:author="Melanie Davies" w:date="2014-07-01T16:55:00Z">
            <w:r w:rsidRPr="00EE2CCC" w:rsidDel="00EE2CCC">
              <w:rPr>
                <w:noProof/>
                <w:rPrChange w:id="351" w:author="Melanie Davies" w:date="2014-07-01T16:55:00Z">
                  <w:rPr>
                    <w:rStyle w:val="Hyperlink"/>
                    <w:noProof/>
                  </w:rPr>
                </w:rPrChange>
              </w:rPr>
              <w:delText>3.7</w:delText>
            </w:r>
            <w:r w:rsidDel="00EE2CCC">
              <w:rPr>
                <w:rFonts w:eastAsiaTheme="minorEastAsia"/>
                <w:noProof/>
              </w:rPr>
              <w:tab/>
            </w:r>
            <w:r w:rsidRPr="00EE2CCC" w:rsidDel="00EE2CCC">
              <w:rPr>
                <w:noProof/>
                <w:rPrChange w:id="352" w:author="Melanie Davies" w:date="2014-07-01T16:55:00Z">
                  <w:rPr>
                    <w:rStyle w:val="Hyperlink"/>
                    <w:noProof/>
                  </w:rPr>
                </w:rPrChange>
              </w:rPr>
              <w:delText>Organization Default User ACL</w:delText>
            </w:r>
            <w:r w:rsidDel="00EE2CCC">
              <w:rPr>
                <w:noProof/>
                <w:webHidden/>
              </w:rPr>
              <w:tab/>
            </w:r>
          </w:del>
          <w:del w:id="353" w:author="Melanie Davies" w:date="2014-07-01T12:56:00Z">
            <w:r w:rsidDel="003F1798">
              <w:rPr>
                <w:noProof/>
                <w:webHidden/>
              </w:rPr>
              <w:delText>14</w:delText>
            </w:r>
          </w:del>
        </w:p>
        <w:p w14:paraId="65240FD9" w14:textId="77777777" w:rsidR="001C5FDD" w:rsidDel="00EE2CCC" w:rsidRDefault="001C5FDD">
          <w:pPr>
            <w:pStyle w:val="TOC3"/>
            <w:tabs>
              <w:tab w:val="left" w:pos="1320"/>
              <w:tab w:val="right" w:leader="dot" w:pos="9350"/>
            </w:tabs>
            <w:rPr>
              <w:del w:id="354" w:author="Melanie Davies" w:date="2014-07-01T16:55:00Z"/>
              <w:rFonts w:eastAsiaTheme="minorEastAsia"/>
              <w:noProof/>
            </w:rPr>
          </w:pPr>
          <w:del w:id="355" w:author="Melanie Davies" w:date="2014-07-01T16:55:00Z">
            <w:r w:rsidRPr="00EE2CCC" w:rsidDel="00EE2CCC">
              <w:rPr>
                <w:noProof/>
                <w:rPrChange w:id="356" w:author="Melanie Davies" w:date="2014-07-01T16:55:00Z">
                  <w:rPr>
                    <w:rStyle w:val="Hyperlink"/>
                    <w:noProof/>
                  </w:rPr>
                </w:rPrChange>
              </w:rPr>
              <w:delText>3.7.1</w:delText>
            </w:r>
            <w:r w:rsidDel="00EE2CCC">
              <w:rPr>
                <w:rFonts w:eastAsiaTheme="minorEastAsia"/>
                <w:noProof/>
              </w:rPr>
              <w:tab/>
            </w:r>
            <w:r w:rsidRPr="00EE2CCC" w:rsidDel="00EE2CCC">
              <w:rPr>
                <w:noProof/>
                <w:rPrChange w:id="357" w:author="Melanie Davies" w:date="2014-07-01T16:55:00Z">
                  <w:rPr>
                    <w:rStyle w:val="Hyperlink"/>
                    <w:noProof/>
                  </w:rPr>
                </w:rPrChange>
              </w:rPr>
              <w:delText>Organization Default User Operations Center Administrators Security Group</w:delText>
            </w:r>
            <w:r w:rsidDel="00EE2CCC">
              <w:rPr>
                <w:noProof/>
                <w:webHidden/>
              </w:rPr>
              <w:tab/>
            </w:r>
          </w:del>
          <w:del w:id="358" w:author="Melanie Davies" w:date="2014-07-01T12:56:00Z">
            <w:r w:rsidDel="003F1798">
              <w:rPr>
                <w:noProof/>
                <w:webHidden/>
              </w:rPr>
              <w:delText>14</w:delText>
            </w:r>
          </w:del>
        </w:p>
        <w:p w14:paraId="3380DDF6" w14:textId="77777777" w:rsidR="001C5FDD" w:rsidDel="00EE2CCC" w:rsidRDefault="001C5FDD">
          <w:pPr>
            <w:pStyle w:val="TOC3"/>
            <w:tabs>
              <w:tab w:val="left" w:pos="1320"/>
              <w:tab w:val="right" w:leader="dot" w:pos="9350"/>
            </w:tabs>
            <w:rPr>
              <w:del w:id="359" w:author="Melanie Davies" w:date="2014-07-01T16:55:00Z"/>
              <w:rFonts w:eastAsiaTheme="minorEastAsia"/>
              <w:noProof/>
            </w:rPr>
          </w:pPr>
          <w:del w:id="360" w:author="Melanie Davies" w:date="2014-07-01T16:55:00Z">
            <w:r w:rsidRPr="00EE2CCC" w:rsidDel="00EE2CCC">
              <w:rPr>
                <w:noProof/>
                <w:rPrChange w:id="361" w:author="Melanie Davies" w:date="2014-07-01T16:55:00Z">
                  <w:rPr>
                    <w:rStyle w:val="Hyperlink"/>
                    <w:noProof/>
                  </w:rPr>
                </w:rPrChange>
              </w:rPr>
              <w:delText>3.7.2</w:delText>
            </w:r>
            <w:r w:rsidDel="00EE2CCC">
              <w:rPr>
                <w:rFonts w:eastAsiaTheme="minorEastAsia"/>
                <w:noProof/>
              </w:rPr>
              <w:tab/>
            </w:r>
            <w:r w:rsidRPr="00EE2CCC" w:rsidDel="00EE2CCC">
              <w:rPr>
                <w:noProof/>
                <w:rPrChange w:id="362" w:author="Melanie Davies" w:date="2014-07-01T16:55:00Z">
                  <w:rPr>
                    <w:rStyle w:val="Hyperlink"/>
                    <w:noProof/>
                  </w:rPr>
                </w:rPrChange>
              </w:rPr>
              <w:delText>Organization Default User Organization Administrators Security Group</w:delText>
            </w:r>
            <w:r w:rsidDel="00EE2CCC">
              <w:rPr>
                <w:noProof/>
                <w:webHidden/>
              </w:rPr>
              <w:tab/>
            </w:r>
          </w:del>
          <w:del w:id="363" w:author="Melanie Davies" w:date="2014-07-01T12:56:00Z">
            <w:r w:rsidDel="003F1798">
              <w:rPr>
                <w:noProof/>
                <w:webHidden/>
              </w:rPr>
              <w:delText>15</w:delText>
            </w:r>
          </w:del>
        </w:p>
        <w:p w14:paraId="71CFEFF2" w14:textId="77777777" w:rsidR="001C5FDD" w:rsidDel="00EE2CCC" w:rsidRDefault="001C5FDD">
          <w:pPr>
            <w:pStyle w:val="TOC3"/>
            <w:tabs>
              <w:tab w:val="left" w:pos="1320"/>
              <w:tab w:val="right" w:leader="dot" w:pos="9350"/>
            </w:tabs>
            <w:rPr>
              <w:del w:id="364" w:author="Melanie Davies" w:date="2014-07-01T16:55:00Z"/>
              <w:rFonts w:eastAsiaTheme="minorEastAsia"/>
              <w:noProof/>
            </w:rPr>
          </w:pPr>
          <w:del w:id="365" w:author="Melanie Davies" w:date="2014-07-01T16:55:00Z">
            <w:r w:rsidRPr="00EE2CCC" w:rsidDel="00EE2CCC">
              <w:rPr>
                <w:noProof/>
                <w:rPrChange w:id="366" w:author="Melanie Davies" w:date="2014-07-01T16:55:00Z">
                  <w:rPr>
                    <w:rStyle w:val="Hyperlink"/>
                    <w:noProof/>
                  </w:rPr>
                </w:rPrChange>
              </w:rPr>
              <w:delText>3.7.3</w:delText>
            </w:r>
            <w:r w:rsidDel="00EE2CCC">
              <w:rPr>
                <w:rFonts w:eastAsiaTheme="minorEastAsia"/>
                <w:noProof/>
              </w:rPr>
              <w:tab/>
            </w:r>
            <w:r w:rsidRPr="00EE2CCC" w:rsidDel="00EE2CCC">
              <w:rPr>
                <w:noProof/>
                <w:rPrChange w:id="367" w:author="Melanie Davies" w:date="2014-07-01T16:55:00Z">
                  <w:rPr>
                    <w:rStyle w:val="Hyperlink"/>
                    <w:noProof/>
                  </w:rPr>
                </w:rPrChange>
              </w:rPr>
              <w:delText>Organization Default User Organization Everyone Security Group</w:delText>
            </w:r>
            <w:r w:rsidDel="00EE2CCC">
              <w:rPr>
                <w:noProof/>
                <w:webHidden/>
              </w:rPr>
              <w:tab/>
            </w:r>
          </w:del>
          <w:del w:id="368" w:author="Melanie Davies" w:date="2014-07-01T12:56:00Z">
            <w:r w:rsidDel="003F1798">
              <w:rPr>
                <w:noProof/>
                <w:webHidden/>
              </w:rPr>
              <w:delText>15</w:delText>
            </w:r>
          </w:del>
        </w:p>
        <w:p w14:paraId="5134FEFD" w14:textId="77777777" w:rsidR="001C5FDD" w:rsidDel="00EE2CCC" w:rsidRDefault="001C5FDD">
          <w:pPr>
            <w:pStyle w:val="TOC2"/>
            <w:tabs>
              <w:tab w:val="left" w:pos="880"/>
              <w:tab w:val="right" w:leader="dot" w:pos="9350"/>
            </w:tabs>
            <w:rPr>
              <w:del w:id="369" w:author="Melanie Davies" w:date="2014-07-01T16:55:00Z"/>
              <w:rFonts w:eastAsiaTheme="minorEastAsia"/>
              <w:noProof/>
            </w:rPr>
          </w:pPr>
          <w:del w:id="370" w:author="Melanie Davies" w:date="2014-07-01T16:55:00Z">
            <w:r w:rsidRPr="00EE2CCC" w:rsidDel="00EE2CCC">
              <w:rPr>
                <w:noProof/>
                <w:rPrChange w:id="371" w:author="Melanie Davies" w:date="2014-07-01T16:55:00Z">
                  <w:rPr>
                    <w:rStyle w:val="Hyperlink"/>
                    <w:noProof/>
                  </w:rPr>
                </w:rPrChange>
              </w:rPr>
              <w:delText>3.8</w:delText>
            </w:r>
            <w:r w:rsidDel="00EE2CCC">
              <w:rPr>
                <w:rFonts w:eastAsiaTheme="minorEastAsia"/>
                <w:noProof/>
              </w:rPr>
              <w:tab/>
            </w:r>
            <w:r w:rsidRPr="00EE2CCC" w:rsidDel="00EE2CCC">
              <w:rPr>
                <w:noProof/>
                <w:rPrChange w:id="372" w:author="Melanie Davies" w:date="2014-07-01T16:55:00Z">
                  <w:rPr>
                    <w:rStyle w:val="Hyperlink"/>
                    <w:noProof/>
                  </w:rPr>
                </w:rPrChange>
              </w:rPr>
              <w:delText>Organization Users</w:delText>
            </w:r>
            <w:r w:rsidDel="00EE2CCC">
              <w:rPr>
                <w:noProof/>
                <w:webHidden/>
              </w:rPr>
              <w:tab/>
            </w:r>
          </w:del>
          <w:del w:id="373" w:author="Melanie Davies" w:date="2014-07-01T12:56:00Z">
            <w:r w:rsidDel="003F1798">
              <w:rPr>
                <w:noProof/>
                <w:webHidden/>
              </w:rPr>
              <w:delText>16</w:delText>
            </w:r>
          </w:del>
        </w:p>
        <w:p w14:paraId="79271549" w14:textId="77777777" w:rsidR="001C5FDD" w:rsidDel="00EE2CCC" w:rsidRDefault="001C5FDD">
          <w:pPr>
            <w:pStyle w:val="TOC2"/>
            <w:tabs>
              <w:tab w:val="left" w:pos="880"/>
              <w:tab w:val="right" w:leader="dot" w:pos="9350"/>
            </w:tabs>
            <w:rPr>
              <w:del w:id="374" w:author="Melanie Davies" w:date="2014-07-01T16:55:00Z"/>
              <w:rFonts w:eastAsiaTheme="minorEastAsia"/>
              <w:noProof/>
            </w:rPr>
          </w:pPr>
          <w:del w:id="375" w:author="Melanie Davies" w:date="2014-07-01T16:55:00Z">
            <w:r w:rsidRPr="00EE2CCC" w:rsidDel="00EE2CCC">
              <w:rPr>
                <w:noProof/>
                <w:rPrChange w:id="376" w:author="Melanie Davies" w:date="2014-07-01T16:55:00Z">
                  <w:rPr>
                    <w:rStyle w:val="Hyperlink"/>
                    <w:noProof/>
                  </w:rPr>
                </w:rPrChange>
              </w:rPr>
              <w:delText>3.9</w:delText>
            </w:r>
            <w:r w:rsidDel="00EE2CCC">
              <w:rPr>
                <w:rFonts w:eastAsiaTheme="minorEastAsia"/>
                <w:noProof/>
              </w:rPr>
              <w:tab/>
            </w:r>
            <w:r w:rsidRPr="00EE2CCC" w:rsidDel="00EE2CCC">
              <w:rPr>
                <w:noProof/>
                <w:rPrChange w:id="377" w:author="Melanie Davies" w:date="2014-07-01T16:55:00Z">
                  <w:rPr>
                    <w:rStyle w:val="Hyperlink"/>
                    <w:noProof/>
                  </w:rPr>
                </w:rPrChange>
              </w:rPr>
              <w:delText>Organization DataMarts</w:delText>
            </w:r>
            <w:r w:rsidDel="00EE2CCC">
              <w:rPr>
                <w:noProof/>
                <w:webHidden/>
              </w:rPr>
              <w:tab/>
            </w:r>
          </w:del>
          <w:del w:id="378" w:author="Melanie Davies" w:date="2014-07-01T12:56:00Z">
            <w:r w:rsidDel="003F1798">
              <w:rPr>
                <w:noProof/>
                <w:webHidden/>
              </w:rPr>
              <w:delText>16</w:delText>
            </w:r>
          </w:del>
        </w:p>
        <w:p w14:paraId="6B688881" w14:textId="77777777" w:rsidR="001C5FDD" w:rsidDel="00EE2CCC" w:rsidRDefault="001C5FDD">
          <w:pPr>
            <w:pStyle w:val="TOC2"/>
            <w:tabs>
              <w:tab w:val="left" w:pos="880"/>
              <w:tab w:val="right" w:leader="dot" w:pos="9350"/>
            </w:tabs>
            <w:rPr>
              <w:del w:id="379" w:author="Melanie Davies" w:date="2014-07-01T16:55:00Z"/>
              <w:rFonts w:eastAsiaTheme="minorEastAsia"/>
              <w:noProof/>
            </w:rPr>
          </w:pPr>
          <w:del w:id="380" w:author="Melanie Davies" w:date="2014-07-01T16:55:00Z">
            <w:r w:rsidRPr="00EE2CCC" w:rsidDel="00EE2CCC">
              <w:rPr>
                <w:noProof/>
                <w:rPrChange w:id="381" w:author="Melanie Davies" w:date="2014-07-01T16:55:00Z">
                  <w:rPr>
                    <w:rStyle w:val="Hyperlink"/>
                    <w:noProof/>
                  </w:rPr>
                </w:rPrChange>
              </w:rPr>
              <w:delText>3.10</w:delText>
            </w:r>
            <w:r w:rsidDel="00EE2CCC">
              <w:rPr>
                <w:rFonts w:eastAsiaTheme="minorEastAsia"/>
                <w:noProof/>
              </w:rPr>
              <w:tab/>
            </w:r>
            <w:r w:rsidRPr="00EE2CCC" w:rsidDel="00EE2CCC">
              <w:rPr>
                <w:noProof/>
                <w:rPrChange w:id="382" w:author="Melanie Davies" w:date="2014-07-01T16:55:00Z">
                  <w:rPr>
                    <w:rStyle w:val="Hyperlink"/>
                    <w:noProof/>
                  </w:rPr>
                </w:rPrChange>
              </w:rPr>
              <w:delText>Organization Security Groups</w:delText>
            </w:r>
            <w:r w:rsidDel="00EE2CCC">
              <w:rPr>
                <w:noProof/>
                <w:webHidden/>
              </w:rPr>
              <w:tab/>
            </w:r>
          </w:del>
          <w:del w:id="383" w:author="Melanie Davies" w:date="2014-07-01T12:56:00Z">
            <w:r w:rsidDel="003F1798">
              <w:rPr>
                <w:noProof/>
                <w:webHidden/>
              </w:rPr>
              <w:delText>16</w:delText>
            </w:r>
          </w:del>
        </w:p>
        <w:p w14:paraId="2449A7CA" w14:textId="77777777" w:rsidR="001C5FDD" w:rsidDel="00EE2CCC" w:rsidRDefault="001C5FDD">
          <w:pPr>
            <w:pStyle w:val="TOC3"/>
            <w:tabs>
              <w:tab w:val="left" w:pos="1320"/>
              <w:tab w:val="right" w:leader="dot" w:pos="9350"/>
            </w:tabs>
            <w:rPr>
              <w:del w:id="384" w:author="Melanie Davies" w:date="2014-07-01T16:55:00Z"/>
              <w:rFonts w:eastAsiaTheme="minorEastAsia"/>
              <w:noProof/>
            </w:rPr>
          </w:pPr>
          <w:del w:id="385" w:author="Melanie Davies" w:date="2014-07-01T16:55:00Z">
            <w:r w:rsidRPr="00EE2CCC" w:rsidDel="00EE2CCC">
              <w:rPr>
                <w:noProof/>
                <w:rPrChange w:id="386" w:author="Melanie Davies" w:date="2014-07-01T16:55:00Z">
                  <w:rPr>
                    <w:rStyle w:val="Hyperlink"/>
                    <w:noProof/>
                  </w:rPr>
                </w:rPrChange>
              </w:rPr>
              <w:delText>3.10.1</w:delText>
            </w:r>
            <w:r w:rsidDel="00EE2CCC">
              <w:rPr>
                <w:rFonts w:eastAsiaTheme="minorEastAsia"/>
                <w:noProof/>
              </w:rPr>
              <w:tab/>
            </w:r>
            <w:r w:rsidRPr="00EE2CCC" w:rsidDel="00EE2CCC">
              <w:rPr>
                <w:noProof/>
                <w:rPrChange w:id="387" w:author="Melanie Davies" w:date="2014-07-01T16:55:00Z">
                  <w:rPr>
                    <w:rStyle w:val="Hyperlink"/>
                    <w:noProof/>
                  </w:rPr>
                </w:rPrChange>
              </w:rPr>
              <w:delText>Organization Security Groups Everyone Security Group</w:delText>
            </w:r>
            <w:r w:rsidDel="00EE2CCC">
              <w:rPr>
                <w:noProof/>
                <w:webHidden/>
              </w:rPr>
              <w:tab/>
            </w:r>
          </w:del>
          <w:del w:id="388" w:author="Melanie Davies" w:date="2014-07-01T12:56:00Z">
            <w:r w:rsidDel="003F1798">
              <w:rPr>
                <w:noProof/>
                <w:webHidden/>
              </w:rPr>
              <w:delText>17</w:delText>
            </w:r>
          </w:del>
        </w:p>
        <w:p w14:paraId="38B6ABA7" w14:textId="77777777" w:rsidR="001C5FDD" w:rsidDel="00EE2CCC" w:rsidRDefault="001C5FDD">
          <w:pPr>
            <w:pStyle w:val="TOC3"/>
            <w:tabs>
              <w:tab w:val="left" w:pos="1320"/>
              <w:tab w:val="right" w:leader="dot" w:pos="9350"/>
            </w:tabs>
            <w:rPr>
              <w:del w:id="389" w:author="Melanie Davies" w:date="2014-07-01T16:55:00Z"/>
              <w:rFonts w:eastAsiaTheme="minorEastAsia"/>
              <w:noProof/>
            </w:rPr>
          </w:pPr>
          <w:del w:id="390" w:author="Melanie Davies" w:date="2014-07-01T16:55:00Z">
            <w:r w:rsidRPr="00EE2CCC" w:rsidDel="00EE2CCC">
              <w:rPr>
                <w:noProof/>
                <w:rPrChange w:id="391" w:author="Melanie Davies" w:date="2014-07-01T16:55:00Z">
                  <w:rPr>
                    <w:rStyle w:val="Hyperlink"/>
                    <w:noProof/>
                  </w:rPr>
                </w:rPrChange>
              </w:rPr>
              <w:delText>3.10.2</w:delText>
            </w:r>
            <w:r w:rsidDel="00EE2CCC">
              <w:rPr>
                <w:rFonts w:eastAsiaTheme="minorEastAsia"/>
                <w:noProof/>
              </w:rPr>
              <w:tab/>
            </w:r>
            <w:r w:rsidRPr="00EE2CCC" w:rsidDel="00EE2CCC">
              <w:rPr>
                <w:noProof/>
                <w:rPrChange w:id="392" w:author="Melanie Davies" w:date="2014-07-01T16:55:00Z">
                  <w:rPr>
                    <w:rStyle w:val="Hyperlink"/>
                    <w:noProof/>
                  </w:rPr>
                </w:rPrChange>
              </w:rPr>
              <w:delText>Organization Security Groups Organization Everyone Security Group</w:delText>
            </w:r>
            <w:r w:rsidDel="00EE2CCC">
              <w:rPr>
                <w:noProof/>
                <w:webHidden/>
              </w:rPr>
              <w:tab/>
            </w:r>
          </w:del>
          <w:del w:id="393" w:author="Melanie Davies" w:date="2014-07-01T12:56:00Z">
            <w:r w:rsidDel="003F1798">
              <w:rPr>
                <w:noProof/>
                <w:webHidden/>
              </w:rPr>
              <w:delText>18</w:delText>
            </w:r>
          </w:del>
        </w:p>
        <w:p w14:paraId="52E3F325" w14:textId="77777777" w:rsidR="001C5FDD" w:rsidDel="00EE2CCC" w:rsidRDefault="001C5FDD">
          <w:pPr>
            <w:pStyle w:val="TOC3"/>
            <w:tabs>
              <w:tab w:val="left" w:pos="1320"/>
              <w:tab w:val="right" w:leader="dot" w:pos="9350"/>
            </w:tabs>
            <w:rPr>
              <w:del w:id="394" w:author="Melanie Davies" w:date="2014-07-01T16:55:00Z"/>
              <w:rFonts w:eastAsiaTheme="minorEastAsia"/>
              <w:noProof/>
            </w:rPr>
          </w:pPr>
          <w:del w:id="395" w:author="Melanie Davies" w:date="2014-07-01T16:55:00Z">
            <w:r w:rsidRPr="00EE2CCC" w:rsidDel="00EE2CCC">
              <w:rPr>
                <w:noProof/>
                <w:rPrChange w:id="396" w:author="Melanie Davies" w:date="2014-07-01T16:55:00Z">
                  <w:rPr>
                    <w:rStyle w:val="Hyperlink"/>
                    <w:noProof/>
                  </w:rPr>
                </w:rPrChange>
              </w:rPr>
              <w:delText>3.10.3</w:delText>
            </w:r>
            <w:r w:rsidDel="00EE2CCC">
              <w:rPr>
                <w:rFonts w:eastAsiaTheme="minorEastAsia"/>
                <w:noProof/>
              </w:rPr>
              <w:tab/>
            </w:r>
            <w:r w:rsidRPr="00EE2CCC" w:rsidDel="00EE2CCC">
              <w:rPr>
                <w:noProof/>
                <w:rPrChange w:id="397" w:author="Melanie Davies" w:date="2014-07-01T16:55:00Z">
                  <w:rPr>
                    <w:rStyle w:val="Hyperlink"/>
                    <w:noProof/>
                  </w:rPr>
                </w:rPrChange>
              </w:rPr>
              <w:delText>Organization Security Groups Organization Administrators Security Group</w:delText>
            </w:r>
            <w:r w:rsidDel="00EE2CCC">
              <w:rPr>
                <w:noProof/>
                <w:webHidden/>
              </w:rPr>
              <w:tab/>
            </w:r>
          </w:del>
          <w:del w:id="398" w:author="Melanie Davies" w:date="2014-07-01T12:57:00Z">
            <w:r w:rsidR="003F1798" w:rsidDel="003F1798">
              <w:rPr>
                <w:noProof/>
                <w:webHidden/>
              </w:rPr>
              <w:delText>19</w:delText>
            </w:r>
          </w:del>
        </w:p>
        <w:p w14:paraId="0DF3A53E" w14:textId="77777777" w:rsidR="001C5FDD" w:rsidDel="00EE2CCC" w:rsidRDefault="001C5FDD">
          <w:pPr>
            <w:pStyle w:val="TOC1"/>
            <w:tabs>
              <w:tab w:val="left" w:pos="440"/>
              <w:tab w:val="right" w:leader="dot" w:pos="9350"/>
            </w:tabs>
            <w:rPr>
              <w:del w:id="399" w:author="Melanie Davies" w:date="2014-07-01T16:55:00Z"/>
              <w:rFonts w:eastAsiaTheme="minorEastAsia"/>
              <w:noProof/>
            </w:rPr>
          </w:pPr>
          <w:del w:id="400" w:author="Melanie Davies" w:date="2014-07-01T16:55:00Z">
            <w:r w:rsidRPr="00EE2CCC" w:rsidDel="00EE2CCC">
              <w:rPr>
                <w:noProof/>
                <w:rPrChange w:id="401" w:author="Melanie Davies" w:date="2014-07-01T16:55:00Z">
                  <w:rPr>
                    <w:rStyle w:val="Hyperlink"/>
                    <w:noProof/>
                  </w:rPr>
                </w:rPrChange>
              </w:rPr>
              <w:delText>4</w:delText>
            </w:r>
            <w:r w:rsidDel="00EE2CCC">
              <w:rPr>
                <w:rFonts w:eastAsiaTheme="minorEastAsia"/>
                <w:noProof/>
              </w:rPr>
              <w:tab/>
            </w:r>
            <w:r w:rsidRPr="00EE2CCC" w:rsidDel="00EE2CCC">
              <w:rPr>
                <w:noProof/>
                <w:rPrChange w:id="402" w:author="Melanie Davies" w:date="2014-07-01T16:55:00Z">
                  <w:rPr>
                    <w:rStyle w:val="Hyperlink"/>
                    <w:noProof/>
                  </w:rPr>
                </w:rPrChange>
              </w:rPr>
              <w:delText>Creating an new user</w:delText>
            </w:r>
            <w:r w:rsidDel="00EE2CCC">
              <w:rPr>
                <w:noProof/>
                <w:webHidden/>
              </w:rPr>
              <w:tab/>
            </w:r>
          </w:del>
          <w:del w:id="403" w:author="Melanie Davies" w:date="2014-07-01T12:56:00Z">
            <w:r w:rsidDel="003F1798">
              <w:rPr>
                <w:noProof/>
                <w:webHidden/>
              </w:rPr>
              <w:delText>20</w:delText>
            </w:r>
          </w:del>
        </w:p>
        <w:p w14:paraId="5716E3FC" w14:textId="77777777" w:rsidR="001C5FDD" w:rsidDel="00EE2CCC" w:rsidRDefault="001C5FDD">
          <w:pPr>
            <w:pStyle w:val="TOC2"/>
            <w:tabs>
              <w:tab w:val="left" w:pos="880"/>
              <w:tab w:val="right" w:leader="dot" w:pos="9350"/>
            </w:tabs>
            <w:rPr>
              <w:del w:id="404" w:author="Melanie Davies" w:date="2014-07-01T16:55:00Z"/>
              <w:rFonts w:eastAsiaTheme="minorEastAsia"/>
              <w:noProof/>
            </w:rPr>
          </w:pPr>
          <w:del w:id="405" w:author="Melanie Davies" w:date="2014-07-01T16:55:00Z">
            <w:r w:rsidRPr="00EE2CCC" w:rsidDel="00EE2CCC">
              <w:rPr>
                <w:noProof/>
                <w:rPrChange w:id="406" w:author="Melanie Davies" w:date="2014-07-01T16:55:00Z">
                  <w:rPr>
                    <w:rStyle w:val="Hyperlink"/>
                    <w:noProof/>
                  </w:rPr>
                </w:rPrChange>
              </w:rPr>
              <w:delText>4.1</w:delText>
            </w:r>
            <w:r w:rsidDel="00EE2CCC">
              <w:rPr>
                <w:rFonts w:eastAsiaTheme="minorEastAsia"/>
                <w:noProof/>
              </w:rPr>
              <w:tab/>
            </w:r>
            <w:r w:rsidRPr="00EE2CCC" w:rsidDel="00EE2CCC">
              <w:rPr>
                <w:noProof/>
                <w:rPrChange w:id="407" w:author="Melanie Davies" w:date="2014-07-01T16:55:00Z">
                  <w:rPr>
                    <w:rStyle w:val="Hyperlink"/>
                    <w:noProof/>
                  </w:rPr>
                </w:rPrChange>
              </w:rPr>
              <w:delText>Create a new user through the registration form</w:delText>
            </w:r>
            <w:r w:rsidDel="00EE2CCC">
              <w:rPr>
                <w:noProof/>
                <w:webHidden/>
              </w:rPr>
              <w:tab/>
            </w:r>
          </w:del>
          <w:del w:id="408" w:author="Melanie Davies" w:date="2014-07-01T12:56:00Z">
            <w:r w:rsidDel="003F1798">
              <w:rPr>
                <w:noProof/>
                <w:webHidden/>
              </w:rPr>
              <w:delText>20</w:delText>
            </w:r>
          </w:del>
        </w:p>
        <w:p w14:paraId="243517AF" w14:textId="77777777" w:rsidR="001C5FDD" w:rsidDel="00EE2CCC" w:rsidRDefault="001C5FDD">
          <w:pPr>
            <w:pStyle w:val="TOC3"/>
            <w:tabs>
              <w:tab w:val="left" w:pos="1320"/>
              <w:tab w:val="right" w:leader="dot" w:pos="9350"/>
            </w:tabs>
            <w:rPr>
              <w:del w:id="409" w:author="Melanie Davies" w:date="2014-07-01T16:55:00Z"/>
              <w:rFonts w:eastAsiaTheme="minorEastAsia"/>
              <w:noProof/>
            </w:rPr>
          </w:pPr>
          <w:del w:id="410" w:author="Melanie Davies" w:date="2014-07-01T16:55:00Z">
            <w:r w:rsidRPr="00EE2CCC" w:rsidDel="00EE2CCC">
              <w:rPr>
                <w:noProof/>
                <w:rPrChange w:id="411" w:author="Melanie Davies" w:date="2014-07-01T16:55:00Z">
                  <w:rPr>
                    <w:rStyle w:val="Hyperlink"/>
                    <w:noProof/>
                  </w:rPr>
                </w:rPrChange>
              </w:rPr>
              <w:delText>4.1.1</w:delText>
            </w:r>
            <w:r w:rsidDel="00EE2CCC">
              <w:rPr>
                <w:rFonts w:eastAsiaTheme="minorEastAsia"/>
                <w:noProof/>
              </w:rPr>
              <w:tab/>
            </w:r>
            <w:r w:rsidRPr="00EE2CCC" w:rsidDel="00EE2CCC">
              <w:rPr>
                <w:noProof/>
                <w:rPrChange w:id="412" w:author="Melanie Davies" w:date="2014-07-01T16:55:00Z">
                  <w:rPr>
                    <w:rStyle w:val="Hyperlink"/>
                    <w:noProof/>
                  </w:rPr>
                </w:rPrChange>
              </w:rPr>
              <w:delText>New User Registration Task List</w:delText>
            </w:r>
            <w:r w:rsidDel="00EE2CCC">
              <w:rPr>
                <w:noProof/>
                <w:webHidden/>
              </w:rPr>
              <w:tab/>
            </w:r>
          </w:del>
          <w:del w:id="413" w:author="Melanie Davies" w:date="2014-07-01T12:56:00Z">
            <w:r w:rsidDel="003F1798">
              <w:rPr>
                <w:noProof/>
                <w:webHidden/>
              </w:rPr>
              <w:delText>21</w:delText>
            </w:r>
          </w:del>
        </w:p>
        <w:p w14:paraId="23DA65F3" w14:textId="77777777" w:rsidR="001C5FDD" w:rsidDel="00EE2CCC" w:rsidRDefault="001C5FDD">
          <w:pPr>
            <w:pStyle w:val="TOC3"/>
            <w:tabs>
              <w:tab w:val="left" w:pos="1320"/>
              <w:tab w:val="right" w:leader="dot" w:pos="9350"/>
            </w:tabs>
            <w:rPr>
              <w:del w:id="414" w:author="Melanie Davies" w:date="2014-07-01T16:55:00Z"/>
              <w:rFonts w:eastAsiaTheme="minorEastAsia"/>
              <w:noProof/>
            </w:rPr>
          </w:pPr>
          <w:del w:id="415" w:author="Melanie Davies" w:date="2014-07-01T16:55:00Z">
            <w:r w:rsidRPr="00EE2CCC" w:rsidDel="00EE2CCC">
              <w:rPr>
                <w:noProof/>
                <w:rPrChange w:id="416" w:author="Melanie Davies" w:date="2014-07-01T16:55:00Z">
                  <w:rPr>
                    <w:rStyle w:val="Hyperlink"/>
                    <w:noProof/>
                  </w:rPr>
                </w:rPrChange>
              </w:rPr>
              <w:delText>4.1.2</w:delText>
            </w:r>
            <w:r w:rsidDel="00EE2CCC">
              <w:rPr>
                <w:rFonts w:eastAsiaTheme="minorEastAsia"/>
                <w:noProof/>
              </w:rPr>
              <w:tab/>
            </w:r>
            <w:r w:rsidRPr="00EE2CCC" w:rsidDel="00EE2CCC">
              <w:rPr>
                <w:noProof/>
                <w:rPrChange w:id="417" w:author="Melanie Davies" w:date="2014-07-01T16:55:00Z">
                  <w:rPr>
                    <w:rStyle w:val="Hyperlink"/>
                    <w:noProof/>
                  </w:rPr>
                </w:rPrChange>
              </w:rPr>
              <w:delText>New User Registration Review and Approval</w:delText>
            </w:r>
            <w:r w:rsidDel="00EE2CCC">
              <w:rPr>
                <w:noProof/>
                <w:webHidden/>
              </w:rPr>
              <w:tab/>
            </w:r>
          </w:del>
          <w:del w:id="418" w:author="Melanie Davies" w:date="2014-07-01T12:56:00Z">
            <w:r w:rsidDel="003F1798">
              <w:rPr>
                <w:noProof/>
                <w:webHidden/>
              </w:rPr>
              <w:delText>21</w:delText>
            </w:r>
          </w:del>
        </w:p>
        <w:p w14:paraId="0C85D8CC" w14:textId="77777777" w:rsidR="001C5FDD" w:rsidDel="00EE2CCC" w:rsidRDefault="001C5FDD">
          <w:pPr>
            <w:pStyle w:val="TOC2"/>
            <w:tabs>
              <w:tab w:val="left" w:pos="880"/>
              <w:tab w:val="right" w:leader="dot" w:pos="9350"/>
            </w:tabs>
            <w:rPr>
              <w:del w:id="419" w:author="Melanie Davies" w:date="2014-07-01T16:55:00Z"/>
              <w:rFonts w:eastAsiaTheme="minorEastAsia"/>
              <w:noProof/>
            </w:rPr>
          </w:pPr>
          <w:del w:id="420" w:author="Melanie Davies" w:date="2014-07-01T16:55:00Z">
            <w:r w:rsidRPr="00EE2CCC" w:rsidDel="00EE2CCC">
              <w:rPr>
                <w:noProof/>
                <w:rPrChange w:id="421" w:author="Melanie Davies" w:date="2014-07-01T16:55:00Z">
                  <w:rPr>
                    <w:rStyle w:val="Hyperlink"/>
                    <w:noProof/>
                  </w:rPr>
                </w:rPrChange>
              </w:rPr>
              <w:delText>4.2</w:delText>
            </w:r>
            <w:r w:rsidDel="00EE2CCC">
              <w:rPr>
                <w:rFonts w:eastAsiaTheme="minorEastAsia"/>
                <w:noProof/>
              </w:rPr>
              <w:tab/>
            </w:r>
            <w:r w:rsidRPr="00EE2CCC" w:rsidDel="00EE2CCC">
              <w:rPr>
                <w:noProof/>
                <w:rPrChange w:id="422" w:author="Melanie Davies" w:date="2014-07-01T16:55:00Z">
                  <w:rPr>
                    <w:rStyle w:val="Hyperlink"/>
                    <w:noProof/>
                  </w:rPr>
                </w:rPrChange>
              </w:rPr>
              <w:delText>Create a new user through the user list page</w:delText>
            </w:r>
            <w:r w:rsidDel="00EE2CCC">
              <w:rPr>
                <w:noProof/>
                <w:webHidden/>
              </w:rPr>
              <w:tab/>
            </w:r>
          </w:del>
          <w:del w:id="423" w:author="Melanie Davies" w:date="2014-07-01T12:56:00Z">
            <w:r w:rsidDel="003F1798">
              <w:rPr>
                <w:noProof/>
                <w:webHidden/>
              </w:rPr>
              <w:delText>23</w:delText>
            </w:r>
          </w:del>
        </w:p>
        <w:p w14:paraId="05DAC276" w14:textId="77777777" w:rsidR="001C5FDD" w:rsidDel="00EE2CCC" w:rsidRDefault="001C5FDD">
          <w:pPr>
            <w:pStyle w:val="TOC2"/>
            <w:tabs>
              <w:tab w:val="left" w:pos="880"/>
              <w:tab w:val="right" w:leader="dot" w:pos="9350"/>
            </w:tabs>
            <w:rPr>
              <w:del w:id="424" w:author="Melanie Davies" w:date="2014-07-01T16:55:00Z"/>
              <w:rFonts w:eastAsiaTheme="minorEastAsia"/>
              <w:noProof/>
            </w:rPr>
          </w:pPr>
          <w:del w:id="425" w:author="Melanie Davies" w:date="2014-07-01T16:55:00Z">
            <w:r w:rsidRPr="00EE2CCC" w:rsidDel="00EE2CCC">
              <w:rPr>
                <w:noProof/>
                <w:rPrChange w:id="426" w:author="Melanie Davies" w:date="2014-07-01T16:55:00Z">
                  <w:rPr>
                    <w:rStyle w:val="Hyperlink"/>
                    <w:noProof/>
                  </w:rPr>
                </w:rPrChange>
              </w:rPr>
              <w:delText>4.3</w:delText>
            </w:r>
            <w:r w:rsidDel="00EE2CCC">
              <w:rPr>
                <w:rFonts w:eastAsiaTheme="minorEastAsia"/>
                <w:noProof/>
              </w:rPr>
              <w:tab/>
            </w:r>
            <w:r w:rsidRPr="00EE2CCC" w:rsidDel="00EE2CCC">
              <w:rPr>
                <w:noProof/>
                <w:rPrChange w:id="427" w:author="Melanie Davies" w:date="2014-07-01T16:55:00Z">
                  <w:rPr>
                    <w:rStyle w:val="Hyperlink"/>
                    <w:noProof/>
                  </w:rPr>
                </w:rPrChange>
              </w:rPr>
              <w:delText>User Contact Information</w:delText>
            </w:r>
            <w:r w:rsidDel="00EE2CCC">
              <w:rPr>
                <w:noProof/>
                <w:webHidden/>
              </w:rPr>
              <w:tab/>
            </w:r>
          </w:del>
          <w:del w:id="428" w:author="Melanie Davies" w:date="2014-07-01T12:56:00Z">
            <w:r w:rsidDel="003F1798">
              <w:rPr>
                <w:noProof/>
                <w:webHidden/>
              </w:rPr>
              <w:delText>24</w:delText>
            </w:r>
          </w:del>
        </w:p>
        <w:p w14:paraId="3462CCC2" w14:textId="77777777" w:rsidR="001C5FDD" w:rsidDel="00EE2CCC" w:rsidRDefault="001C5FDD">
          <w:pPr>
            <w:pStyle w:val="TOC2"/>
            <w:tabs>
              <w:tab w:val="left" w:pos="880"/>
              <w:tab w:val="right" w:leader="dot" w:pos="9350"/>
            </w:tabs>
            <w:rPr>
              <w:del w:id="429" w:author="Melanie Davies" w:date="2014-07-01T16:55:00Z"/>
              <w:rFonts w:eastAsiaTheme="minorEastAsia"/>
              <w:noProof/>
            </w:rPr>
          </w:pPr>
          <w:del w:id="430" w:author="Melanie Davies" w:date="2014-07-01T16:55:00Z">
            <w:r w:rsidRPr="00EE2CCC" w:rsidDel="00EE2CCC">
              <w:rPr>
                <w:noProof/>
                <w:rPrChange w:id="431" w:author="Melanie Davies" w:date="2014-07-01T16:55:00Z">
                  <w:rPr>
                    <w:rStyle w:val="Hyperlink"/>
                    <w:noProof/>
                  </w:rPr>
                </w:rPrChange>
              </w:rPr>
              <w:delText>4.4</w:delText>
            </w:r>
            <w:r w:rsidDel="00EE2CCC">
              <w:rPr>
                <w:rFonts w:eastAsiaTheme="minorEastAsia"/>
                <w:noProof/>
              </w:rPr>
              <w:tab/>
            </w:r>
            <w:r w:rsidRPr="00EE2CCC" w:rsidDel="00EE2CCC">
              <w:rPr>
                <w:noProof/>
                <w:rPrChange w:id="432" w:author="Melanie Davies" w:date="2014-07-01T16:55:00Z">
                  <w:rPr>
                    <w:rStyle w:val="Hyperlink"/>
                    <w:noProof/>
                  </w:rPr>
                </w:rPrChange>
              </w:rPr>
              <w:delText>User Member of Groups</w:delText>
            </w:r>
            <w:r w:rsidDel="00EE2CCC">
              <w:rPr>
                <w:noProof/>
                <w:webHidden/>
              </w:rPr>
              <w:tab/>
            </w:r>
          </w:del>
          <w:del w:id="433" w:author="Melanie Davies" w:date="2014-07-01T12:56:00Z">
            <w:r w:rsidDel="003F1798">
              <w:rPr>
                <w:noProof/>
                <w:webHidden/>
              </w:rPr>
              <w:delText>25</w:delText>
            </w:r>
          </w:del>
        </w:p>
        <w:p w14:paraId="4D56088A" w14:textId="77777777" w:rsidR="001C5FDD" w:rsidDel="00EE2CCC" w:rsidRDefault="001C5FDD">
          <w:pPr>
            <w:pStyle w:val="TOC2"/>
            <w:tabs>
              <w:tab w:val="left" w:pos="880"/>
              <w:tab w:val="right" w:leader="dot" w:pos="9350"/>
            </w:tabs>
            <w:rPr>
              <w:del w:id="434" w:author="Melanie Davies" w:date="2014-07-01T16:55:00Z"/>
              <w:rFonts w:eastAsiaTheme="minorEastAsia"/>
              <w:noProof/>
            </w:rPr>
          </w:pPr>
          <w:del w:id="435" w:author="Melanie Davies" w:date="2014-07-01T16:55:00Z">
            <w:r w:rsidRPr="00EE2CCC" w:rsidDel="00EE2CCC">
              <w:rPr>
                <w:noProof/>
                <w:rPrChange w:id="436" w:author="Melanie Davies" w:date="2014-07-01T16:55:00Z">
                  <w:rPr>
                    <w:rStyle w:val="Hyperlink"/>
                    <w:noProof/>
                  </w:rPr>
                </w:rPrChange>
              </w:rPr>
              <w:delText>4.5</w:delText>
            </w:r>
            <w:r w:rsidDel="00EE2CCC">
              <w:rPr>
                <w:rFonts w:eastAsiaTheme="minorEastAsia"/>
                <w:noProof/>
              </w:rPr>
              <w:tab/>
            </w:r>
            <w:r w:rsidRPr="00EE2CCC" w:rsidDel="00EE2CCC">
              <w:rPr>
                <w:noProof/>
                <w:rPrChange w:id="437" w:author="Melanie Davies" w:date="2014-07-01T16:55:00Z">
                  <w:rPr>
                    <w:rStyle w:val="Hyperlink"/>
                    <w:noProof/>
                  </w:rPr>
                </w:rPrChange>
              </w:rPr>
              <w:delText>User Permissions</w:delText>
            </w:r>
            <w:r w:rsidDel="00EE2CCC">
              <w:rPr>
                <w:noProof/>
                <w:webHidden/>
              </w:rPr>
              <w:tab/>
            </w:r>
          </w:del>
          <w:del w:id="438" w:author="Melanie Davies" w:date="2014-07-01T12:56:00Z">
            <w:r w:rsidDel="003F1798">
              <w:rPr>
                <w:noProof/>
                <w:webHidden/>
              </w:rPr>
              <w:delText>25</w:delText>
            </w:r>
          </w:del>
        </w:p>
        <w:p w14:paraId="78927CB5" w14:textId="77777777" w:rsidR="001C5FDD" w:rsidDel="00EE2CCC" w:rsidRDefault="001C5FDD">
          <w:pPr>
            <w:pStyle w:val="TOC2"/>
            <w:tabs>
              <w:tab w:val="left" w:pos="880"/>
              <w:tab w:val="right" w:leader="dot" w:pos="9350"/>
            </w:tabs>
            <w:rPr>
              <w:del w:id="439" w:author="Melanie Davies" w:date="2014-07-01T16:55:00Z"/>
              <w:rFonts w:eastAsiaTheme="minorEastAsia"/>
              <w:noProof/>
            </w:rPr>
          </w:pPr>
          <w:del w:id="440" w:author="Melanie Davies" w:date="2014-07-01T16:55:00Z">
            <w:r w:rsidRPr="00EE2CCC" w:rsidDel="00EE2CCC">
              <w:rPr>
                <w:noProof/>
                <w:rPrChange w:id="441" w:author="Melanie Davies" w:date="2014-07-01T16:55:00Z">
                  <w:rPr>
                    <w:rStyle w:val="Hyperlink"/>
                    <w:noProof/>
                  </w:rPr>
                </w:rPrChange>
              </w:rPr>
              <w:delText>4.6</w:delText>
            </w:r>
            <w:r w:rsidDel="00EE2CCC">
              <w:rPr>
                <w:rFonts w:eastAsiaTheme="minorEastAsia"/>
                <w:noProof/>
              </w:rPr>
              <w:tab/>
            </w:r>
            <w:r w:rsidRPr="00EE2CCC" w:rsidDel="00EE2CCC">
              <w:rPr>
                <w:noProof/>
                <w:rPrChange w:id="442" w:author="Melanie Davies" w:date="2014-07-01T16:55:00Z">
                  <w:rPr>
                    <w:rStyle w:val="Hyperlink"/>
                    <w:noProof/>
                  </w:rPr>
                </w:rPrChange>
              </w:rPr>
              <w:delText>User Credentials</w:delText>
            </w:r>
            <w:r w:rsidDel="00EE2CCC">
              <w:rPr>
                <w:noProof/>
                <w:webHidden/>
              </w:rPr>
              <w:tab/>
            </w:r>
          </w:del>
          <w:del w:id="443" w:author="Melanie Davies" w:date="2014-07-01T12:56:00Z">
            <w:r w:rsidDel="003F1798">
              <w:rPr>
                <w:noProof/>
                <w:webHidden/>
              </w:rPr>
              <w:delText>26</w:delText>
            </w:r>
          </w:del>
        </w:p>
        <w:p w14:paraId="26C71F25" w14:textId="77777777" w:rsidR="001C5FDD" w:rsidDel="00EE2CCC" w:rsidRDefault="001C5FDD">
          <w:pPr>
            <w:pStyle w:val="TOC2"/>
            <w:tabs>
              <w:tab w:val="left" w:pos="880"/>
              <w:tab w:val="right" w:leader="dot" w:pos="9350"/>
            </w:tabs>
            <w:rPr>
              <w:del w:id="444" w:author="Melanie Davies" w:date="2014-07-01T16:55:00Z"/>
              <w:rFonts w:eastAsiaTheme="minorEastAsia"/>
              <w:noProof/>
            </w:rPr>
          </w:pPr>
          <w:del w:id="445" w:author="Melanie Davies" w:date="2014-07-01T16:55:00Z">
            <w:r w:rsidRPr="00EE2CCC" w:rsidDel="00EE2CCC">
              <w:rPr>
                <w:noProof/>
                <w:rPrChange w:id="446" w:author="Melanie Davies" w:date="2014-07-01T16:55:00Z">
                  <w:rPr>
                    <w:rStyle w:val="Hyperlink"/>
                    <w:noProof/>
                  </w:rPr>
                </w:rPrChange>
              </w:rPr>
              <w:delText>4.7</w:delText>
            </w:r>
            <w:r w:rsidDel="00EE2CCC">
              <w:rPr>
                <w:rFonts w:eastAsiaTheme="minorEastAsia"/>
                <w:noProof/>
              </w:rPr>
              <w:tab/>
            </w:r>
            <w:r w:rsidRPr="00EE2CCC" w:rsidDel="00EE2CCC">
              <w:rPr>
                <w:noProof/>
                <w:rPrChange w:id="447" w:author="Melanie Davies" w:date="2014-07-01T16:55:00Z">
                  <w:rPr>
                    <w:rStyle w:val="Hyperlink"/>
                    <w:noProof/>
                  </w:rPr>
                </w:rPrChange>
              </w:rPr>
              <w:delText>User Notifications</w:delText>
            </w:r>
            <w:r w:rsidDel="00EE2CCC">
              <w:rPr>
                <w:noProof/>
                <w:webHidden/>
              </w:rPr>
              <w:tab/>
            </w:r>
          </w:del>
          <w:del w:id="448" w:author="Melanie Davies" w:date="2014-07-01T12:56:00Z">
            <w:r w:rsidDel="003F1798">
              <w:rPr>
                <w:noProof/>
                <w:webHidden/>
              </w:rPr>
              <w:delText>26</w:delText>
            </w:r>
          </w:del>
        </w:p>
        <w:p w14:paraId="40029DCA" w14:textId="77777777" w:rsidR="001C5FDD" w:rsidDel="00EE2CCC" w:rsidRDefault="001C5FDD">
          <w:pPr>
            <w:pStyle w:val="TOC1"/>
            <w:tabs>
              <w:tab w:val="left" w:pos="440"/>
              <w:tab w:val="right" w:leader="dot" w:pos="9350"/>
            </w:tabs>
            <w:rPr>
              <w:del w:id="449" w:author="Melanie Davies" w:date="2014-07-01T16:55:00Z"/>
              <w:rFonts w:eastAsiaTheme="minorEastAsia"/>
              <w:noProof/>
            </w:rPr>
          </w:pPr>
          <w:del w:id="450" w:author="Melanie Davies" w:date="2014-07-01T16:55:00Z">
            <w:r w:rsidRPr="00EE2CCC" w:rsidDel="00EE2CCC">
              <w:rPr>
                <w:noProof/>
                <w:rPrChange w:id="451" w:author="Melanie Davies" w:date="2014-07-01T16:55:00Z">
                  <w:rPr>
                    <w:rStyle w:val="Hyperlink"/>
                    <w:noProof/>
                  </w:rPr>
                </w:rPrChange>
              </w:rPr>
              <w:delText>5</w:delText>
            </w:r>
            <w:r w:rsidDel="00EE2CCC">
              <w:rPr>
                <w:rFonts w:eastAsiaTheme="minorEastAsia"/>
                <w:noProof/>
              </w:rPr>
              <w:tab/>
            </w:r>
            <w:r w:rsidRPr="00EE2CCC" w:rsidDel="00EE2CCC">
              <w:rPr>
                <w:noProof/>
                <w:rPrChange w:id="452" w:author="Melanie Davies" w:date="2014-07-01T16:55:00Z">
                  <w:rPr>
                    <w:rStyle w:val="Hyperlink"/>
                    <w:noProof/>
                  </w:rPr>
                </w:rPrChange>
              </w:rPr>
              <w:delText>Creating a new DataMart</w:delText>
            </w:r>
            <w:r w:rsidDel="00EE2CCC">
              <w:rPr>
                <w:noProof/>
                <w:webHidden/>
              </w:rPr>
              <w:tab/>
            </w:r>
          </w:del>
          <w:del w:id="453" w:author="Melanie Davies" w:date="2014-07-01T12:56:00Z">
            <w:r w:rsidDel="003F1798">
              <w:rPr>
                <w:noProof/>
                <w:webHidden/>
              </w:rPr>
              <w:delText>26</w:delText>
            </w:r>
          </w:del>
        </w:p>
        <w:p w14:paraId="3F6C35EF" w14:textId="77777777" w:rsidR="001C5FDD" w:rsidDel="00EE2CCC" w:rsidRDefault="001C5FDD">
          <w:pPr>
            <w:pStyle w:val="TOC2"/>
            <w:tabs>
              <w:tab w:val="left" w:pos="880"/>
              <w:tab w:val="right" w:leader="dot" w:pos="9350"/>
            </w:tabs>
            <w:rPr>
              <w:del w:id="454" w:author="Melanie Davies" w:date="2014-07-01T16:55:00Z"/>
              <w:rFonts w:eastAsiaTheme="minorEastAsia"/>
              <w:noProof/>
            </w:rPr>
          </w:pPr>
          <w:del w:id="455" w:author="Melanie Davies" w:date="2014-07-01T16:55:00Z">
            <w:r w:rsidRPr="00EE2CCC" w:rsidDel="00EE2CCC">
              <w:rPr>
                <w:noProof/>
                <w:rPrChange w:id="456" w:author="Melanie Davies" w:date="2014-07-01T16:55:00Z">
                  <w:rPr>
                    <w:rStyle w:val="Hyperlink"/>
                    <w:noProof/>
                  </w:rPr>
                </w:rPrChange>
              </w:rPr>
              <w:delText>5.1</w:delText>
            </w:r>
            <w:r w:rsidDel="00EE2CCC">
              <w:rPr>
                <w:rFonts w:eastAsiaTheme="minorEastAsia"/>
                <w:noProof/>
              </w:rPr>
              <w:tab/>
            </w:r>
            <w:r w:rsidRPr="00EE2CCC" w:rsidDel="00EE2CCC">
              <w:rPr>
                <w:noProof/>
                <w:rPrChange w:id="457" w:author="Melanie Davies" w:date="2014-07-01T16:55:00Z">
                  <w:rPr>
                    <w:rStyle w:val="Hyperlink"/>
                    <w:noProof/>
                  </w:rPr>
                </w:rPrChange>
              </w:rPr>
              <w:delText>DataMart Information Data</w:delText>
            </w:r>
            <w:r w:rsidDel="00EE2CCC">
              <w:rPr>
                <w:noProof/>
                <w:webHidden/>
              </w:rPr>
              <w:tab/>
            </w:r>
          </w:del>
          <w:del w:id="458" w:author="Melanie Davies" w:date="2014-07-01T12:56:00Z">
            <w:r w:rsidDel="003F1798">
              <w:rPr>
                <w:noProof/>
                <w:webHidden/>
              </w:rPr>
              <w:delText>26</w:delText>
            </w:r>
          </w:del>
        </w:p>
        <w:p w14:paraId="355DECB7" w14:textId="77777777" w:rsidR="001C5FDD" w:rsidDel="00EE2CCC" w:rsidRDefault="001C5FDD">
          <w:pPr>
            <w:pStyle w:val="TOC2"/>
            <w:tabs>
              <w:tab w:val="left" w:pos="880"/>
              <w:tab w:val="right" w:leader="dot" w:pos="9350"/>
            </w:tabs>
            <w:rPr>
              <w:del w:id="459" w:author="Melanie Davies" w:date="2014-07-01T16:55:00Z"/>
              <w:rFonts w:eastAsiaTheme="minorEastAsia"/>
              <w:noProof/>
            </w:rPr>
          </w:pPr>
          <w:del w:id="460" w:author="Melanie Davies" w:date="2014-07-01T16:55:00Z">
            <w:r w:rsidRPr="00EE2CCC" w:rsidDel="00EE2CCC">
              <w:rPr>
                <w:noProof/>
                <w:rPrChange w:id="461" w:author="Melanie Davies" w:date="2014-07-01T16:55:00Z">
                  <w:rPr>
                    <w:rStyle w:val="Hyperlink"/>
                    <w:noProof/>
                  </w:rPr>
                </w:rPrChange>
              </w:rPr>
              <w:delText>5.2</w:delText>
            </w:r>
            <w:r w:rsidDel="00EE2CCC">
              <w:rPr>
                <w:rFonts w:eastAsiaTheme="minorEastAsia"/>
                <w:noProof/>
              </w:rPr>
              <w:tab/>
            </w:r>
            <w:r w:rsidRPr="00EE2CCC" w:rsidDel="00EE2CCC">
              <w:rPr>
                <w:noProof/>
                <w:rPrChange w:id="462" w:author="Melanie Davies" w:date="2014-07-01T16:55:00Z">
                  <w:rPr>
                    <w:rStyle w:val="Hyperlink"/>
                    <w:noProof/>
                  </w:rPr>
                </w:rPrChange>
              </w:rPr>
              <w:delText>DataMart Installed Models</w:delText>
            </w:r>
            <w:r w:rsidDel="00EE2CCC">
              <w:rPr>
                <w:noProof/>
                <w:webHidden/>
              </w:rPr>
              <w:tab/>
            </w:r>
          </w:del>
          <w:del w:id="463" w:author="Melanie Davies" w:date="2014-07-01T12:56:00Z">
            <w:r w:rsidDel="003F1798">
              <w:rPr>
                <w:noProof/>
                <w:webHidden/>
              </w:rPr>
              <w:delText>26</w:delText>
            </w:r>
          </w:del>
        </w:p>
        <w:p w14:paraId="6F4EE89E" w14:textId="77777777" w:rsidR="001C5FDD" w:rsidDel="00EE2CCC" w:rsidRDefault="001C5FDD">
          <w:pPr>
            <w:pStyle w:val="TOC2"/>
            <w:tabs>
              <w:tab w:val="left" w:pos="880"/>
              <w:tab w:val="right" w:leader="dot" w:pos="9350"/>
            </w:tabs>
            <w:rPr>
              <w:del w:id="464" w:author="Melanie Davies" w:date="2014-07-01T16:55:00Z"/>
              <w:rFonts w:eastAsiaTheme="minorEastAsia"/>
              <w:noProof/>
            </w:rPr>
          </w:pPr>
          <w:del w:id="465" w:author="Melanie Davies" w:date="2014-07-01T16:55:00Z">
            <w:r w:rsidRPr="00EE2CCC" w:rsidDel="00EE2CCC">
              <w:rPr>
                <w:noProof/>
                <w:rPrChange w:id="466" w:author="Melanie Davies" w:date="2014-07-01T16:55:00Z">
                  <w:rPr>
                    <w:rStyle w:val="Hyperlink"/>
                    <w:noProof/>
                  </w:rPr>
                </w:rPrChange>
              </w:rPr>
              <w:delText>5.3</w:delText>
            </w:r>
            <w:r w:rsidDel="00EE2CCC">
              <w:rPr>
                <w:rFonts w:eastAsiaTheme="minorEastAsia"/>
                <w:noProof/>
              </w:rPr>
              <w:tab/>
            </w:r>
            <w:r w:rsidRPr="00EE2CCC" w:rsidDel="00EE2CCC">
              <w:rPr>
                <w:noProof/>
                <w:rPrChange w:id="467" w:author="Melanie Davies" w:date="2014-07-01T16:55:00Z">
                  <w:rPr>
                    <w:rStyle w:val="Hyperlink"/>
                    <w:noProof/>
                  </w:rPr>
                </w:rPrChange>
              </w:rPr>
              <w:delText>DataMart Settings</w:delText>
            </w:r>
            <w:r w:rsidDel="00EE2CCC">
              <w:rPr>
                <w:noProof/>
                <w:webHidden/>
              </w:rPr>
              <w:tab/>
            </w:r>
          </w:del>
          <w:del w:id="468" w:author="Melanie Davies" w:date="2014-07-01T12:56:00Z">
            <w:r w:rsidDel="003F1798">
              <w:rPr>
                <w:noProof/>
                <w:webHidden/>
              </w:rPr>
              <w:delText>27</w:delText>
            </w:r>
          </w:del>
        </w:p>
        <w:p w14:paraId="413EE1D2" w14:textId="77777777" w:rsidR="001C5FDD" w:rsidDel="00EE2CCC" w:rsidRDefault="001C5FDD">
          <w:pPr>
            <w:pStyle w:val="TOC2"/>
            <w:tabs>
              <w:tab w:val="left" w:pos="880"/>
              <w:tab w:val="right" w:leader="dot" w:pos="9350"/>
            </w:tabs>
            <w:rPr>
              <w:del w:id="469" w:author="Melanie Davies" w:date="2014-07-01T16:55:00Z"/>
              <w:rFonts w:eastAsiaTheme="minorEastAsia"/>
              <w:noProof/>
            </w:rPr>
          </w:pPr>
          <w:del w:id="470" w:author="Melanie Davies" w:date="2014-07-01T16:55:00Z">
            <w:r w:rsidRPr="00EE2CCC" w:rsidDel="00EE2CCC">
              <w:rPr>
                <w:noProof/>
                <w:rPrChange w:id="471" w:author="Melanie Davies" w:date="2014-07-01T16:55:00Z">
                  <w:rPr>
                    <w:rStyle w:val="Hyperlink"/>
                    <w:noProof/>
                  </w:rPr>
                </w:rPrChange>
              </w:rPr>
              <w:delText>5.4</w:delText>
            </w:r>
            <w:r w:rsidDel="00EE2CCC">
              <w:rPr>
                <w:rFonts w:eastAsiaTheme="minorEastAsia"/>
                <w:noProof/>
              </w:rPr>
              <w:tab/>
            </w:r>
            <w:r w:rsidRPr="00EE2CCC" w:rsidDel="00EE2CCC">
              <w:rPr>
                <w:noProof/>
                <w:rPrChange w:id="472" w:author="Melanie Davies" w:date="2014-07-01T16:55:00Z">
                  <w:rPr>
                    <w:rStyle w:val="Hyperlink"/>
                    <w:noProof/>
                  </w:rPr>
                </w:rPrChange>
              </w:rPr>
              <w:delText>DataMart Access Control</w:delText>
            </w:r>
            <w:r w:rsidDel="00EE2CCC">
              <w:rPr>
                <w:noProof/>
                <w:webHidden/>
              </w:rPr>
              <w:tab/>
            </w:r>
          </w:del>
          <w:del w:id="473" w:author="Melanie Davies" w:date="2014-07-01T12:56:00Z">
            <w:r w:rsidDel="003F1798">
              <w:rPr>
                <w:noProof/>
                <w:webHidden/>
              </w:rPr>
              <w:delText>27</w:delText>
            </w:r>
          </w:del>
        </w:p>
        <w:p w14:paraId="246A08D6" w14:textId="77777777" w:rsidR="001C5FDD" w:rsidDel="00EE2CCC" w:rsidRDefault="001C5FDD">
          <w:pPr>
            <w:pStyle w:val="TOC3"/>
            <w:tabs>
              <w:tab w:val="left" w:pos="1320"/>
              <w:tab w:val="right" w:leader="dot" w:pos="9350"/>
            </w:tabs>
            <w:rPr>
              <w:del w:id="474" w:author="Melanie Davies" w:date="2014-07-01T16:55:00Z"/>
              <w:rFonts w:eastAsiaTheme="minorEastAsia"/>
              <w:noProof/>
            </w:rPr>
          </w:pPr>
          <w:del w:id="475" w:author="Melanie Davies" w:date="2014-07-01T16:55:00Z">
            <w:r w:rsidRPr="00EE2CCC" w:rsidDel="00EE2CCC">
              <w:rPr>
                <w:noProof/>
                <w:rPrChange w:id="476" w:author="Melanie Davies" w:date="2014-07-01T16:55:00Z">
                  <w:rPr>
                    <w:rStyle w:val="Hyperlink"/>
                    <w:noProof/>
                  </w:rPr>
                </w:rPrChange>
              </w:rPr>
              <w:delText>5.4.1</w:delText>
            </w:r>
            <w:r w:rsidDel="00EE2CCC">
              <w:rPr>
                <w:rFonts w:eastAsiaTheme="minorEastAsia"/>
                <w:noProof/>
              </w:rPr>
              <w:tab/>
            </w:r>
            <w:r w:rsidRPr="00EE2CCC" w:rsidDel="00EE2CCC">
              <w:rPr>
                <w:noProof/>
                <w:rPrChange w:id="477" w:author="Melanie Davies" w:date="2014-07-01T16:55:00Z">
                  <w:rPr>
                    <w:rStyle w:val="Hyperlink"/>
                    <w:noProof/>
                  </w:rPr>
                </w:rPrChange>
              </w:rPr>
              <w:delText>DataMart Access Control Operation Center Administrators Security Group</w:delText>
            </w:r>
            <w:r w:rsidDel="00EE2CCC">
              <w:rPr>
                <w:noProof/>
                <w:webHidden/>
              </w:rPr>
              <w:tab/>
            </w:r>
          </w:del>
          <w:del w:id="478" w:author="Melanie Davies" w:date="2014-07-01T12:56:00Z">
            <w:r w:rsidDel="003F1798">
              <w:rPr>
                <w:noProof/>
                <w:webHidden/>
              </w:rPr>
              <w:delText>27</w:delText>
            </w:r>
          </w:del>
        </w:p>
        <w:p w14:paraId="12E1C187" w14:textId="77777777" w:rsidR="001C5FDD" w:rsidDel="00EE2CCC" w:rsidRDefault="001C5FDD">
          <w:pPr>
            <w:pStyle w:val="TOC3"/>
            <w:tabs>
              <w:tab w:val="left" w:pos="1320"/>
              <w:tab w:val="right" w:leader="dot" w:pos="9350"/>
            </w:tabs>
            <w:rPr>
              <w:del w:id="479" w:author="Melanie Davies" w:date="2014-07-01T16:55:00Z"/>
              <w:rFonts w:eastAsiaTheme="minorEastAsia"/>
              <w:noProof/>
            </w:rPr>
          </w:pPr>
          <w:del w:id="480" w:author="Melanie Davies" w:date="2014-07-01T16:55:00Z">
            <w:r w:rsidRPr="00EE2CCC" w:rsidDel="00EE2CCC">
              <w:rPr>
                <w:noProof/>
                <w:rPrChange w:id="481" w:author="Melanie Davies" w:date="2014-07-01T16:55:00Z">
                  <w:rPr>
                    <w:rStyle w:val="Hyperlink"/>
                    <w:noProof/>
                  </w:rPr>
                </w:rPrChange>
              </w:rPr>
              <w:delText>5.4.2</w:delText>
            </w:r>
            <w:r w:rsidDel="00EE2CCC">
              <w:rPr>
                <w:rFonts w:eastAsiaTheme="minorEastAsia"/>
                <w:noProof/>
              </w:rPr>
              <w:tab/>
            </w:r>
            <w:r w:rsidRPr="00EE2CCC" w:rsidDel="00EE2CCC">
              <w:rPr>
                <w:noProof/>
                <w:rPrChange w:id="482" w:author="Melanie Davies" w:date="2014-07-01T16:55:00Z">
                  <w:rPr>
                    <w:rStyle w:val="Hyperlink"/>
                    <w:noProof/>
                  </w:rPr>
                </w:rPrChange>
              </w:rPr>
              <w:delText>DataMart Access Control Organization Administrators Security Group</w:delText>
            </w:r>
            <w:r w:rsidDel="00EE2CCC">
              <w:rPr>
                <w:noProof/>
                <w:webHidden/>
              </w:rPr>
              <w:tab/>
            </w:r>
          </w:del>
          <w:del w:id="483" w:author="Melanie Davies" w:date="2014-07-01T12:56:00Z">
            <w:r w:rsidDel="003F1798">
              <w:rPr>
                <w:noProof/>
                <w:webHidden/>
              </w:rPr>
              <w:delText>27</w:delText>
            </w:r>
          </w:del>
        </w:p>
        <w:p w14:paraId="79CA0BF7" w14:textId="77777777" w:rsidR="001C5FDD" w:rsidDel="00EE2CCC" w:rsidRDefault="001C5FDD">
          <w:pPr>
            <w:pStyle w:val="TOC3"/>
            <w:tabs>
              <w:tab w:val="left" w:pos="1320"/>
              <w:tab w:val="right" w:leader="dot" w:pos="9350"/>
            </w:tabs>
            <w:rPr>
              <w:del w:id="484" w:author="Melanie Davies" w:date="2014-07-01T16:55:00Z"/>
              <w:rFonts w:eastAsiaTheme="minorEastAsia"/>
              <w:noProof/>
            </w:rPr>
          </w:pPr>
          <w:del w:id="485" w:author="Melanie Davies" w:date="2014-07-01T16:55:00Z">
            <w:r w:rsidRPr="00EE2CCC" w:rsidDel="00EE2CCC">
              <w:rPr>
                <w:noProof/>
                <w:rPrChange w:id="486" w:author="Melanie Davies" w:date="2014-07-01T16:55:00Z">
                  <w:rPr>
                    <w:rStyle w:val="Hyperlink"/>
                    <w:noProof/>
                  </w:rPr>
                </w:rPrChange>
              </w:rPr>
              <w:delText>5.4.3</w:delText>
            </w:r>
            <w:r w:rsidDel="00EE2CCC">
              <w:rPr>
                <w:rFonts w:eastAsiaTheme="minorEastAsia"/>
                <w:noProof/>
              </w:rPr>
              <w:tab/>
            </w:r>
            <w:r w:rsidRPr="00EE2CCC" w:rsidDel="00EE2CCC">
              <w:rPr>
                <w:noProof/>
                <w:rPrChange w:id="487" w:author="Melanie Davies" w:date="2014-07-01T16:55:00Z">
                  <w:rPr>
                    <w:rStyle w:val="Hyperlink"/>
                    <w:noProof/>
                  </w:rPr>
                </w:rPrChange>
              </w:rPr>
              <w:delText>DataMart Access Control Organization DataMartAdministrators Security Group</w:delText>
            </w:r>
            <w:r w:rsidDel="00EE2CCC">
              <w:rPr>
                <w:noProof/>
                <w:webHidden/>
              </w:rPr>
              <w:tab/>
            </w:r>
          </w:del>
          <w:del w:id="488" w:author="Melanie Davies" w:date="2014-07-01T12:56:00Z">
            <w:r w:rsidDel="003F1798">
              <w:rPr>
                <w:noProof/>
                <w:webHidden/>
              </w:rPr>
              <w:delText>28</w:delText>
            </w:r>
          </w:del>
        </w:p>
        <w:p w14:paraId="5739FE36" w14:textId="77777777" w:rsidR="001C5FDD" w:rsidDel="00EE2CCC" w:rsidRDefault="001C5FDD">
          <w:pPr>
            <w:pStyle w:val="TOC2"/>
            <w:tabs>
              <w:tab w:val="left" w:pos="880"/>
              <w:tab w:val="right" w:leader="dot" w:pos="9350"/>
            </w:tabs>
            <w:rPr>
              <w:del w:id="489" w:author="Melanie Davies" w:date="2014-07-01T16:55:00Z"/>
              <w:rFonts w:eastAsiaTheme="minorEastAsia"/>
              <w:noProof/>
            </w:rPr>
          </w:pPr>
          <w:del w:id="490" w:author="Melanie Davies" w:date="2014-07-01T16:55:00Z">
            <w:r w:rsidRPr="00EE2CCC" w:rsidDel="00EE2CCC">
              <w:rPr>
                <w:noProof/>
                <w:rPrChange w:id="491" w:author="Melanie Davies" w:date="2014-07-01T16:55:00Z">
                  <w:rPr>
                    <w:rStyle w:val="Hyperlink"/>
                    <w:noProof/>
                  </w:rPr>
                </w:rPrChange>
              </w:rPr>
              <w:delText>5.5</w:delText>
            </w:r>
            <w:r w:rsidDel="00EE2CCC">
              <w:rPr>
                <w:rFonts w:eastAsiaTheme="minorEastAsia"/>
                <w:noProof/>
              </w:rPr>
              <w:tab/>
            </w:r>
            <w:r w:rsidRPr="00EE2CCC" w:rsidDel="00EE2CCC">
              <w:rPr>
                <w:noProof/>
                <w:rPrChange w:id="492" w:author="Melanie Davies" w:date="2014-07-01T16:55:00Z">
                  <w:rPr>
                    <w:rStyle w:val="Hyperlink"/>
                    <w:noProof/>
                  </w:rPr>
                </w:rPrChange>
              </w:rPr>
              <w:delText>DataMart Downloads</w:delText>
            </w:r>
            <w:r w:rsidDel="00EE2CCC">
              <w:rPr>
                <w:noProof/>
                <w:webHidden/>
              </w:rPr>
              <w:tab/>
            </w:r>
          </w:del>
          <w:del w:id="493" w:author="Melanie Davies" w:date="2014-07-01T12:56:00Z">
            <w:r w:rsidDel="003F1798">
              <w:rPr>
                <w:noProof/>
                <w:webHidden/>
              </w:rPr>
              <w:delText>29</w:delText>
            </w:r>
          </w:del>
        </w:p>
        <w:p w14:paraId="66DA44A4" w14:textId="77777777" w:rsidR="001C5FDD" w:rsidDel="00EE2CCC" w:rsidRDefault="001C5FDD">
          <w:pPr>
            <w:pStyle w:val="TOC1"/>
            <w:tabs>
              <w:tab w:val="left" w:pos="440"/>
              <w:tab w:val="right" w:leader="dot" w:pos="9350"/>
            </w:tabs>
            <w:rPr>
              <w:del w:id="494" w:author="Melanie Davies" w:date="2014-07-01T16:55:00Z"/>
              <w:rFonts w:eastAsiaTheme="minorEastAsia"/>
              <w:noProof/>
            </w:rPr>
          </w:pPr>
          <w:del w:id="495" w:author="Melanie Davies" w:date="2014-07-01T16:55:00Z">
            <w:r w:rsidRPr="00EE2CCC" w:rsidDel="00EE2CCC">
              <w:rPr>
                <w:noProof/>
                <w:rPrChange w:id="496" w:author="Melanie Davies" w:date="2014-07-01T16:55:00Z">
                  <w:rPr>
                    <w:rStyle w:val="Hyperlink"/>
                    <w:noProof/>
                  </w:rPr>
                </w:rPrChange>
              </w:rPr>
              <w:delText>6</w:delText>
            </w:r>
            <w:r w:rsidDel="00EE2CCC">
              <w:rPr>
                <w:rFonts w:eastAsiaTheme="minorEastAsia"/>
                <w:noProof/>
              </w:rPr>
              <w:tab/>
            </w:r>
            <w:r w:rsidRPr="00EE2CCC" w:rsidDel="00EE2CCC">
              <w:rPr>
                <w:noProof/>
                <w:rPrChange w:id="497" w:author="Melanie Davies" w:date="2014-07-01T16:55:00Z">
                  <w:rPr>
                    <w:rStyle w:val="Hyperlink"/>
                    <w:noProof/>
                  </w:rPr>
                </w:rPrChange>
              </w:rPr>
              <w:delText>Creating a new project within a network</w:delText>
            </w:r>
            <w:r w:rsidDel="00EE2CCC">
              <w:rPr>
                <w:noProof/>
                <w:webHidden/>
              </w:rPr>
              <w:tab/>
            </w:r>
          </w:del>
          <w:del w:id="498" w:author="Melanie Davies" w:date="2014-07-01T12:56:00Z">
            <w:r w:rsidDel="003F1798">
              <w:rPr>
                <w:noProof/>
                <w:webHidden/>
              </w:rPr>
              <w:delText>29</w:delText>
            </w:r>
          </w:del>
        </w:p>
        <w:p w14:paraId="5E883E6A" w14:textId="77777777" w:rsidR="001C5FDD" w:rsidDel="00EE2CCC" w:rsidRDefault="001C5FDD">
          <w:pPr>
            <w:pStyle w:val="TOC2"/>
            <w:tabs>
              <w:tab w:val="left" w:pos="880"/>
              <w:tab w:val="right" w:leader="dot" w:pos="9350"/>
            </w:tabs>
            <w:rPr>
              <w:del w:id="499" w:author="Melanie Davies" w:date="2014-07-01T16:55:00Z"/>
              <w:rFonts w:eastAsiaTheme="minorEastAsia"/>
              <w:noProof/>
            </w:rPr>
          </w:pPr>
          <w:del w:id="500" w:author="Melanie Davies" w:date="2014-07-01T16:55:00Z">
            <w:r w:rsidRPr="00EE2CCC" w:rsidDel="00EE2CCC">
              <w:rPr>
                <w:noProof/>
                <w:rPrChange w:id="501" w:author="Melanie Davies" w:date="2014-07-01T16:55:00Z">
                  <w:rPr>
                    <w:rStyle w:val="Hyperlink"/>
                    <w:noProof/>
                  </w:rPr>
                </w:rPrChange>
              </w:rPr>
              <w:delText>6.1</w:delText>
            </w:r>
            <w:r w:rsidDel="00EE2CCC">
              <w:rPr>
                <w:rFonts w:eastAsiaTheme="minorEastAsia"/>
                <w:noProof/>
              </w:rPr>
              <w:tab/>
            </w:r>
            <w:r w:rsidRPr="00EE2CCC" w:rsidDel="00EE2CCC">
              <w:rPr>
                <w:noProof/>
                <w:rPrChange w:id="502" w:author="Melanie Davies" w:date="2014-07-01T16:55:00Z">
                  <w:rPr>
                    <w:rStyle w:val="Hyperlink"/>
                    <w:noProof/>
                  </w:rPr>
                </w:rPrChange>
              </w:rPr>
              <w:delText>Project Information</w:delText>
            </w:r>
            <w:r w:rsidDel="00EE2CCC">
              <w:rPr>
                <w:noProof/>
                <w:webHidden/>
              </w:rPr>
              <w:tab/>
            </w:r>
          </w:del>
          <w:del w:id="503" w:author="Melanie Davies" w:date="2014-07-01T12:56:00Z">
            <w:r w:rsidDel="003F1798">
              <w:rPr>
                <w:noProof/>
                <w:webHidden/>
              </w:rPr>
              <w:delText>30</w:delText>
            </w:r>
          </w:del>
        </w:p>
        <w:p w14:paraId="2BCF457F" w14:textId="77777777" w:rsidR="001C5FDD" w:rsidDel="00EE2CCC" w:rsidRDefault="001C5FDD">
          <w:pPr>
            <w:pStyle w:val="TOC2"/>
            <w:tabs>
              <w:tab w:val="left" w:pos="880"/>
              <w:tab w:val="right" w:leader="dot" w:pos="9350"/>
            </w:tabs>
            <w:rPr>
              <w:del w:id="504" w:author="Melanie Davies" w:date="2014-07-01T16:55:00Z"/>
              <w:rFonts w:eastAsiaTheme="minorEastAsia"/>
              <w:noProof/>
            </w:rPr>
          </w:pPr>
          <w:del w:id="505" w:author="Melanie Davies" w:date="2014-07-01T16:55:00Z">
            <w:r w:rsidRPr="00EE2CCC" w:rsidDel="00EE2CCC">
              <w:rPr>
                <w:noProof/>
                <w:rPrChange w:id="506" w:author="Melanie Davies" w:date="2014-07-01T16:55:00Z">
                  <w:rPr>
                    <w:rStyle w:val="Hyperlink"/>
                    <w:noProof/>
                  </w:rPr>
                </w:rPrChange>
              </w:rPr>
              <w:delText>6.2</w:delText>
            </w:r>
            <w:r w:rsidDel="00EE2CCC">
              <w:rPr>
                <w:rFonts w:eastAsiaTheme="minorEastAsia"/>
                <w:noProof/>
              </w:rPr>
              <w:tab/>
            </w:r>
            <w:r w:rsidRPr="00EE2CCC" w:rsidDel="00EE2CCC">
              <w:rPr>
                <w:noProof/>
                <w:rPrChange w:id="507" w:author="Melanie Davies" w:date="2014-07-01T16:55:00Z">
                  <w:rPr>
                    <w:rStyle w:val="Hyperlink"/>
                    <w:noProof/>
                  </w:rPr>
                </w:rPrChange>
              </w:rPr>
              <w:delText>Project Access Control</w:delText>
            </w:r>
            <w:r w:rsidDel="00EE2CCC">
              <w:rPr>
                <w:noProof/>
                <w:webHidden/>
              </w:rPr>
              <w:tab/>
            </w:r>
          </w:del>
          <w:del w:id="508" w:author="Melanie Davies" w:date="2014-07-01T12:56:00Z">
            <w:r w:rsidDel="003F1798">
              <w:rPr>
                <w:noProof/>
                <w:webHidden/>
              </w:rPr>
              <w:delText>30</w:delText>
            </w:r>
          </w:del>
        </w:p>
        <w:p w14:paraId="49A9DC92" w14:textId="77777777" w:rsidR="001C5FDD" w:rsidDel="00EE2CCC" w:rsidRDefault="001C5FDD">
          <w:pPr>
            <w:pStyle w:val="TOC3"/>
            <w:tabs>
              <w:tab w:val="left" w:pos="1320"/>
              <w:tab w:val="right" w:leader="dot" w:pos="9350"/>
            </w:tabs>
            <w:rPr>
              <w:del w:id="509" w:author="Melanie Davies" w:date="2014-07-01T16:55:00Z"/>
              <w:rFonts w:eastAsiaTheme="minorEastAsia"/>
              <w:noProof/>
            </w:rPr>
          </w:pPr>
          <w:del w:id="510" w:author="Melanie Davies" w:date="2014-07-01T16:55:00Z">
            <w:r w:rsidRPr="00EE2CCC" w:rsidDel="00EE2CCC">
              <w:rPr>
                <w:noProof/>
                <w:rPrChange w:id="511" w:author="Melanie Davies" w:date="2014-07-01T16:55:00Z">
                  <w:rPr>
                    <w:rStyle w:val="Hyperlink"/>
                    <w:noProof/>
                  </w:rPr>
                </w:rPrChange>
              </w:rPr>
              <w:delText>6.2.1</w:delText>
            </w:r>
            <w:r w:rsidDel="00EE2CCC">
              <w:rPr>
                <w:rFonts w:eastAsiaTheme="minorEastAsia"/>
                <w:noProof/>
              </w:rPr>
              <w:tab/>
            </w:r>
            <w:r w:rsidRPr="00EE2CCC" w:rsidDel="00EE2CCC">
              <w:rPr>
                <w:noProof/>
                <w:rPrChange w:id="512" w:author="Melanie Davies" w:date="2014-07-01T16:55:00Z">
                  <w:rPr>
                    <w:rStyle w:val="Hyperlink"/>
                    <w:noProof/>
                  </w:rPr>
                </w:rPrChange>
              </w:rPr>
              <w:delText>Project Access Control Operation Center Administrators</w:delText>
            </w:r>
            <w:r w:rsidDel="00EE2CCC">
              <w:rPr>
                <w:noProof/>
                <w:webHidden/>
              </w:rPr>
              <w:tab/>
            </w:r>
          </w:del>
          <w:del w:id="513" w:author="Melanie Davies" w:date="2014-07-01T12:56:00Z">
            <w:r w:rsidDel="003F1798">
              <w:rPr>
                <w:noProof/>
                <w:webHidden/>
              </w:rPr>
              <w:delText>30</w:delText>
            </w:r>
          </w:del>
        </w:p>
        <w:p w14:paraId="147FB92A" w14:textId="77777777" w:rsidR="001C5FDD" w:rsidDel="00EE2CCC" w:rsidRDefault="001C5FDD">
          <w:pPr>
            <w:pStyle w:val="TOC3"/>
            <w:tabs>
              <w:tab w:val="left" w:pos="1320"/>
              <w:tab w:val="right" w:leader="dot" w:pos="9350"/>
            </w:tabs>
            <w:rPr>
              <w:del w:id="514" w:author="Melanie Davies" w:date="2014-07-01T16:55:00Z"/>
              <w:rFonts w:eastAsiaTheme="minorEastAsia"/>
              <w:noProof/>
            </w:rPr>
          </w:pPr>
          <w:del w:id="515" w:author="Melanie Davies" w:date="2014-07-01T16:55:00Z">
            <w:r w:rsidRPr="00EE2CCC" w:rsidDel="00EE2CCC">
              <w:rPr>
                <w:noProof/>
                <w:rPrChange w:id="516" w:author="Melanie Davies" w:date="2014-07-01T16:55:00Z">
                  <w:rPr>
                    <w:rStyle w:val="Hyperlink"/>
                    <w:noProof/>
                  </w:rPr>
                </w:rPrChange>
              </w:rPr>
              <w:delText>6.2.2</w:delText>
            </w:r>
            <w:r w:rsidDel="00EE2CCC">
              <w:rPr>
                <w:rFonts w:eastAsiaTheme="minorEastAsia"/>
                <w:noProof/>
              </w:rPr>
              <w:tab/>
            </w:r>
            <w:r w:rsidRPr="00EE2CCC" w:rsidDel="00EE2CCC">
              <w:rPr>
                <w:noProof/>
                <w:rPrChange w:id="517" w:author="Melanie Davies" w:date="2014-07-01T16:55:00Z">
                  <w:rPr>
                    <w:rStyle w:val="Hyperlink"/>
                    <w:noProof/>
                  </w:rPr>
                </w:rPrChange>
              </w:rPr>
              <w:delText>Project Access Control Project Administrators</w:delText>
            </w:r>
            <w:r w:rsidDel="00EE2CCC">
              <w:rPr>
                <w:noProof/>
                <w:webHidden/>
              </w:rPr>
              <w:tab/>
            </w:r>
          </w:del>
          <w:del w:id="518" w:author="Melanie Davies" w:date="2014-07-01T12:56:00Z">
            <w:r w:rsidDel="003F1798">
              <w:rPr>
                <w:noProof/>
                <w:webHidden/>
              </w:rPr>
              <w:delText>30</w:delText>
            </w:r>
          </w:del>
        </w:p>
        <w:p w14:paraId="02EF37DC" w14:textId="77777777" w:rsidR="001C5FDD" w:rsidDel="00EE2CCC" w:rsidRDefault="001C5FDD">
          <w:pPr>
            <w:pStyle w:val="TOC3"/>
            <w:tabs>
              <w:tab w:val="left" w:pos="1320"/>
              <w:tab w:val="right" w:leader="dot" w:pos="9350"/>
            </w:tabs>
            <w:rPr>
              <w:del w:id="519" w:author="Melanie Davies" w:date="2014-07-01T16:55:00Z"/>
              <w:rFonts w:eastAsiaTheme="minorEastAsia"/>
              <w:noProof/>
            </w:rPr>
          </w:pPr>
          <w:del w:id="520" w:author="Melanie Davies" w:date="2014-07-01T16:55:00Z">
            <w:r w:rsidRPr="00EE2CCC" w:rsidDel="00EE2CCC">
              <w:rPr>
                <w:noProof/>
                <w:rPrChange w:id="521" w:author="Melanie Davies" w:date="2014-07-01T16:55:00Z">
                  <w:rPr>
                    <w:rStyle w:val="Hyperlink"/>
                    <w:noProof/>
                  </w:rPr>
                </w:rPrChange>
              </w:rPr>
              <w:delText>6.2.3</w:delText>
            </w:r>
            <w:r w:rsidDel="00EE2CCC">
              <w:rPr>
                <w:rFonts w:eastAsiaTheme="minorEastAsia"/>
                <w:noProof/>
              </w:rPr>
              <w:tab/>
            </w:r>
            <w:r w:rsidRPr="00EE2CCC" w:rsidDel="00EE2CCC">
              <w:rPr>
                <w:noProof/>
                <w:rPrChange w:id="522" w:author="Melanie Davies" w:date="2014-07-01T16:55:00Z">
                  <w:rPr>
                    <w:rStyle w:val="Hyperlink"/>
                    <w:noProof/>
                  </w:rPr>
                </w:rPrChange>
              </w:rPr>
              <w:delText>Project Access Control Project DataMartAdministrators</w:delText>
            </w:r>
            <w:r w:rsidDel="00EE2CCC">
              <w:rPr>
                <w:noProof/>
                <w:webHidden/>
              </w:rPr>
              <w:tab/>
            </w:r>
          </w:del>
          <w:del w:id="523" w:author="Melanie Davies" w:date="2014-07-01T12:56:00Z">
            <w:r w:rsidDel="003F1798">
              <w:rPr>
                <w:noProof/>
                <w:webHidden/>
              </w:rPr>
              <w:delText>31</w:delText>
            </w:r>
          </w:del>
        </w:p>
        <w:p w14:paraId="2E3E9DDB" w14:textId="77777777" w:rsidR="001C5FDD" w:rsidDel="00EE2CCC" w:rsidRDefault="001C5FDD">
          <w:pPr>
            <w:pStyle w:val="TOC3"/>
            <w:tabs>
              <w:tab w:val="left" w:pos="1320"/>
              <w:tab w:val="right" w:leader="dot" w:pos="9350"/>
            </w:tabs>
            <w:rPr>
              <w:del w:id="524" w:author="Melanie Davies" w:date="2014-07-01T16:55:00Z"/>
              <w:rFonts w:eastAsiaTheme="minorEastAsia"/>
              <w:noProof/>
            </w:rPr>
          </w:pPr>
          <w:del w:id="525" w:author="Melanie Davies" w:date="2014-07-01T16:55:00Z">
            <w:r w:rsidRPr="00EE2CCC" w:rsidDel="00EE2CCC">
              <w:rPr>
                <w:noProof/>
                <w:rPrChange w:id="526" w:author="Melanie Davies" w:date="2014-07-01T16:55:00Z">
                  <w:rPr>
                    <w:rStyle w:val="Hyperlink"/>
                    <w:noProof/>
                  </w:rPr>
                </w:rPrChange>
              </w:rPr>
              <w:delText>6.2.4</w:delText>
            </w:r>
            <w:r w:rsidDel="00EE2CCC">
              <w:rPr>
                <w:rFonts w:eastAsiaTheme="minorEastAsia"/>
                <w:noProof/>
              </w:rPr>
              <w:tab/>
            </w:r>
            <w:r w:rsidRPr="00EE2CCC" w:rsidDel="00EE2CCC">
              <w:rPr>
                <w:noProof/>
                <w:rPrChange w:id="527" w:author="Melanie Davies" w:date="2014-07-01T16:55:00Z">
                  <w:rPr>
                    <w:rStyle w:val="Hyperlink"/>
                    <w:noProof/>
                  </w:rPr>
                </w:rPrChange>
              </w:rPr>
              <w:delText>Project Access Control Project Investigators</w:delText>
            </w:r>
            <w:r w:rsidDel="00EE2CCC">
              <w:rPr>
                <w:noProof/>
                <w:webHidden/>
              </w:rPr>
              <w:tab/>
            </w:r>
          </w:del>
          <w:del w:id="528" w:author="Melanie Davies" w:date="2014-07-01T12:56:00Z">
            <w:r w:rsidDel="003F1798">
              <w:rPr>
                <w:noProof/>
                <w:webHidden/>
              </w:rPr>
              <w:delText>31</w:delText>
            </w:r>
          </w:del>
        </w:p>
        <w:p w14:paraId="333AB779" w14:textId="77777777" w:rsidR="001C5FDD" w:rsidDel="00EE2CCC" w:rsidRDefault="001C5FDD">
          <w:pPr>
            <w:pStyle w:val="TOC3"/>
            <w:tabs>
              <w:tab w:val="left" w:pos="1320"/>
              <w:tab w:val="right" w:leader="dot" w:pos="9350"/>
            </w:tabs>
            <w:rPr>
              <w:del w:id="529" w:author="Melanie Davies" w:date="2014-07-01T16:55:00Z"/>
              <w:rFonts w:eastAsiaTheme="minorEastAsia"/>
              <w:noProof/>
            </w:rPr>
          </w:pPr>
          <w:del w:id="530" w:author="Melanie Davies" w:date="2014-07-01T16:55:00Z">
            <w:r w:rsidRPr="00EE2CCC" w:rsidDel="00EE2CCC">
              <w:rPr>
                <w:noProof/>
                <w:rPrChange w:id="531" w:author="Melanie Davies" w:date="2014-07-01T16:55:00Z">
                  <w:rPr>
                    <w:rStyle w:val="Hyperlink"/>
                    <w:noProof/>
                  </w:rPr>
                </w:rPrChange>
              </w:rPr>
              <w:delText>6.2.5</w:delText>
            </w:r>
            <w:r w:rsidDel="00EE2CCC">
              <w:rPr>
                <w:rFonts w:eastAsiaTheme="minorEastAsia"/>
                <w:noProof/>
              </w:rPr>
              <w:tab/>
            </w:r>
            <w:r w:rsidRPr="00EE2CCC" w:rsidDel="00EE2CCC">
              <w:rPr>
                <w:noProof/>
                <w:rPrChange w:id="532" w:author="Melanie Davies" w:date="2014-07-01T16:55:00Z">
                  <w:rPr>
                    <w:rStyle w:val="Hyperlink"/>
                    <w:noProof/>
                  </w:rPr>
                </w:rPrChange>
              </w:rPr>
              <w:delText>Project Access Control Project Observers</w:delText>
            </w:r>
            <w:r w:rsidDel="00EE2CCC">
              <w:rPr>
                <w:noProof/>
                <w:webHidden/>
              </w:rPr>
              <w:tab/>
            </w:r>
          </w:del>
          <w:del w:id="533" w:author="Melanie Davies" w:date="2014-07-01T12:56:00Z">
            <w:r w:rsidDel="003F1798">
              <w:rPr>
                <w:noProof/>
                <w:webHidden/>
              </w:rPr>
              <w:delText>32</w:delText>
            </w:r>
          </w:del>
        </w:p>
        <w:p w14:paraId="6E9D706D" w14:textId="77777777" w:rsidR="001C5FDD" w:rsidDel="00EE2CCC" w:rsidRDefault="001C5FDD">
          <w:pPr>
            <w:pStyle w:val="TOC3"/>
            <w:tabs>
              <w:tab w:val="left" w:pos="1320"/>
              <w:tab w:val="right" w:leader="dot" w:pos="9350"/>
            </w:tabs>
            <w:rPr>
              <w:del w:id="534" w:author="Melanie Davies" w:date="2014-07-01T16:55:00Z"/>
              <w:rFonts w:eastAsiaTheme="minorEastAsia"/>
              <w:noProof/>
            </w:rPr>
          </w:pPr>
          <w:del w:id="535" w:author="Melanie Davies" w:date="2014-07-01T16:55:00Z">
            <w:r w:rsidRPr="00EE2CCC" w:rsidDel="00EE2CCC">
              <w:rPr>
                <w:noProof/>
                <w:rPrChange w:id="536" w:author="Melanie Davies" w:date="2014-07-01T16:55:00Z">
                  <w:rPr>
                    <w:rStyle w:val="Hyperlink"/>
                    <w:noProof/>
                  </w:rPr>
                </w:rPrChange>
              </w:rPr>
              <w:delText>6.2.6</w:delText>
            </w:r>
            <w:r w:rsidDel="00EE2CCC">
              <w:rPr>
                <w:rFonts w:eastAsiaTheme="minorEastAsia"/>
                <w:noProof/>
              </w:rPr>
              <w:tab/>
            </w:r>
            <w:r w:rsidRPr="00EE2CCC" w:rsidDel="00EE2CCC">
              <w:rPr>
                <w:noProof/>
                <w:rPrChange w:id="537" w:author="Melanie Davies" w:date="2014-07-01T16:55:00Z">
                  <w:rPr>
                    <w:rStyle w:val="Hyperlink"/>
                    <w:noProof/>
                  </w:rPr>
                </w:rPrChange>
              </w:rPr>
              <w:delText>Project Access Control Project QueryAdministrators</w:delText>
            </w:r>
            <w:r w:rsidDel="00EE2CCC">
              <w:rPr>
                <w:noProof/>
                <w:webHidden/>
              </w:rPr>
              <w:tab/>
            </w:r>
          </w:del>
          <w:del w:id="538" w:author="Melanie Davies" w:date="2014-07-01T12:56:00Z">
            <w:r w:rsidDel="003F1798">
              <w:rPr>
                <w:noProof/>
                <w:webHidden/>
              </w:rPr>
              <w:delText>32</w:delText>
            </w:r>
          </w:del>
        </w:p>
        <w:p w14:paraId="28EEECC7" w14:textId="77777777" w:rsidR="001C5FDD" w:rsidDel="00EE2CCC" w:rsidRDefault="001C5FDD">
          <w:pPr>
            <w:pStyle w:val="TOC2"/>
            <w:tabs>
              <w:tab w:val="left" w:pos="880"/>
              <w:tab w:val="right" w:leader="dot" w:pos="9350"/>
            </w:tabs>
            <w:rPr>
              <w:del w:id="539" w:author="Melanie Davies" w:date="2014-07-01T16:55:00Z"/>
              <w:rFonts w:eastAsiaTheme="minorEastAsia"/>
              <w:noProof/>
            </w:rPr>
          </w:pPr>
          <w:del w:id="540" w:author="Melanie Davies" w:date="2014-07-01T16:55:00Z">
            <w:r w:rsidRPr="00EE2CCC" w:rsidDel="00EE2CCC">
              <w:rPr>
                <w:noProof/>
                <w:rPrChange w:id="541" w:author="Melanie Davies" w:date="2014-07-01T16:55:00Z">
                  <w:rPr>
                    <w:rStyle w:val="Hyperlink"/>
                    <w:noProof/>
                  </w:rPr>
                </w:rPrChange>
              </w:rPr>
              <w:delText>6.3</w:delText>
            </w:r>
            <w:r w:rsidDel="00EE2CCC">
              <w:rPr>
                <w:rFonts w:eastAsiaTheme="minorEastAsia"/>
                <w:noProof/>
              </w:rPr>
              <w:tab/>
            </w:r>
            <w:r w:rsidRPr="00EE2CCC" w:rsidDel="00EE2CCC">
              <w:rPr>
                <w:noProof/>
                <w:rPrChange w:id="542" w:author="Melanie Davies" w:date="2014-07-01T16:55:00Z">
                  <w:rPr>
                    <w:rStyle w:val="Hyperlink"/>
                    <w:noProof/>
                  </w:rPr>
                </w:rPrChange>
              </w:rPr>
              <w:delText>Project Default DataMart ACL</w:delText>
            </w:r>
            <w:r w:rsidDel="00EE2CCC">
              <w:rPr>
                <w:noProof/>
                <w:webHidden/>
              </w:rPr>
              <w:tab/>
            </w:r>
          </w:del>
          <w:del w:id="543" w:author="Melanie Davies" w:date="2014-07-01T12:56:00Z">
            <w:r w:rsidDel="003F1798">
              <w:rPr>
                <w:noProof/>
                <w:webHidden/>
              </w:rPr>
              <w:delText>33</w:delText>
            </w:r>
          </w:del>
        </w:p>
        <w:p w14:paraId="70FE4669" w14:textId="77777777" w:rsidR="001C5FDD" w:rsidDel="00EE2CCC" w:rsidRDefault="001C5FDD">
          <w:pPr>
            <w:pStyle w:val="TOC2"/>
            <w:tabs>
              <w:tab w:val="left" w:pos="880"/>
              <w:tab w:val="right" w:leader="dot" w:pos="9350"/>
            </w:tabs>
            <w:rPr>
              <w:del w:id="544" w:author="Melanie Davies" w:date="2014-07-01T16:55:00Z"/>
              <w:rFonts w:eastAsiaTheme="minorEastAsia"/>
              <w:noProof/>
            </w:rPr>
          </w:pPr>
          <w:del w:id="545" w:author="Melanie Davies" w:date="2014-07-01T16:55:00Z">
            <w:r w:rsidRPr="00EE2CCC" w:rsidDel="00EE2CCC">
              <w:rPr>
                <w:noProof/>
                <w:rPrChange w:id="546" w:author="Melanie Davies" w:date="2014-07-01T16:55:00Z">
                  <w:rPr>
                    <w:rStyle w:val="Hyperlink"/>
                    <w:noProof/>
                  </w:rPr>
                </w:rPrChange>
              </w:rPr>
              <w:delText>6.4</w:delText>
            </w:r>
            <w:r w:rsidDel="00EE2CCC">
              <w:rPr>
                <w:rFonts w:eastAsiaTheme="minorEastAsia"/>
                <w:noProof/>
              </w:rPr>
              <w:tab/>
            </w:r>
            <w:r w:rsidRPr="00EE2CCC" w:rsidDel="00EE2CCC">
              <w:rPr>
                <w:noProof/>
                <w:rPrChange w:id="547" w:author="Melanie Davies" w:date="2014-07-01T16:55:00Z">
                  <w:rPr>
                    <w:rStyle w:val="Hyperlink"/>
                    <w:noProof/>
                  </w:rPr>
                </w:rPrChange>
              </w:rPr>
              <w:delText>Project Default Request ACL</w:delText>
            </w:r>
            <w:r w:rsidDel="00EE2CCC">
              <w:rPr>
                <w:noProof/>
                <w:webHidden/>
              </w:rPr>
              <w:tab/>
            </w:r>
          </w:del>
          <w:del w:id="548" w:author="Melanie Davies" w:date="2014-07-01T12:56:00Z">
            <w:r w:rsidDel="003F1798">
              <w:rPr>
                <w:noProof/>
                <w:webHidden/>
              </w:rPr>
              <w:delText>33</w:delText>
            </w:r>
          </w:del>
        </w:p>
        <w:p w14:paraId="65E02C38" w14:textId="77777777" w:rsidR="001C5FDD" w:rsidDel="00EE2CCC" w:rsidRDefault="001C5FDD">
          <w:pPr>
            <w:pStyle w:val="TOC3"/>
            <w:tabs>
              <w:tab w:val="left" w:pos="1320"/>
              <w:tab w:val="right" w:leader="dot" w:pos="9350"/>
            </w:tabs>
            <w:rPr>
              <w:del w:id="549" w:author="Melanie Davies" w:date="2014-07-01T16:55:00Z"/>
              <w:rFonts w:eastAsiaTheme="minorEastAsia"/>
              <w:noProof/>
            </w:rPr>
          </w:pPr>
          <w:del w:id="550" w:author="Melanie Davies" w:date="2014-07-01T16:55:00Z">
            <w:r w:rsidRPr="00EE2CCC" w:rsidDel="00EE2CCC">
              <w:rPr>
                <w:noProof/>
                <w:rPrChange w:id="551" w:author="Melanie Davies" w:date="2014-07-01T16:55:00Z">
                  <w:rPr>
                    <w:rStyle w:val="Hyperlink"/>
                    <w:noProof/>
                  </w:rPr>
                </w:rPrChange>
              </w:rPr>
              <w:delText>6.4.1</w:delText>
            </w:r>
            <w:r w:rsidDel="00EE2CCC">
              <w:rPr>
                <w:rFonts w:eastAsiaTheme="minorEastAsia"/>
                <w:noProof/>
              </w:rPr>
              <w:tab/>
            </w:r>
            <w:r w:rsidRPr="00EE2CCC" w:rsidDel="00EE2CCC">
              <w:rPr>
                <w:noProof/>
                <w:rPrChange w:id="552" w:author="Melanie Davies" w:date="2014-07-01T16:55:00Z">
                  <w:rPr>
                    <w:rStyle w:val="Hyperlink"/>
                    <w:noProof/>
                  </w:rPr>
                </w:rPrChange>
              </w:rPr>
              <w:delText>Project Default Request DataMartAdministrators ACL</w:delText>
            </w:r>
            <w:r w:rsidDel="00EE2CCC">
              <w:rPr>
                <w:noProof/>
                <w:webHidden/>
              </w:rPr>
              <w:tab/>
            </w:r>
          </w:del>
          <w:del w:id="553" w:author="Melanie Davies" w:date="2014-07-01T12:56:00Z">
            <w:r w:rsidDel="003F1798">
              <w:rPr>
                <w:noProof/>
                <w:webHidden/>
              </w:rPr>
              <w:delText>33</w:delText>
            </w:r>
          </w:del>
        </w:p>
        <w:p w14:paraId="640D46C5" w14:textId="77777777" w:rsidR="001C5FDD" w:rsidDel="00EE2CCC" w:rsidRDefault="001C5FDD">
          <w:pPr>
            <w:pStyle w:val="TOC3"/>
            <w:tabs>
              <w:tab w:val="left" w:pos="1320"/>
              <w:tab w:val="right" w:leader="dot" w:pos="9350"/>
            </w:tabs>
            <w:rPr>
              <w:del w:id="554" w:author="Melanie Davies" w:date="2014-07-01T16:55:00Z"/>
              <w:rFonts w:eastAsiaTheme="minorEastAsia"/>
              <w:noProof/>
            </w:rPr>
          </w:pPr>
          <w:del w:id="555" w:author="Melanie Davies" w:date="2014-07-01T16:55:00Z">
            <w:r w:rsidRPr="00EE2CCC" w:rsidDel="00EE2CCC">
              <w:rPr>
                <w:noProof/>
                <w:rPrChange w:id="556" w:author="Melanie Davies" w:date="2014-07-01T16:55:00Z">
                  <w:rPr>
                    <w:rStyle w:val="Hyperlink"/>
                    <w:noProof/>
                  </w:rPr>
                </w:rPrChange>
              </w:rPr>
              <w:delText>6.4.2</w:delText>
            </w:r>
            <w:r w:rsidDel="00EE2CCC">
              <w:rPr>
                <w:rFonts w:eastAsiaTheme="minorEastAsia"/>
                <w:noProof/>
              </w:rPr>
              <w:tab/>
            </w:r>
            <w:r w:rsidRPr="00EE2CCC" w:rsidDel="00EE2CCC">
              <w:rPr>
                <w:noProof/>
                <w:rPrChange w:id="557" w:author="Melanie Davies" w:date="2014-07-01T16:55:00Z">
                  <w:rPr>
                    <w:rStyle w:val="Hyperlink"/>
                    <w:noProof/>
                  </w:rPr>
                </w:rPrChange>
              </w:rPr>
              <w:delText>Project Default Request EnhancedInvestigators ACL</w:delText>
            </w:r>
            <w:r w:rsidDel="00EE2CCC">
              <w:rPr>
                <w:noProof/>
                <w:webHidden/>
              </w:rPr>
              <w:tab/>
            </w:r>
          </w:del>
          <w:del w:id="558" w:author="Melanie Davies" w:date="2014-07-01T12:56:00Z">
            <w:r w:rsidDel="003F1798">
              <w:rPr>
                <w:noProof/>
                <w:webHidden/>
              </w:rPr>
              <w:delText>34</w:delText>
            </w:r>
          </w:del>
        </w:p>
        <w:p w14:paraId="6C60D904" w14:textId="77777777" w:rsidR="001C5FDD" w:rsidDel="00EE2CCC" w:rsidRDefault="001C5FDD">
          <w:pPr>
            <w:pStyle w:val="TOC3"/>
            <w:tabs>
              <w:tab w:val="left" w:pos="1320"/>
              <w:tab w:val="right" w:leader="dot" w:pos="9350"/>
            </w:tabs>
            <w:rPr>
              <w:del w:id="559" w:author="Melanie Davies" w:date="2014-07-01T16:55:00Z"/>
              <w:rFonts w:eastAsiaTheme="minorEastAsia"/>
              <w:noProof/>
            </w:rPr>
          </w:pPr>
          <w:del w:id="560" w:author="Melanie Davies" w:date="2014-07-01T16:55:00Z">
            <w:r w:rsidRPr="00EE2CCC" w:rsidDel="00EE2CCC">
              <w:rPr>
                <w:noProof/>
                <w:rPrChange w:id="561" w:author="Melanie Davies" w:date="2014-07-01T16:55:00Z">
                  <w:rPr>
                    <w:rStyle w:val="Hyperlink"/>
                    <w:noProof/>
                  </w:rPr>
                </w:rPrChange>
              </w:rPr>
              <w:delText>6.4.3</w:delText>
            </w:r>
            <w:r w:rsidDel="00EE2CCC">
              <w:rPr>
                <w:rFonts w:eastAsiaTheme="minorEastAsia"/>
                <w:noProof/>
              </w:rPr>
              <w:tab/>
            </w:r>
            <w:r w:rsidRPr="00EE2CCC" w:rsidDel="00EE2CCC">
              <w:rPr>
                <w:noProof/>
                <w:rPrChange w:id="562" w:author="Melanie Davies" w:date="2014-07-01T16:55:00Z">
                  <w:rPr>
                    <w:rStyle w:val="Hyperlink"/>
                    <w:noProof/>
                  </w:rPr>
                </w:rPrChange>
              </w:rPr>
              <w:delText>Project Default Request Investigators ACL</w:delText>
            </w:r>
            <w:r w:rsidDel="00EE2CCC">
              <w:rPr>
                <w:noProof/>
                <w:webHidden/>
              </w:rPr>
              <w:tab/>
            </w:r>
          </w:del>
          <w:del w:id="563" w:author="Melanie Davies" w:date="2014-07-01T12:56:00Z">
            <w:r w:rsidDel="003F1798">
              <w:rPr>
                <w:noProof/>
                <w:webHidden/>
              </w:rPr>
              <w:delText>35</w:delText>
            </w:r>
          </w:del>
        </w:p>
        <w:p w14:paraId="5A726C68" w14:textId="77777777" w:rsidR="001C5FDD" w:rsidDel="00EE2CCC" w:rsidRDefault="001C5FDD">
          <w:pPr>
            <w:pStyle w:val="TOC3"/>
            <w:tabs>
              <w:tab w:val="left" w:pos="1320"/>
              <w:tab w:val="right" w:leader="dot" w:pos="9350"/>
            </w:tabs>
            <w:rPr>
              <w:del w:id="564" w:author="Melanie Davies" w:date="2014-07-01T16:55:00Z"/>
              <w:rFonts w:eastAsiaTheme="minorEastAsia"/>
              <w:noProof/>
            </w:rPr>
          </w:pPr>
          <w:del w:id="565" w:author="Melanie Davies" w:date="2014-07-01T16:55:00Z">
            <w:r w:rsidRPr="00EE2CCC" w:rsidDel="00EE2CCC">
              <w:rPr>
                <w:noProof/>
                <w:rPrChange w:id="566" w:author="Melanie Davies" w:date="2014-07-01T16:55:00Z">
                  <w:rPr>
                    <w:rStyle w:val="Hyperlink"/>
                    <w:noProof/>
                  </w:rPr>
                </w:rPrChange>
              </w:rPr>
              <w:delText>6.4.4</w:delText>
            </w:r>
            <w:r w:rsidDel="00EE2CCC">
              <w:rPr>
                <w:rFonts w:eastAsiaTheme="minorEastAsia"/>
                <w:noProof/>
              </w:rPr>
              <w:tab/>
            </w:r>
            <w:r w:rsidRPr="00EE2CCC" w:rsidDel="00EE2CCC">
              <w:rPr>
                <w:noProof/>
                <w:rPrChange w:id="567" w:author="Melanie Davies" w:date="2014-07-01T16:55:00Z">
                  <w:rPr>
                    <w:rStyle w:val="Hyperlink"/>
                    <w:noProof/>
                  </w:rPr>
                </w:rPrChange>
              </w:rPr>
              <w:delText>Project Default Request Observers ACL</w:delText>
            </w:r>
            <w:r w:rsidDel="00EE2CCC">
              <w:rPr>
                <w:noProof/>
                <w:webHidden/>
              </w:rPr>
              <w:tab/>
            </w:r>
          </w:del>
          <w:del w:id="568" w:author="Melanie Davies" w:date="2014-07-01T12:56:00Z">
            <w:r w:rsidDel="003F1798">
              <w:rPr>
                <w:noProof/>
                <w:webHidden/>
              </w:rPr>
              <w:delText>35</w:delText>
            </w:r>
          </w:del>
        </w:p>
        <w:p w14:paraId="72B5B8A8" w14:textId="77777777" w:rsidR="001C5FDD" w:rsidDel="00EE2CCC" w:rsidRDefault="001C5FDD">
          <w:pPr>
            <w:pStyle w:val="TOC2"/>
            <w:tabs>
              <w:tab w:val="left" w:pos="880"/>
              <w:tab w:val="right" w:leader="dot" w:pos="9350"/>
            </w:tabs>
            <w:rPr>
              <w:del w:id="569" w:author="Melanie Davies" w:date="2014-07-01T16:55:00Z"/>
              <w:rFonts w:eastAsiaTheme="minorEastAsia"/>
              <w:noProof/>
            </w:rPr>
          </w:pPr>
          <w:del w:id="570" w:author="Melanie Davies" w:date="2014-07-01T16:55:00Z">
            <w:r w:rsidRPr="00EE2CCC" w:rsidDel="00EE2CCC">
              <w:rPr>
                <w:noProof/>
                <w:rPrChange w:id="571" w:author="Melanie Davies" w:date="2014-07-01T16:55:00Z">
                  <w:rPr>
                    <w:rStyle w:val="Hyperlink"/>
                    <w:noProof/>
                  </w:rPr>
                </w:rPrChange>
              </w:rPr>
              <w:delText>6.5</w:delText>
            </w:r>
            <w:r w:rsidDel="00EE2CCC">
              <w:rPr>
                <w:rFonts w:eastAsiaTheme="minorEastAsia"/>
                <w:noProof/>
              </w:rPr>
              <w:tab/>
            </w:r>
            <w:r w:rsidRPr="00EE2CCC" w:rsidDel="00EE2CCC">
              <w:rPr>
                <w:noProof/>
                <w:rPrChange w:id="572" w:author="Melanie Davies" w:date="2014-07-01T16:55:00Z">
                  <w:rPr>
                    <w:rStyle w:val="Hyperlink"/>
                    <w:noProof/>
                  </w:rPr>
                </w:rPrChange>
              </w:rPr>
              <w:delText>Project Security Groups</w:delText>
            </w:r>
            <w:r w:rsidDel="00EE2CCC">
              <w:rPr>
                <w:noProof/>
                <w:webHidden/>
              </w:rPr>
              <w:tab/>
            </w:r>
          </w:del>
          <w:del w:id="573" w:author="Melanie Davies" w:date="2014-07-01T12:56:00Z">
            <w:r w:rsidDel="003F1798">
              <w:rPr>
                <w:noProof/>
                <w:webHidden/>
              </w:rPr>
              <w:delText>36</w:delText>
            </w:r>
          </w:del>
        </w:p>
        <w:p w14:paraId="4079EDEE" w14:textId="77777777" w:rsidR="001C5FDD" w:rsidDel="00EE2CCC" w:rsidRDefault="001C5FDD">
          <w:pPr>
            <w:pStyle w:val="TOC2"/>
            <w:tabs>
              <w:tab w:val="left" w:pos="880"/>
              <w:tab w:val="right" w:leader="dot" w:pos="9350"/>
            </w:tabs>
            <w:rPr>
              <w:del w:id="574" w:author="Melanie Davies" w:date="2014-07-01T16:55:00Z"/>
              <w:rFonts w:eastAsiaTheme="minorEastAsia"/>
              <w:noProof/>
            </w:rPr>
          </w:pPr>
          <w:del w:id="575" w:author="Melanie Davies" w:date="2014-07-01T16:55:00Z">
            <w:r w:rsidRPr="00EE2CCC" w:rsidDel="00EE2CCC">
              <w:rPr>
                <w:noProof/>
                <w:rPrChange w:id="576" w:author="Melanie Davies" w:date="2014-07-01T16:55:00Z">
                  <w:rPr>
                    <w:rStyle w:val="Hyperlink"/>
                    <w:noProof/>
                  </w:rPr>
                </w:rPrChange>
              </w:rPr>
              <w:delText>6.6</w:delText>
            </w:r>
            <w:r w:rsidDel="00EE2CCC">
              <w:rPr>
                <w:rFonts w:eastAsiaTheme="minorEastAsia"/>
                <w:noProof/>
              </w:rPr>
              <w:tab/>
            </w:r>
            <w:r w:rsidRPr="00EE2CCC" w:rsidDel="00EE2CCC">
              <w:rPr>
                <w:noProof/>
                <w:rPrChange w:id="577" w:author="Melanie Davies" w:date="2014-07-01T16:55:00Z">
                  <w:rPr>
                    <w:rStyle w:val="Hyperlink"/>
                    <w:noProof/>
                  </w:rPr>
                </w:rPrChange>
              </w:rPr>
              <w:delText>Project DataMarts</w:delText>
            </w:r>
            <w:r w:rsidDel="00EE2CCC">
              <w:rPr>
                <w:noProof/>
                <w:webHidden/>
              </w:rPr>
              <w:tab/>
            </w:r>
          </w:del>
          <w:del w:id="578" w:author="Melanie Davies" w:date="2014-07-01T12:56:00Z">
            <w:r w:rsidDel="003F1798">
              <w:rPr>
                <w:noProof/>
                <w:webHidden/>
              </w:rPr>
              <w:delText>36</w:delText>
            </w:r>
          </w:del>
        </w:p>
        <w:p w14:paraId="20A9A8B1" w14:textId="77777777" w:rsidR="001C5FDD" w:rsidDel="00EE2CCC" w:rsidRDefault="001C5FDD">
          <w:pPr>
            <w:pStyle w:val="TOC3"/>
            <w:tabs>
              <w:tab w:val="left" w:pos="1320"/>
              <w:tab w:val="right" w:leader="dot" w:pos="9350"/>
            </w:tabs>
            <w:rPr>
              <w:del w:id="579" w:author="Melanie Davies" w:date="2014-07-01T16:55:00Z"/>
              <w:rFonts w:eastAsiaTheme="minorEastAsia"/>
              <w:noProof/>
            </w:rPr>
          </w:pPr>
          <w:del w:id="580" w:author="Melanie Davies" w:date="2014-07-01T16:55:00Z">
            <w:r w:rsidRPr="00EE2CCC" w:rsidDel="00EE2CCC">
              <w:rPr>
                <w:noProof/>
                <w:rPrChange w:id="581" w:author="Melanie Davies" w:date="2014-07-01T16:55:00Z">
                  <w:rPr>
                    <w:rStyle w:val="Hyperlink"/>
                    <w:noProof/>
                  </w:rPr>
                </w:rPrChange>
              </w:rPr>
              <w:delText>6.6.1</w:delText>
            </w:r>
            <w:r w:rsidDel="00EE2CCC">
              <w:rPr>
                <w:rFonts w:eastAsiaTheme="minorEastAsia"/>
                <w:noProof/>
              </w:rPr>
              <w:tab/>
            </w:r>
            <w:r w:rsidRPr="00EE2CCC" w:rsidDel="00EE2CCC">
              <w:rPr>
                <w:noProof/>
                <w:rPrChange w:id="582" w:author="Melanie Davies" w:date="2014-07-01T16:55:00Z">
                  <w:rPr>
                    <w:rStyle w:val="Hyperlink"/>
                    <w:noProof/>
                  </w:rPr>
                </w:rPrChange>
              </w:rPr>
              <w:delText>Project DataMart Organization DataMartAdministrators</w:delText>
            </w:r>
            <w:r w:rsidDel="00EE2CCC">
              <w:rPr>
                <w:noProof/>
                <w:webHidden/>
              </w:rPr>
              <w:tab/>
            </w:r>
          </w:del>
          <w:del w:id="583" w:author="Melanie Davies" w:date="2014-07-01T12:56:00Z">
            <w:r w:rsidDel="003F1798">
              <w:rPr>
                <w:noProof/>
                <w:webHidden/>
              </w:rPr>
              <w:delText>37</w:delText>
            </w:r>
          </w:del>
        </w:p>
        <w:p w14:paraId="27B950FD" w14:textId="77777777" w:rsidR="001C5FDD" w:rsidDel="00EE2CCC" w:rsidRDefault="001C5FDD">
          <w:pPr>
            <w:pStyle w:val="TOC3"/>
            <w:tabs>
              <w:tab w:val="left" w:pos="1320"/>
              <w:tab w:val="right" w:leader="dot" w:pos="9350"/>
            </w:tabs>
            <w:rPr>
              <w:del w:id="584" w:author="Melanie Davies" w:date="2014-07-01T16:55:00Z"/>
              <w:rFonts w:eastAsiaTheme="minorEastAsia"/>
              <w:noProof/>
            </w:rPr>
          </w:pPr>
          <w:del w:id="585" w:author="Melanie Davies" w:date="2014-07-01T16:55:00Z">
            <w:r w:rsidRPr="00EE2CCC" w:rsidDel="00EE2CCC">
              <w:rPr>
                <w:noProof/>
                <w:rPrChange w:id="586" w:author="Melanie Davies" w:date="2014-07-01T16:55:00Z">
                  <w:rPr>
                    <w:rStyle w:val="Hyperlink"/>
                    <w:noProof/>
                  </w:rPr>
                </w:rPrChange>
              </w:rPr>
              <w:delText>6.6.2</w:delText>
            </w:r>
            <w:r w:rsidDel="00EE2CCC">
              <w:rPr>
                <w:rFonts w:eastAsiaTheme="minorEastAsia"/>
                <w:noProof/>
              </w:rPr>
              <w:tab/>
            </w:r>
            <w:r w:rsidRPr="00EE2CCC" w:rsidDel="00EE2CCC">
              <w:rPr>
                <w:noProof/>
                <w:rPrChange w:id="587" w:author="Melanie Davies" w:date="2014-07-01T16:55:00Z">
                  <w:rPr>
                    <w:rStyle w:val="Hyperlink"/>
                    <w:noProof/>
                  </w:rPr>
                </w:rPrChange>
              </w:rPr>
              <w:delText>Project DataMart Organization GroupDataMartAdministrators</w:delText>
            </w:r>
            <w:r w:rsidDel="00EE2CCC">
              <w:rPr>
                <w:noProof/>
                <w:webHidden/>
              </w:rPr>
              <w:tab/>
            </w:r>
          </w:del>
          <w:del w:id="588" w:author="Melanie Davies" w:date="2014-07-01T12:56:00Z">
            <w:r w:rsidDel="003F1798">
              <w:rPr>
                <w:noProof/>
                <w:webHidden/>
              </w:rPr>
              <w:delText>38</w:delText>
            </w:r>
          </w:del>
        </w:p>
        <w:p w14:paraId="0B64C6B7" w14:textId="77777777" w:rsidR="001C5FDD" w:rsidDel="00EE2CCC" w:rsidRDefault="001C5FDD">
          <w:pPr>
            <w:pStyle w:val="TOC3"/>
            <w:tabs>
              <w:tab w:val="left" w:pos="1320"/>
              <w:tab w:val="right" w:leader="dot" w:pos="9350"/>
            </w:tabs>
            <w:rPr>
              <w:del w:id="589" w:author="Melanie Davies" w:date="2014-07-01T16:55:00Z"/>
              <w:rFonts w:eastAsiaTheme="minorEastAsia"/>
              <w:noProof/>
            </w:rPr>
          </w:pPr>
          <w:del w:id="590" w:author="Melanie Davies" w:date="2014-07-01T16:55:00Z">
            <w:r w:rsidRPr="00EE2CCC" w:rsidDel="00EE2CCC">
              <w:rPr>
                <w:noProof/>
                <w:rPrChange w:id="591" w:author="Melanie Davies" w:date="2014-07-01T16:55:00Z">
                  <w:rPr>
                    <w:rStyle w:val="Hyperlink"/>
                    <w:noProof/>
                  </w:rPr>
                </w:rPrChange>
              </w:rPr>
              <w:delText>6.6.3</w:delText>
            </w:r>
            <w:r w:rsidDel="00EE2CCC">
              <w:rPr>
                <w:rFonts w:eastAsiaTheme="minorEastAsia"/>
                <w:noProof/>
              </w:rPr>
              <w:tab/>
            </w:r>
            <w:r w:rsidRPr="00EE2CCC" w:rsidDel="00EE2CCC">
              <w:rPr>
                <w:noProof/>
                <w:rPrChange w:id="592" w:author="Melanie Davies" w:date="2014-07-01T16:55:00Z">
                  <w:rPr>
                    <w:rStyle w:val="Hyperlink"/>
                    <w:noProof/>
                  </w:rPr>
                </w:rPrChange>
              </w:rPr>
              <w:delText>Project DataMart Project DataMartAdministrators</w:delText>
            </w:r>
            <w:r w:rsidDel="00EE2CCC">
              <w:rPr>
                <w:noProof/>
                <w:webHidden/>
              </w:rPr>
              <w:tab/>
            </w:r>
          </w:del>
          <w:del w:id="593" w:author="Melanie Davies" w:date="2014-07-01T12:56:00Z">
            <w:r w:rsidDel="003F1798">
              <w:rPr>
                <w:noProof/>
                <w:webHidden/>
              </w:rPr>
              <w:delText>39</w:delText>
            </w:r>
          </w:del>
        </w:p>
        <w:p w14:paraId="342814ED" w14:textId="77777777" w:rsidR="001C5FDD" w:rsidDel="00EE2CCC" w:rsidRDefault="001C5FDD">
          <w:pPr>
            <w:pStyle w:val="TOC3"/>
            <w:tabs>
              <w:tab w:val="left" w:pos="1320"/>
              <w:tab w:val="right" w:leader="dot" w:pos="9350"/>
            </w:tabs>
            <w:rPr>
              <w:del w:id="594" w:author="Melanie Davies" w:date="2014-07-01T16:55:00Z"/>
              <w:rFonts w:eastAsiaTheme="minorEastAsia"/>
              <w:noProof/>
            </w:rPr>
          </w:pPr>
          <w:del w:id="595" w:author="Melanie Davies" w:date="2014-07-01T16:55:00Z">
            <w:r w:rsidRPr="00EE2CCC" w:rsidDel="00EE2CCC">
              <w:rPr>
                <w:noProof/>
                <w:rPrChange w:id="596" w:author="Melanie Davies" w:date="2014-07-01T16:55:00Z">
                  <w:rPr>
                    <w:rStyle w:val="Hyperlink"/>
                    <w:noProof/>
                  </w:rPr>
                </w:rPrChange>
              </w:rPr>
              <w:delText>6.6.4</w:delText>
            </w:r>
            <w:r w:rsidDel="00EE2CCC">
              <w:rPr>
                <w:rFonts w:eastAsiaTheme="minorEastAsia"/>
                <w:noProof/>
              </w:rPr>
              <w:tab/>
            </w:r>
            <w:r w:rsidRPr="00EE2CCC" w:rsidDel="00EE2CCC">
              <w:rPr>
                <w:noProof/>
                <w:rPrChange w:id="597" w:author="Melanie Davies" w:date="2014-07-01T16:55:00Z">
                  <w:rPr>
                    <w:rStyle w:val="Hyperlink"/>
                    <w:noProof/>
                  </w:rPr>
                </w:rPrChange>
              </w:rPr>
              <w:delText>Project DataMart Project EnhancedInvestigators</w:delText>
            </w:r>
            <w:r w:rsidDel="00EE2CCC">
              <w:rPr>
                <w:noProof/>
                <w:webHidden/>
              </w:rPr>
              <w:tab/>
            </w:r>
          </w:del>
          <w:del w:id="598" w:author="Melanie Davies" w:date="2014-07-01T12:56:00Z">
            <w:r w:rsidDel="003F1798">
              <w:rPr>
                <w:noProof/>
                <w:webHidden/>
              </w:rPr>
              <w:delText>40</w:delText>
            </w:r>
          </w:del>
        </w:p>
        <w:p w14:paraId="00B795A7" w14:textId="77777777" w:rsidR="001C5FDD" w:rsidDel="00EE2CCC" w:rsidRDefault="001C5FDD">
          <w:pPr>
            <w:pStyle w:val="TOC3"/>
            <w:tabs>
              <w:tab w:val="left" w:pos="1320"/>
              <w:tab w:val="right" w:leader="dot" w:pos="9350"/>
            </w:tabs>
            <w:rPr>
              <w:del w:id="599" w:author="Melanie Davies" w:date="2014-07-01T16:55:00Z"/>
              <w:rFonts w:eastAsiaTheme="minorEastAsia"/>
              <w:noProof/>
            </w:rPr>
          </w:pPr>
          <w:del w:id="600" w:author="Melanie Davies" w:date="2014-07-01T16:55:00Z">
            <w:r w:rsidRPr="00EE2CCC" w:rsidDel="00EE2CCC">
              <w:rPr>
                <w:noProof/>
                <w:rPrChange w:id="601" w:author="Melanie Davies" w:date="2014-07-01T16:55:00Z">
                  <w:rPr>
                    <w:rStyle w:val="Hyperlink"/>
                    <w:noProof/>
                  </w:rPr>
                </w:rPrChange>
              </w:rPr>
              <w:delText>6.6.5</w:delText>
            </w:r>
            <w:r w:rsidDel="00EE2CCC">
              <w:rPr>
                <w:rFonts w:eastAsiaTheme="minorEastAsia"/>
                <w:noProof/>
              </w:rPr>
              <w:tab/>
            </w:r>
            <w:r w:rsidRPr="00EE2CCC" w:rsidDel="00EE2CCC">
              <w:rPr>
                <w:noProof/>
                <w:rPrChange w:id="602" w:author="Melanie Davies" w:date="2014-07-01T16:55:00Z">
                  <w:rPr>
                    <w:rStyle w:val="Hyperlink"/>
                    <w:noProof/>
                  </w:rPr>
                </w:rPrChange>
              </w:rPr>
              <w:delText>Project DataMart Project Investigators</w:delText>
            </w:r>
            <w:r w:rsidDel="00EE2CCC">
              <w:rPr>
                <w:noProof/>
                <w:webHidden/>
              </w:rPr>
              <w:tab/>
            </w:r>
          </w:del>
          <w:del w:id="603" w:author="Melanie Davies" w:date="2014-07-01T12:56:00Z">
            <w:r w:rsidDel="003F1798">
              <w:rPr>
                <w:noProof/>
                <w:webHidden/>
              </w:rPr>
              <w:delText>41</w:delText>
            </w:r>
          </w:del>
        </w:p>
        <w:p w14:paraId="1DF4DB12" w14:textId="77777777" w:rsidR="001C5FDD" w:rsidDel="00EE2CCC" w:rsidRDefault="001C5FDD">
          <w:pPr>
            <w:pStyle w:val="TOC2"/>
            <w:tabs>
              <w:tab w:val="left" w:pos="880"/>
              <w:tab w:val="right" w:leader="dot" w:pos="9350"/>
            </w:tabs>
            <w:rPr>
              <w:del w:id="604" w:author="Melanie Davies" w:date="2014-07-01T16:55:00Z"/>
              <w:rFonts w:eastAsiaTheme="minorEastAsia"/>
              <w:noProof/>
            </w:rPr>
          </w:pPr>
          <w:del w:id="605" w:author="Melanie Davies" w:date="2014-07-01T16:55:00Z">
            <w:r w:rsidRPr="00EE2CCC" w:rsidDel="00EE2CCC">
              <w:rPr>
                <w:noProof/>
                <w:rPrChange w:id="606" w:author="Melanie Davies" w:date="2014-07-01T16:55:00Z">
                  <w:rPr>
                    <w:rStyle w:val="Hyperlink"/>
                    <w:noProof/>
                  </w:rPr>
                </w:rPrChange>
              </w:rPr>
              <w:delText>6.7</w:delText>
            </w:r>
            <w:r w:rsidDel="00EE2CCC">
              <w:rPr>
                <w:rFonts w:eastAsiaTheme="minorEastAsia"/>
                <w:noProof/>
              </w:rPr>
              <w:tab/>
            </w:r>
            <w:r w:rsidRPr="00EE2CCC" w:rsidDel="00EE2CCC">
              <w:rPr>
                <w:noProof/>
                <w:rPrChange w:id="607" w:author="Melanie Davies" w:date="2014-07-01T16:55:00Z">
                  <w:rPr>
                    <w:rStyle w:val="Hyperlink"/>
                    <w:noProof/>
                  </w:rPr>
                </w:rPrChange>
              </w:rPr>
              <w:delText>Project Organizations</w:delText>
            </w:r>
            <w:r w:rsidDel="00EE2CCC">
              <w:rPr>
                <w:noProof/>
                <w:webHidden/>
              </w:rPr>
              <w:tab/>
            </w:r>
          </w:del>
          <w:del w:id="608" w:author="Melanie Davies" w:date="2014-07-01T12:56:00Z">
            <w:r w:rsidDel="003F1798">
              <w:rPr>
                <w:noProof/>
                <w:webHidden/>
              </w:rPr>
              <w:delText>41</w:delText>
            </w:r>
          </w:del>
        </w:p>
        <w:p w14:paraId="55850C3E" w14:textId="77777777" w:rsidR="001C5FDD" w:rsidDel="00EE2CCC" w:rsidRDefault="001C5FDD">
          <w:pPr>
            <w:pStyle w:val="TOC3"/>
            <w:tabs>
              <w:tab w:val="left" w:pos="1320"/>
              <w:tab w:val="right" w:leader="dot" w:pos="9350"/>
            </w:tabs>
            <w:rPr>
              <w:del w:id="609" w:author="Melanie Davies" w:date="2014-07-01T16:55:00Z"/>
              <w:rFonts w:eastAsiaTheme="minorEastAsia"/>
              <w:noProof/>
            </w:rPr>
          </w:pPr>
          <w:del w:id="610" w:author="Melanie Davies" w:date="2014-07-01T16:55:00Z">
            <w:r w:rsidRPr="00EE2CCC" w:rsidDel="00EE2CCC">
              <w:rPr>
                <w:noProof/>
                <w:rPrChange w:id="611" w:author="Melanie Davies" w:date="2014-07-01T16:55:00Z">
                  <w:rPr>
                    <w:rStyle w:val="Hyperlink"/>
                    <w:noProof/>
                  </w:rPr>
                </w:rPrChange>
              </w:rPr>
              <w:delText>6.7.1</w:delText>
            </w:r>
            <w:r w:rsidDel="00EE2CCC">
              <w:rPr>
                <w:rFonts w:eastAsiaTheme="minorEastAsia"/>
                <w:noProof/>
              </w:rPr>
              <w:tab/>
            </w:r>
            <w:r w:rsidRPr="00EE2CCC" w:rsidDel="00EE2CCC">
              <w:rPr>
                <w:noProof/>
                <w:rPrChange w:id="612" w:author="Melanie Davies" w:date="2014-07-01T16:55:00Z">
                  <w:rPr>
                    <w:rStyle w:val="Hyperlink"/>
                    <w:noProof/>
                  </w:rPr>
                </w:rPrChange>
              </w:rPr>
              <w:delText>Project Organizations Organization DataMartAdministrators Security Group</w:delText>
            </w:r>
            <w:r w:rsidDel="00EE2CCC">
              <w:rPr>
                <w:noProof/>
                <w:webHidden/>
              </w:rPr>
              <w:tab/>
            </w:r>
          </w:del>
          <w:del w:id="613" w:author="Melanie Davies" w:date="2014-07-01T12:56:00Z">
            <w:r w:rsidDel="003F1798">
              <w:rPr>
                <w:noProof/>
                <w:webHidden/>
              </w:rPr>
              <w:delText>42</w:delText>
            </w:r>
          </w:del>
        </w:p>
        <w:p w14:paraId="6C338F88" w14:textId="77777777" w:rsidR="001C5FDD" w:rsidDel="00EE2CCC" w:rsidRDefault="001C5FDD">
          <w:pPr>
            <w:pStyle w:val="TOC3"/>
            <w:tabs>
              <w:tab w:val="left" w:pos="1320"/>
              <w:tab w:val="right" w:leader="dot" w:pos="9350"/>
            </w:tabs>
            <w:rPr>
              <w:del w:id="614" w:author="Melanie Davies" w:date="2014-07-01T16:55:00Z"/>
              <w:rFonts w:eastAsiaTheme="minorEastAsia"/>
              <w:noProof/>
            </w:rPr>
          </w:pPr>
          <w:del w:id="615" w:author="Melanie Davies" w:date="2014-07-01T16:55:00Z">
            <w:r w:rsidRPr="00EE2CCC" w:rsidDel="00EE2CCC">
              <w:rPr>
                <w:noProof/>
                <w:rPrChange w:id="616" w:author="Melanie Davies" w:date="2014-07-01T16:55:00Z">
                  <w:rPr>
                    <w:rStyle w:val="Hyperlink"/>
                    <w:noProof/>
                  </w:rPr>
                </w:rPrChange>
              </w:rPr>
              <w:delText>6.7.2</w:delText>
            </w:r>
            <w:r w:rsidDel="00EE2CCC">
              <w:rPr>
                <w:rFonts w:eastAsiaTheme="minorEastAsia"/>
                <w:noProof/>
              </w:rPr>
              <w:tab/>
            </w:r>
            <w:r w:rsidRPr="00EE2CCC" w:rsidDel="00EE2CCC">
              <w:rPr>
                <w:noProof/>
                <w:rPrChange w:id="617" w:author="Melanie Davies" w:date="2014-07-01T16:55:00Z">
                  <w:rPr>
                    <w:rStyle w:val="Hyperlink"/>
                    <w:noProof/>
                  </w:rPr>
                </w:rPrChange>
              </w:rPr>
              <w:delText>Project Organizations Organization Investigators Security Group</w:delText>
            </w:r>
            <w:r w:rsidDel="00EE2CCC">
              <w:rPr>
                <w:noProof/>
                <w:webHidden/>
              </w:rPr>
              <w:tab/>
            </w:r>
          </w:del>
          <w:del w:id="618" w:author="Melanie Davies" w:date="2014-07-01T12:56:00Z">
            <w:r w:rsidDel="003F1798">
              <w:rPr>
                <w:noProof/>
                <w:webHidden/>
              </w:rPr>
              <w:delText>43</w:delText>
            </w:r>
          </w:del>
        </w:p>
        <w:p w14:paraId="1116573C" w14:textId="77777777" w:rsidR="001C5FDD" w:rsidDel="00EE2CCC" w:rsidRDefault="001C5FDD">
          <w:pPr>
            <w:pStyle w:val="TOC3"/>
            <w:tabs>
              <w:tab w:val="left" w:pos="1320"/>
              <w:tab w:val="right" w:leader="dot" w:pos="9350"/>
            </w:tabs>
            <w:rPr>
              <w:del w:id="619" w:author="Melanie Davies" w:date="2014-07-01T16:55:00Z"/>
              <w:rFonts w:eastAsiaTheme="minorEastAsia"/>
              <w:noProof/>
            </w:rPr>
          </w:pPr>
          <w:del w:id="620" w:author="Melanie Davies" w:date="2014-07-01T16:55:00Z">
            <w:r w:rsidRPr="00EE2CCC" w:rsidDel="00EE2CCC">
              <w:rPr>
                <w:noProof/>
                <w:rPrChange w:id="621" w:author="Melanie Davies" w:date="2014-07-01T16:55:00Z">
                  <w:rPr>
                    <w:rStyle w:val="Hyperlink"/>
                    <w:noProof/>
                  </w:rPr>
                </w:rPrChange>
              </w:rPr>
              <w:delText>6.7.3</w:delText>
            </w:r>
            <w:r w:rsidDel="00EE2CCC">
              <w:rPr>
                <w:rFonts w:eastAsiaTheme="minorEastAsia"/>
                <w:noProof/>
              </w:rPr>
              <w:tab/>
            </w:r>
            <w:r w:rsidRPr="00EE2CCC" w:rsidDel="00EE2CCC">
              <w:rPr>
                <w:noProof/>
                <w:rPrChange w:id="622" w:author="Melanie Davies" w:date="2014-07-01T16:55:00Z">
                  <w:rPr>
                    <w:rStyle w:val="Hyperlink"/>
                    <w:noProof/>
                  </w:rPr>
                </w:rPrChange>
              </w:rPr>
              <w:delText>Project Organizations Organization QueryAdministrators Security Group</w:delText>
            </w:r>
            <w:r w:rsidDel="00EE2CCC">
              <w:rPr>
                <w:noProof/>
                <w:webHidden/>
              </w:rPr>
              <w:tab/>
            </w:r>
          </w:del>
          <w:del w:id="623" w:author="Melanie Davies" w:date="2014-07-01T12:56:00Z">
            <w:r w:rsidDel="003F1798">
              <w:rPr>
                <w:noProof/>
                <w:webHidden/>
              </w:rPr>
              <w:delText>44</w:delText>
            </w:r>
          </w:del>
        </w:p>
        <w:p w14:paraId="211D51F8" w14:textId="77777777" w:rsidR="001C5FDD" w:rsidDel="00EE2CCC" w:rsidRDefault="001C5FDD">
          <w:pPr>
            <w:pStyle w:val="TOC3"/>
            <w:tabs>
              <w:tab w:val="left" w:pos="1320"/>
              <w:tab w:val="right" w:leader="dot" w:pos="9350"/>
            </w:tabs>
            <w:rPr>
              <w:del w:id="624" w:author="Melanie Davies" w:date="2014-07-01T16:55:00Z"/>
              <w:rFonts w:eastAsiaTheme="minorEastAsia"/>
              <w:noProof/>
            </w:rPr>
          </w:pPr>
          <w:del w:id="625" w:author="Melanie Davies" w:date="2014-07-01T16:55:00Z">
            <w:r w:rsidRPr="00EE2CCC" w:rsidDel="00EE2CCC">
              <w:rPr>
                <w:noProof/>
                <w:rPrChange w:id="626" w:author="Melanie Davies" w:date="2014-07-01T16:55:00Z">
                  <w:rPr>
                    <w:rStyle w:val="Hyperlink"/>
                    <w:noProof/>
                  </w:rPr>
                </w:rPrChange>
              </w:rPr>
              <w:delText>6.7.4</w:delText>
            </w:r>
            <w:r w:rsidDel="00EE2CCC">
              <w:rPr>
                <w:rFonts w:eastAsiaTheme="minorEastAsia"/>
                <w:noProof/>
              </w:rPr>
              <w:tab/>
            </w:r>
            <w:r w:rsidRPr="00EE2CCC" w:rsidDel="00EE2CCC">
              <w:rPr>
                <w:noProof/>
                <w:rPrChange w:id="627" w:author="Melanie Davies" w:date="2014-07-01T16:55:00Z">
                  <w:rPr>
                    <w:rStyle w:val="Hyperlink"/>
                    <w:noProof/>
                  </w:rPr>
                </w:rPrChange>
              </w:rPr>
              <w:delText>Project Organizations Organization DataMartAdministrators Security Group</w:delText>
            </w:r>
            <w:r w:rsidDel="00EE2CCC">
              <w:rPr>
                <w:noProof/>
                <w:webHidden/>
              </w:rPr>
              <w:tab/>
            </w:r>
          </w:del>
          <w:del w:id="628" w:author="Melanie Davies" w:date="2014-07-01T12:56:00Z">
            <w:r w:rsidDel="003F1798">
              <w:rPr>
                <w:noProof/>
                <w:webHidden/>
              </w:rPr>
              <w:delText>45</w:delText>
            </w:r>
          </w:del>
        </w:p>
        <w:p w14:paraId="7CDE6145" w14:textId="77777777" w:rsidR="001C5FDD" w:rsidDel="00EE2CCC" w:rsidRDefault="001C5FDD">
          <w:pPr>
            <w:pStyle w:val="TOC3"/>
            <w:tabs>
              <w:tab w:val="left" w:pos="1320"/>
              <w:tab w:val="right" w:leader="dot" w:pos="9350"/>
            </w:tabs>
            <w:rPr>
              <w:del w:id="629" w:author="Melanie Davies" w:date="2014-07-01T16:55:00Z"/>
              <w:rFonts w:eastAsiaTheme="minorEastAsia"/>
              <w:noProof/>
            </w:rPr>
          </w:pPr>
          <w:del w:id="630" w:author="Melanie Davies" w:date="2014-07-01T16:55:00Z">
            <w:r w:rsidRPr="00EE2CCC" w:rsidDel="00EE2CCC">
              <w:rPr>
                <w:noProof/>
                <w:rPrChange w:id="631" w:author="Melanie Davies" w:date="2014-07-01T16:55:00Z">
                  <w:rPr>
                    <w:rStyle w:val="Hyperlink"/>
                    <w:noProof/>
                  </w:rPr>
                </w:rPrChange>
              </w:rPr>
              <w:delText>6.7.5</w:delText>
            </w:r>
            <w:r w:rsidDel="00EE2CCC">
              <w:rPr>
                <w:rFonts w:eastAsiaTheme="minorEastAsia"/>
                <w:noProof/>
              </w:rPr>
              <w:tab/>
            </w:r>
            <w:r w:rsidRPr="00EE2CCC" w:rsidDel="00EE2CCC">
              <w:rPr>
                <w:noProof/>
                <w:rPrChange w:id="632" w:author="Melanie Davies" w:date="2014-07-01T16:55:00Z">
                  <w:rPr>
                    <w:rStyle w:val="Hyperlink"/>
                    <w:noProof/>
                  </w:rPr>
                </w:rPrChange>
              </w:rPr>
              <w:delText>Project Organizations Organization EnhancedInvestigators Security Group</w:delText>
            </w:r>
            <w:r w:rsidDel="00EE2CCC">
              <w:rPr>
                <w:noProof/>
                <w:webHidden/>
              </w:rPr>
              <w:tab/>
            </w:r>
          </w:del>
          <w:del w:id="633" w:author="Melanie Davies" w:date="2014-07-01T12:56:00Z">
            <w:r w:rsidDel="003F1798">
              <w:rPr>
                <w:noProof/>
                <w:webHidden/>
              </w:rPr>
              <w:delText>46</w:delText>
            </w:r>
          </w:del>
        </w:p>
        <w:p w14:paraId="7A468D86" w14:textId="77777777" w:rsidR="001C5FDD" w:rsidDel="00EE2CCC" w:rsidRDefault="001C5FDD">
          <w:pPr>
            <w:pStyle w:val="TOC3"/>
            <w:tabs>
              <w:tab w:val="left" w:pos="1320"/>
              <w:tab w:val="right" w:leader="dot" w:pos="9350"/>
            </w:tabs>
            <w:rPr>
              <w:del w:id="634" w:author="Melanie Davies" w:date="2014-07-01T16:55:00Z"/>
              <w:rFonts w:eastAsiaTheme="minorEastAsia"/>
              <w:noProof/>
            </w:rPr>
          </w:pPr>
          <w:del w:id="635" w:author="Melanie Davies" w:date="2014-07-01T16:55:00Z">
            <w:r w:rsidRPr="00EE2CCC" w:rsidDel="00EE2CCC">
              <w:rPr>
                <w:noProof/>
                <w:rPrChange w:id="636" w:author="Melanie Davies" w:date="2014-07-01T16:55:00Z">
                  <w:rPr>
                    <w:rStyle w:val="Hyperlink"/>
                    <w:noProof/>
                  </w:rPr>
                </w:rPrChange>
              </w:rPr>
              <w:delText>6.7.6</w:delText>
            </w:r>
            <w:r w:rsidDel="00EE2CCC">
              <w:rPr>
                <w:rFonts w:eastAsiaTheme="minorEastAsia"/>
                <w:noProof/>
              </w:rPr>
              <w:tab/>
            </w:r>
            <w:r w:rsidRPr="00EE2CCC" w:rsidDel="00EE2CCC">
              <w:rPr>
                <w:noProof/>
                <w:rPrChange w:id="637" w:author="Melanie Davies" w:date="2014-07-01T16:55:00Z">
                  <w:rPr>
                    <w:rStyle w:val="Hyperlink"/>
                    <w:noProof/>
                  </w:rPr>
                </w:rPrChange>
              </w:rPr>
              <w:delText>Project Organizations Organization Investigators Security Group</w:delText>
            </w:r>
            <w:r w:rsidDel="00EE2CCC">
              <w:rPr>
                <w:noProof/>
                <w:webHidden/>
              </w:rPr>
              <w:tab/>
            </w:r>
          </w:del>
          <w:del w:id="638" w:author="Melanie Davies" w:date="2014-07-01T12:56:00Z">
            <w:r w:rsidDel="003F1798">
              <w:rPr>
                <w:noProof/>
                <w:webHidden/>
              </w:rPr>
              <w:delText>47</w:delText>
            </w:r>
          </w:del>
        </w:p>
        <w:p w14:paraId="7FB03873" w14:textId="77777777" w:rsidR="001C5FDD" w:rsidDel="00EE2CCC" w:rsidRDefault="001C5FDD">
          <w:pPr>
            <w:pStyle w:val="TOC3"/>
            <w:tabs>
              <w:tab w:val="left" w:pos="1320"/>
              <w:tab w:val="right" w:leader="dot" w:pos="9350"/>
            </w:tabs>
            <w:rPr>
              <w:del w:id="639" w:author="Melanie Davies" w:date="2014-07-01T16:55:00Z"/>
              <w:rFonts w:eastAsiaTheme="minorEastAsia"/>
              <w:noProof/>
            </w:rPr>
          </w:pPr>
          <w:del w:id="640" w:author="Melanie Davies" w:date="2014-07-01T16:55:00Z">
            <w:r w:rsidRPr="00EE2CCC" w:rsidDel="00EE2CCC">
              <w:rPr>
                <w:noProof/>
                <w:rPrChange w:id="641" w:author="Melanie Davies" w:date="2014-07-01T16:55:00Z">
                  <w:rPr>
                    <w:rStyle w:val="Hyperlink"/>
                    <w:noProof/>
                  </w:rPr>
                </w:rPrChange>
              </w:rPr>
              <w:delText>6.7.7</w:delText>
            </w:r>
            <w:r w:rsidDel="00EE2CCC">
              <w:rPr>
                <w:rFonts w:eastAsiaTheme="minorEastAsia"/>
                <w:noProof/>
              </w:rPr>
              <w:tab/>
            </w:r>
            <w:r w:rsidRPr="00EE2CCC" w:rsidDel="00EE2CCC">
              <w:rPr>
                <w:noProof/>
                <w:rPrChange w:id="642" w:author="Melanie Davies" w:date="2014-07-01T16:55:00Z">
                  <w:rPr>
                    <w:rStyle w:val="Hyperlink"/>
                    <w:noProof/>
                  </w:rPr>
                </w:rPrChange>
              </w:rPr>
              <w:delText>Project Organizations Organization Observers Security Group</w:delText>
            </w:r>
            <w:r w:rsidDel="00EE2CCC">
              <w:rPr>
                <w:noProof/>
                <w:webHidden/>
              </w:rPr>
              <w:tab/>
            </w:r>
          </w:del>
          <w:del w:id="643" w:author="Melanie Davies" w:date="2014-07-01T12:56:00Z">
            <w:r w:rsidDel="003F1798">
              <w:rPr>
                <w:noProof/>
                <w:webHidden/>
              </w:rPr>
              <w:delText>47</w:delText>
            </w:r>
          </w:del>
        </w:p>
        <w:p w14:paraId="26728DD6" w14:textId="77777777" w:rsidR="001C5FDD" w:rsidDel="00EE2CCC" w:rsidRDefault="001C5FDD">
          <w:pPr>
            <w:pStyle w:val="TOC1"/>
            <w:tabs>
              <w:tab w:val="left" w:pos="440"/>
              <w:tab w:val="right" w:leader="dot" w:pos="9350"/>
            </w:tabs>
            <w:rPr>
              <w:del w:id="644" w:author="Melanie Davies" w:date="2014-07-01T16:55:00Z"/>
              <w:rFonts w:eastAsiaTheme="minorEastAsia"/>
              <w:noProof/>
            </w:rPr>
          </w:pPr>
          <w:del w:id="645" w:author="Melanie Davies" w:date="2014-07-01T16:55:00Z">
            <w:r w:rsidRPr="00EE2CCC" w:rsidDel="00EE2CCC">
              <w:rPr>
                <w:noProof/>
                <w:rPrChange w:id="646" w:author="Melanie Davies" w:date="2014-07-01T16:55:00Z">
                  <w:rPr>
                    <w:rStyle w:val="Hyperlink"/>
                    <w:noProof/>
                  </w:rPr>
                </w:rPrChange>
              </w:rPr>
              <w:delText>7</w:delText>
            </w:r>
            <w:r w:rsidDel="00EE2CCC">
              <w:rPr>
                <w:rFonts w:eastAsiaTheme="minorEastAsia"/>
                <w:noProof/>
              </w:rPr>
              <w:tab/>
            </w:r>
            <w:r w:rsidRPr="00EE2CCC" w:rsidDel="00EE2CCC">
              <w:rPr>
                <w:noProof/>
                <w:rPrChange w:id="647" w:author="Melanie Davies" w:date="2014-07-01T16:55:00Z">
                  <w:rPr>
                    <w:rStyle w:val="Hyperlink"/>
                    <w:noProof/>
                  </w:rPr>
                </w:rPrChange>
              </w:rPr>
              <w:delText>Issues</w:delText>
            </w:r>
            <w:r w:rsidDel="00EE2CCC">
              <w:rPr>
                <w:noProof/>
                <w:webHidden/>
              </w:rPr>
              <w:tab/>
            </w:r>
          </w:del>
          <w:del w:id="648" w:author="Melanie Davies" w:date="2014-07-01T12:56:00Z">
            <w:r w:rsidDel="003F1798">
              <w:rPr>
                <w:noProof/>
                <w:webHidden/>
              </w:rPr>
              <w:delText>48</w:delText>
            </w:r>
          </w:del>
        </w:p>
        <w:p w14:paraId="13B8208A" w14:textId="77777777" w:rsidR="001C5FDD" w:rsidDel="00EE2CCC" w:rsidRDefault="001C5FDD">
          <w:pPr>
            <w:pStyle w:val="TOC2"/>
            <w:tabs>
              <w:tab w:val="left" w:pos="880"/>
              <w:tab w:val="right" w:leader="dot" w:pos="9350"/>
            </w:tabs>
            <w:rPr>
              <w:del w:id="649" w:author="Melanie Davies" w:date="2014-07-01T16:55:00Z"/>
              <w:rFonts w:eastAsiaTheme="minorEastAsia"/>
              <w:noProof/>
            </w:rPr>
          </w:pPr>
          <w:del w:id="650" w:author="Melanie Davies" w:date="2014-07-01T16:55:00Z">
            <w:r w:rsidRPr="00EE2CCC" w:rsidDel="00EE2CCC">
              <w:rPr>
                <w:noProof/>
                <w:rPrChange w:id="651" w:author="Melanie Davies" w:date="2014-07-01T16:55:00Z">
                  <w:rPr>
                    <w:rStyle w:val="Hyperlink"/>
                    <w:noProof/>
                  </w:rPr>
                </w:rPrChange>
              </w:rPr>
              <w:delText>7.1</w:delText>
            </w:r>
            <w:r w:rsidDel="00EE2CCC">
              <w:rPr>
                <w:rFonts w:eastAsiaTheme="minorEastAsia"/>
                <w:noProof/>
              </w:rPr>
              <w:tab/>
            </w:r>
            <w:r w:rsidRPr="00EE2CCC" w:rsidDel="00EE2CCC">
              <w:rPr>
                <w:noProof/>
                <w:rPrChange w:id="652" w:author="Melanie Davies" w:date="2014-07-01T16:55:00Z">
                  <w:rPr>
                    <w:rStyle w:val="Hyperlink"/>
                    <w:noProof/>
                  </w:rPr>
                </w:rPrChange>
              </w:rPr>
              <w:delText>Group Administrators</w:delText>
            </w:r>
            <w:r w:rsidDel="00EE2CCC">
              <w:rPr>
                <w:noProof/>
                <w:webHidden/>
              </w:rPr>
              <w:tab/>
            </w:r>
          </w:del>
          <w:del w:id="653" w:author="Melanie Davies" w:date="2014-07-01T12:56:00Z">
            <w:r w:rsidDel="003F1798">
              <w:rPr>
                <w:noProof/>
                <w:webHidden/>
              </w:rPr>
              <w:delText>48</w:delText>
            </w:r>
          </w:del>
        </w:p>
        <w:p w14:paraId="19C500C9" w14:textId="77777777" w:rsidR="001C5FDD" w:rsidDel="00EE2CCC" w:rsidRDefault="001C5FDD">
          <w:pPr>
            <w:pStyle w:val="TOC2"/>
            <w:tabs>
              <w:tab w:val="left" w:pos="880"/>
              <w:tab w:val="right" w:leader="dot" w:pos="9350"/>
            </w:tabs>
            <w:rPr>
              <w:del w:id="654" w:author="Melanie Davies" w:date="2014-07-01T16:55:00Z"/>
              <w:rFonts w:eastAsiaTheme="minorEastAsia"/>
              <w:noProof/>
            </w:rPr>
          </w:pPr>
          <w:del w:id="655" w:author="Melanie Davies" w:date="2014-07-01T16:55:00Z">
            <w:r w:rsidRPr="00EE2CCC" w:rsidDel="00EE2CCC">
              <w:rPr>
                <w:noProof/>
                <w:rPrChange w:id="656" w:author="Melanie Davies" w:date="2014-07-01T16:55:00Z">
                  <w:rPr>
                    <w:rStyle w:val="Hyperlink"/>
                    <w:noProof/>
                  </w:rPr>
                </w:rPrChange>
              </w:rPr>
              <w:delText>7.2</w:delText>
            </w:r>
            <w:r w:rsidDel="00EE2CCC">
              <w:rPr>
                <w:rFonts w:eastAsiaTheme="minorEastAsia"/>
                <w:noProof/>
              </w:rPr>
              <w:tab/>
            </w:r>
            <w:r w:rsidRPr="00EE2CCC" w:rsidDel="00EE2CCC">
              <w:rPr>
                <w:noProof/>
                <w:rPrChange w:id="657" w:author="Melanie Davies" w:date="2014-07-01T16:55:00Z">
                  <w:rPr>
                    <w:rStyle w:val="Hyperlink"/>
                    <w:noProof/>
                  </w:rPr>
                </w:rPrChange>
              </w:rPr>
              <w:delText>Creating New Users</w:delText>
            </w:r>
            <w:r w:rsidDel="00EE2CCC">
              <w:rPr>
                <w:noProof/>
                <w:webHidden/>
              </w:rPr>
              <w:tab/>
            </w:r>
          </w:del>
          <w:del w:id="658" w:author="Melanie Davies" w:date="2014-07-01T12:56:00Z">
            <w:r w:rsidDel="003F1798">
              <w:rPr>
                <w:noProof/>
                <w:webHidden/>
              </w:rPr>
              <w:delText>48</w:delText>
            </w:r>
          </w:del>
        </w:p>
        <w:p w14:paraId="35BBF0C4" w14:textId="77777777" w:rsidR="001C5FDD" w:rsidDel="00EE2CCC" w:rsidRDefault="001C5FDD">
          <w:pPr>
            <w:pStyle w:val="TOC2"/>
            <w:tabs>
              <w:tab w:val="left" w:pos="880"/>
              <w:tab w:val="right" w:leader="dot" w:pos="9350"/>
            </w:tabs>
            <w:rPr>
              <w:del w:id="659" w:author="Melanie Davies" w:date="2014-07-01T16:55:00Z"/>
              <w:rFonts w:eastAsiaTheme="minorEastAsia"/>
              <w:noProof/>
            </w:rPr>
          </w:pPr>
          <w:del w:id="660" w:author="Melanie Davies" w:date="2014-07-01T16:55:00Z">
            <w:r w:rsidRPr="00EE2CCC" w:rsidDel="00EE2CCC">
              <w:rPr>
                <w:noProof/>
                <w:rPrChange w:id="661" w:author="Melanie Davies" w:date="2014-07-01T16:55:00Z">
                  <w:rPr>
                    <w:rStyle w:val="Hyperlink"/>
                    <w:noProof/>
                  </w:rPr>
                </w:rPrChange>
              </w:rPr>
              <w:delText>7.3</w:delText>
            </w:r>
            <w:r w:rsidDel="00EE2CCC">
              <w:rPr>
                <w:rFonts w:eastAsiaTheme="minorEastAsia"/>
                <w:noProof/>
              </w:rPr>
              <w:tab/>
            </w:r>
            <w:r w:rsidRPr="00EE2CCC" w:rsidDel="00EE2CCC">
              <w:rPr>
                <w:noProof/>
                <w:rPrChange w:id="662" w:author="Melanie Davies" w:date="2014-07-01T16:55:00Z">
                  <w:rPr>
                    <w:rStyle w:val="Hyperlink"/>
                    <w:noProof/>
                  </w:rPr>
                </w:rPrChange>
              </w:rPr>
              <w:delText>Approving New Users</w:delText>
            </w:r>
            <w:r w:rsidDel="00EE2CCC">
              <w:rPr>
                <w:noProof/>
                <w:webHidden/>
              </w:rPr>
              <w:tab/>
            </w:r>
          </w:del>
          <w:del w:id="663" w:author="Melanie Davies" w:date="2014-07-01T12:56:00Z">
            <w:r w:rsidDel="003F1798">
              <w:rPr>
                <w:noProof/>
                <w:webHidden/>
              </w:rPr>
              <w:delText>48</w:delText>
            </w:r>
          </w:del>
        </w:p>
        <w:p w14:paraId="06106F91" w14:textId="77777777" w:rsidR="001C5FDD" w:rsidDel="00EE2CCC" w:rsidRDefault="001C5FDD">
          <w:pPr>
            <w:pStyle w:val="TOC2"/>
            <w:tabs>
              <w:tab w:val="left" w:pos="880"/>
              <w:tab w:val="right" w:leader="dot" w:pos="9350"/>
            </w:tabs>
            <w:rPr>
              <w:del w:id="664" w:author="Melanie Davies" w:date="2014-07-01T16:55:00Z"/>
              <w:rFonts w:eastAsiaTheme="minorEastAsia"/>
              <w:noProof/>
            </w:rPr>
          </w:pPr>
          <w:del w:id="665" w:author="Melanie Davies" w:date="2014-07-01T16:55:00Z">
            <w:r w:rsidRPr="00EE2CCC" w:rsidDel="00EE2CCC">
              <w:rPr>
                <w:noProof/>
                <w:rPrChange w:id="666" w:author="Melanie Davies" w:date="2014-07-01T16:55:00Z">
                  <w:rPr>
                    <w:rStyle w:val="Hyperlink"/>
                    <w:noProof/>
                  </w:rPr>
                </w:rPrChange>
              </w:rPr>
              <w:delText>7.4</w:delText>
            </w:r>
            <w:r w:rsidDel="00EE2CCC">
              <w:rPr>
                <w:rFonts w:eastAsiaTheme="minorEastAsia"/>
                <w:noProof/>
              </w:rPr>
              <w:tab/>
            </w:r>
            <w:r w:rsidRPr="00EE2CCC" w:rsidDel="00EE2CCC">
              <w:rPr>
                <w:noProof/>
                <w:rPrChange w:id="667" w:author="Melanie Davies" w:date="2014-07-01T16:55:00Z">
                  <w:rPr>
                    <w:rStyle w:val="Hyperlink"/>
                    <w:noProof/>
                  </w:rPr>
                </w:rPrChange>
              </w:rPr>
              <w:delText>Defaulting Project Organization Rights</w:delText>
            </w:r>
            <w:r w:rsidDel="00EE2CCC">
              <w:rPr>
                <w:noProof/>
                <w:webHidden/>
              </w:rPr>
              <w:tab/>
            </w:r>
          </w:del>
          <w:del w:id="668" w:author="Melanie Davies" w:date="2014-07-01T12:56:00Z">
            <w:r w:rsidDel="003F1798">
              <w:rPr>
                <w:noProof/>
                <w:webHidden/>
              </w:rPr>
              <w:delText>49</w:delText>
            </w:r>
          </w:del>
        </w:p>
        <w:p w14:paraId="3F94B16B" w14:textId="77777777" w:rsidR="001C5FDD" w:rsidDel="00EE2CCC" w:rsidRDefault="001C5FDD">
          <w:pPr>
            <w:pStyle w:val="TOC2"/>
            <w:tabs>
              <w:tab w:val="left" w:pos="880"/>
              <w:tab w:val="right" w:leader="dot" w:pos="9350"/>
            </w:tabs>
            <w:rPr>
              <w:del w:id="669" w:author="Melanie Davies" w:date="2014-07-01T16:55:00Z"/>
              <w:rFonts w:eastAsiaTheme="minorEastAsia"/>
              <w:noProof/>
            </w:rPr>
          </w:pPr>
          <w:del w:id="670" w:author="Melanie Davies" w:date="2014-07-01T16:55:00Z">
            <w:r w:rsidRPr="00EE2CCC" w:rsidDel="00EE2CCC">
              <w:rPr>
                <w:noProof/>
                <w:rPrChange w:id="671" w:author="Melanie Davies" w:date="2014-07-01T16:55:00Z">
                  <w:rPr>
                    <w:rStyle w:val="Hyperlink"/>
                    <w:noProof/>
                  </w:rPr>
                </w:rPrChange>
              </w:rPr>
              <w:delText>7.5</w:delText>
            </w:r>
            <w:r w:rsidDel="00EE2CCC">
              <w:rPr>
                <w:rFonts w:eastAsiaTheme="minorEastAsia"/>
                <w:noProof/>
              </w:rPr>
              <w:tab/>
            </w:r>
            <w:r w:rsidRPr="00EE2CCC" w:rsidDel="00EE2CCC">
              <w:rPr>
                <w:noProof/>
                <w:rPrChange w:id="672" w:author="Melanie Davies" w:date="2014-07-01T16:55:00Z">
                  <w:rPr>
                    <w:rStyle w:val="Hyperlink"/>
                    <w:noProof/>
                  </w:rPr>
                </w:rPrChange>
              </w:rPr>
              <w:delText>Defaulting Project DataMarts Rights</w:delText>
            </w:r>
            <w:r w:rsidDel="00EE2CCC">
              <w:rPr>
                <w:noProof/>
                <w:webHidden/>
              </w:rPr>
              <w:tab/>
            </w:r>
          </w:del>
          <w:del w:id="673" w:author="Melanie Davies" w:date="2014-07-01T12:56:00Z">
            <w:r w:rsidDel="003F1798">
              <w:rPr>
                <w:noProof/>
                <w:webHidden/>
              </w:rPr>
              <w:delText>49</w:delText>
            </w:r>
          </w:del>
        </w:p>
        <w:p w14:paraId="1C3A768C" w14:textId="1BE29BB2" w:rsidR="00755838" w:rsidRDefault="00755838">
          <w:r>
            <w:rPr>
              <w:b/>
              <w:bCs/>
              <w:noProof/>
            </w:rPr>
            <w:fldChar w:fldCharType="end"/>
          </w:r>
        </w:p>
        <w:bookmarkStart w:id="674" w:name="_GoBack" w:displacedByCustomXml="next"/>
        <w:bookmarkEnd w:id="674" w:displacedByCustomXml="next"/>
      </w:sdtContent>
    </w:sdt>
    <w:p w14:paraId="73F8B508" w14:textId="77777777" w:rsidR="000C070C" w:rsidRPr="008B5716" w:rsidRDefault="000C070C" w:rsidP="000C070C">
      <w:pPr>
        <w:rPr>
          <w:rFonts w:eastAsiaTheme="majorEastAsia" w:cstheme="minorHAnsi"/>
          <w:b/>
          <w:bCs/>
          <w:color w:val="365F91" w:themeColor="accent1" w:themeShade="BF"/>
          <w:sz w:val="28"/>
          <w:szCs w:val="28"/>
        </w:rPr>
      </w:pPr>
      <w:bookmarkStart w:id="675" w:name="_Toc384803302"/>
      <w:bookmarkStart w:id="676" w:name="_Toc384816912"/>
      <w:r w:rsidRPr="008B5716">
        <w:rPr>
          <w:rFonts w:eastAsiaTheme="majorEastAsia" w:cstheme="minorHAnsi"/>
          <w:b/>
          <w:bCs/>
          <w:color w:val="365F91" w:themeColor="accent1" w:themeShade="BF"/>
          <w:sz w:val="28"/>
          <w:szCs w:val="28"/>
        </w:rPr>
        <w:t>Change Log</w:t>
      </w:r>
      <w:bookmarkEnd w:id="675"/>
      <w:bookmarkEnd w:id="676"/>
    </w:p>
    <w:tbl>
      <w:tblPr>
        <w:tblStyle w:val="TableGrid1"/>
        <w:tblW w:w="0" w:type="auto"/>
        <w:tblBorders>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179"/>
        <w:gridCol w:w="2882"/>
        <w:gridCol w:w="1773"/>
        <w:gridCol w:w="3516"/>
      </w:tblGrid>
      <w:tr w:rsidR="000C070C" w:rsidRPr="008B5716" w14:paraId="6A23B0C3" w14:textId="77777777" w:rsidTr="005C55E6">
        <w:tc>
          <w:tcPr>
            <w:tcW w:w="1188" w:type="dxa"/>
            <w:shd w:val="clear" w:color="auto" w:fill="DDD9C3" w:themeFill="background2" w:themeFillShade="E6"/>
          </w:tcPr>
          <w:p w14:paraId="2745F0E3" w14:textId="77777777" w:rsidR="000C070C" w:rsidRPr="008B5716" w:rsidRDefault="000C070C" w:rsidP="005C55E6">
            <w:pPr>
              <w:rPr>
                <w:b/>
              </w:rPr>
            </w:pPr>
            <w:r w:rsidRPr="008B5716">
              <w:rPr>
                <w:b/>
              </w:rPr>
              <w:t>Revision</w:t>
            </w:r>
          </w:p>
        </w:tc>
        <w:tc>
          <w:tcPr>
            <w:tcW w:w="2970" w:type="dxa"/>
            <w:shd w:val="clear" w:color="auto" w:fill="DDD9C3" w:themeFill="background2" w:themeFillShade="E6"/>
          </w:tcPr>
          <w:p w14:paraId="41370D68" w14:textId="77777777" w:rsidR="000C070C" w:rsidRPr="008B5716" w:rsidRDefault="000C070C" w:rsidP="005C55E6">
            <w:pPr>
              <w:rPr>
                <w:b/>
              </w:rPr>
            </w:pPr>
            <w:r w:rsidRPr="008B5716">
              <w:rPr>
                <w:b/>
              </w:rPr>
              <w:t>Author</w:t>
            </w:r>
          </w:p>
        </w:tc>
        <w:tc>
          <w:tcPr>
            <w:tcW w:w="1800" w:type="dxa"/>
            <w:shd w:val="clear" w:color="auto" w:fill="DDD9C3" w:themeFill="background2" w:themeFillShade="E6"/>
          </w:tcPr>
          <w:p w14:paraId="780A198E" w14:textId="77777777" w:rsidR="000C070C" w:rsidRPr="008B5716" w:rsidRDefault="000C070C" w:rsidP="005C55E6">
            <w:pPr>
              <w:rPr>
                <w:b/>
              </w:rPr>
            </w:pPr>
            <w:r w:rsidRPr="008B5716">
              <w:rPr>
                <w:b/>
              </w:rPr>
              <w:t>Date</w:t>
            </w:r>
          </w:p>
        </w:tc>
        <w:tc>
          <w:tcPr>
            <w:tcW w:w="3618" w:type="dxa"/>
            <w:shd w:val="clear" w:color="auto" w:fill="DDD9C3" w:themeFill="background2" w:themeFillShade="E6"/>
          </w:tcPr>
          <w:p w14:paraId="3683676E" w14:textId="77777777" w:rsidR="000C070C" w:rsidRPr="008B5716" w:rsidRDefault="000C070C" w:rsidP="005C55E6">
            <w:pPr>
              <w:rPr>
                <w:b/>
              </w:rPr>
            </w:pPr>
            <w:r w:rsidRPr="008B5716">
              <w:rPr>
                <w:b/>
              </w:rPr>
              <w:t>Description</w:t>
            </w:r>
          </w:p>
        </w:tc>
      </w:tr>
      <w:tr w:rsidR="000C070C" w:rsidRPr="008B5716" w14:paraId="632C7AB3" w14:textId="77777777" w:rsidTr="005C55E6">
        <w:tc>
          <w:tcPr>
            <w:tcW w:w="1188" w:type="dxa"/>
          </w:tcPr>
          <w:p w14:paraId="764125D1" w14:textId="77777777" w:rsidR="000C070C" w:rsidRPr="008B5716" w:rsidRDefault="000C070C" w:rsidP="005C55E6">
            <w:r w:rsidRPr="008B5716">
              <w:t>0.1</w:t>
            </w:r>
          </w:p>
        </w:tc>
        <w:tc>
          <w:tcPr>
            <w:tcW w:w="2970" w:type="dxa"/>
          </w:tcPr>
          <w:p w14:paraId="3C54C23B" w14:textId="77777777" w:rsidR="000C070C" w:rsidRPr="008B5716" w:rsidRDefault="000C070C" w:rsidP="005C55E6">
            <w:r>
              <w:t>Bruce Swan</w:t>
            </w:r>
          </w:p>
        </w:tc>
        <w:tc>
          <w:tcPr>
            <w:tcW w:w="1800" w:type="dxa"/>
          </w:tcPr>
          <w:p w14:paraId="1AAC1C4A" w14:textId="08CB0B2D" w:rsidR="000C070C" w:rsidRPr="008B5716" w:rsidRDefault="000C070C" w:rsidP="000C070C">
            <w:r>
              <w:t>4/24/2013</w:t>
            </w:r>
          </w:p>
        </w:tc>
        <w:tc>
          <w:tcPr>
            <w:tcW w:w="3618" w:type="dxa"/>
          </w:tcPr>
          <w:p w14:paraId="57C607F7" w14:textId="77777777" w:rsidR="000C070C" w:rsidRPr="008B5716" w:rsidRDefault="000C070C" w:rsidP="005C55E6">
            <w:r w:rsidRPr="008B5716">
              <w:t>Created</w:t>
            </w:r>
          </w:p>
        </w:tc>
      </w:tr>
      <w:tr w:rsidR="000C070C" w:rsidRPr="008B5716" w14:paraId="602B3B87" w14:textId="77777777" w:rsidTr="005C55E6">
        <w:tc>
          <w:tcPr>
            <w:tcW w:w="1188" w:type="dxa"/>
          </w:tcPr>
          <w:p w14:paraId="3C6C1B6A" w14:textId="137C58E2" w:rsidR="000C070C" w:rsidRPr="008B5716" w:rsidRDefault="00064B40" w:rsidP="005C55E6">
            <w:ins w:id="677" w:author="Melanie Davies" w:date="2014-06-27T12:36:00Z">
              <w:r>
                <w:t>0.2</w:t>
              </w:r>
            </w:ins>
          </w:p>
        </w:tc>
        <w:tc>
          <w:tcPr>
            <w:tcW w:w="2970" w:type="dxa"/>
          </w:tcPr>
          <w:p w14:paraId="1A648B0D" w14:textId="38314444" w:rsidR="000C070C" w:rsidRPr="008B5716" w:rsidRDefault="00064B40" w:rsidP="005C55E6">
            <w:ins w:id="678" w:author="Melanie Davies" w:date="2014-06-27T12:36:00Z">
              <w:r>
                <w:t>Melanie Davies</w:t>
              </w:r>
            </w:ins>
          </w:p>
        </w:tc>
        <w:tc>
          <w:tcPr>
            <w:tcW w:w="1800" w:type="dxa"/>
          </w:tcPr>
          <w:p w14:paraId="1E372786" w14:textId="08C36219" w:rsidR="000C070C" w:rsidRPr="008B5716" w:rsidRDefault="003E3C91" w:rsidP="005C55E6">
            <w:ins w:id="679" w:author="Melanie Davies" w:date="2014-07-01T15:21:00Z">
              <w:r>
                <w:t>7</w:t>
              </w:r>
            </w:ins>
            <w:ins w:id="680" w:author="Melanie Davies" w:date="2014-06-27T12:36:00Z">
              <w:r>
                <w:t>/1</w:t>
              </w:r>
              <w:r w:rsidR="00064B40">
                <w:t>/2013</w:t>
              </w:r>
            </w:ins>
          </w:p>
        </w:tc>
        <w:tc>
          <w:tcPr>
            <w:tcW w:w="3618" w:type="dxa"/>
          </w:tcPr>
          <w:p w14:paraId="44F40331" w14:textId="3BE0AC1D" w:rsidR="000C070C" w:rsidRPr="008B5716" w:rsidRDefault="003E3C91" w:rsidP="005C55E6">
            <w:ins w:id="681" w:author="Melanie Davies" w:date="2014-07-01T15:25:00Z">
              <w:r>
                <w:t>Edited</w:t>
              </w:r>
            </w:ins>
          </w:p>
        </w:tc>
      </w:tr>
      <w:tr w:rsidR="000C070C" w:rsidRPr="008B5716" w14:paraId="10E3BBFD" w14:textId="77777777" w:rsidTr="005C55E6">
        <w:tc>
          <w:tcPr>
            <w:tcW w:w="1188" w:type="dxa"/>
          </w:tcPr>
          <w:p w14:paraId="759783E1" w14:textId="77777777" w:rsidR="000C070C" w:rsidRPr="008B5716" w:rsidRDefault="000C070C" w:rsidP="005C55E6"/>
        </w:tc>
        <w:tc>
          <w:tcPr>
            <w:tcW w:w="2970" w:type="dxa"/>
          </w:tcPr>
          <w:p w14:paraId="50AB46C6" w14:textId="77777777" w:rsidR="000C070C" w:rsidRPr="008B5716" w:rsidRDefault="000C070C" w:rsidP="005C55E6"/>
        </w:tc>
        <w:tc>
          <w:tcPr>
            <w:tcW w:w="1800" w:type="dxa"/>
          </w:tcPr>
          <w:p w14:paraId="55C6F378" w14:textId="77777777" w:rsidR="000C070C" w:rsidRPr="008B5716" w:rsidRDefault="000C070C" w:rsidP="005C55E6"/>
        </w:tc>
        <w:tc>
          <w:tcPr>
            <w:tcW w:w="3618" w:type="dxa"/>
          </w:tcPr>
          <w:p w14:paraId="4C771EC1" w14:textId="77777777" w:rsidR="000C070C" w:rsidRPr="008B5716" w:rsidRDefault="000C070C" w:rsidP="005C55E6"/>
        </w:tc>
      </w:tr>
      <w:tr w:rsidR="000C070C" w:rsidRPr="008B5716" w14:paraId="0BC303B2" w14:textId="77777777" w:rsidTr="005C55E6">
        <w:tc>
          <w:tcPr>
            <w:tcW w:w="1188" w:type="dxa"/>
          </w:tcPr>
          <w:p w14:paraId="0BAFA5A4" w14:textId="77777777" w:rsidR="000C070C" w:rsidRPr="008B5716" w:rsidRDefault="000C070C" w:rsidP="005C55E6"/>
        </w:tc>
        <w:tc>
          <w:tcPr>
            <w:tcW w:w="2970" w:type="dxa"/>
          </w:tcPr>
          <w:p w14:paraId="6C72380D" w14:textId="77777777" w:rsidR="000C070C" w:rsidRPr="008B5716" w:rsidRDefault="000C070C" w:rsidP="005C55E6"/>
        </w:tc>
        <w:tc>
          <w:tcPr>
            <w:tcW w:w="1800" w:type="dxa"/>
          </w:tcPr>
          <w:p w14:paraId="74DD42C1" w14:textId="77777777" w:rsidR="000C070C" w:rsidRPr="008B5716" w:rsidRDefault="000C070C" w:rsidP="005C55E6"/>
        </w:tc>
        <w:tc>
          <w:tcPr>
            <w:tcW w:w="3618" w:type="dxa"/>
          </w:tcPr>
          <w:p w14:paraId="6756E604" w14:textId="77777777" w:rsidR="000C070C" w:rsidRPr="008B5716" w:rsidRDefault="000C070C" w:rsidP="005C55E6"/>
        </w:tc>
      </w:tr>
      <w:tr w:rsidR="000C070C" w:rsidRPr="008B5716" w14:paraId="6E999871" w14:textId="77777777" w:rsidTr="005C55E6">
        <w:tc>
          <w:tcPr>
            <w:tcW w:w="1188" w:type="dxa"/>
          </w:tcPr>
          <w:p w14:paraId="537167C7" w14:textId="77777777" w:rsidR="000C070C" w:rsidRPr="008B5716" w:rsidRDefault="000C070C" w:rsidP="005C55E6"/>
        </w:tc>
        <w:tc>
          <w:tcPr>
            <w:tcW w:w="2970" w:type="dxa"/>
          </w:tcPr>
          <w:p w14:paraId="40A72C43" w14:textId="77777777" w:rsidR="000C070C" w:rsidRPr="008B5716" w:rsidRDefault="000C070C" w:rsidP="005C55E6"/>
        </w:tc>
        <w:tc>
          <w:tcPr>
            <w:tcW w:w="1800" w:type="dxa"/>
          </w:tcPr>
          <w:p w14:paraId="6859E08D" w14:textId="77777777" w:rsidR="000C070C" w:rsidRPr="008B5716" w:rsidRDefault="000C070C" w:rsidP="005C55E6"/>
        </w:tc>
        <w:tc>
          <w:tcPr>
            <w:tcW w:w="3618" w:type="dxa"/>
          </w:tcPr>
          <w:p w14:paraId="5B0875BC" w14:textId="77777777" w:rsidR="000C070C" w:rsidRPr="008B5716" w:rsidRDefault="000C070C" w:rsidP="005C55E6"/>
        </w:tc>
      </w:tr>
    </w:tbl>
    <w:p w14:paraId="45F0220B" w14:textId="548FC22B" w:rsidR="005507B3" w:rsidRDefault="005507B3" w:rsidP="00FB4133">
      <w:pPr>
        <w:pStyle w:val="Heading1"/>
      </w:pPr>
      <w:bookmarkStart w:id="682" w:name="_Toc391997050"/>
      <w:r>
        <w:t>Overview</w:t>
      </w:r>
      <w:bookmarkEnd w:id="4"/>
      <w:bookmarkEnd w:id="682"/>
    </w:p>
    <w:p w14:paraId="72C3B316" w14:textId="156D826B" w:rsidR="00FE1C83" w:rsidRDefault="00293607" w:rsidP="00FE1C83">
      <w:pPr>
        <w:rPr>
          <w:ins w:id="683" w:author="Melanie Davies" w:date="2014-06-27T12:36:00Z"/>
        </w:rPr>
      </w:pPr>
      <w:r>
        <w:t xml:space="preserve">PopMedNet administrators </w:t>
      </w:r>
      <w:r w:rsidR="00FE1C83">
        <w:t xml:space="preserve">need to understand how to </w:t>
      </w:r>
      <w:r>
        <w:t>support PopMedNet (PMN) networks. This guide is intended to assist</w:t>
      </w:r>
      <w:r w:rsidR="00C85DF2">
        <w:t xml:space="preserve"> administrators in</w:t>
      </w:r>
      <w:r>
        <w:t xml:space="preserve"> configuring </w:t>
      </w:r>
      <w:r w:rsidR="00FE1C83">
        <w:t xml:space="preserve">new </w:t>
      </w:r>
      <w:r>
        <w:t>Groups</w:t>
      </w:r>
      <w:r w:rsidR="00FE1C83">
        <w:t xml:space="preserve">, </w:t>
      </w:r>
      <w:r w:rsidR="00C85DF2">
        <w:t>O</w:t>
      </w:r>
      <w:r w:rsidR="00FE1C83">
        <w:t xml:space="preserve">rganizations, </w:t>
      </w:r>
      <w:r w:rsidR="00C85DF2">
        <w:t>U</w:t>
      </w:r>
      <w:r w:rsidR="00FE1C83">
        <w:t xml:space="preserve">sers, DataMarts, and Projects.  </w:t>
      </w:r>
      <w:r w:rsidR="00E151BA">
        <w:t>Assuming administrators understand the major entities and relationships to each other within PMN</w:t>
      </w:r>
      <w:r w:rsidR="006F27A3">
        <w:t xml:space="preserve"> (i.e. has read the PMN user guides)</w:t>
      </w:r>
      <w:r w:rsidR="00E151BA">
        <w:t xml:space="preserve">, the most difficult part of creating new PMN entities is configuring access control for them.  To assist this process </w:t>
      </w:r>
      <w:r w:rsidR="00AC1DE1">
        <w:t xml:space="preserve">we have created a starter PMN database that </w:t>
      </w:r>
      <w:r>
        <w:t xml:space="preserve">may be used for a new PMN instance.  It </w:t>
      </w:r>
      <w:r w:rsidR="00AC1DE1">
        <w:t>contains a set of templates that may</w:t>
      </w:r>
      <w:r w:rsidR="006F27A3">
        <w:t xml:space="preserve"> be referenced and copied when </w:t>
      </w:r>
      <w:r>
        <w:t>administrators</w:t>
      </w:r>
      <w:r w:rsidR="006F27A3">
        <w:t xml:space="preserve"> </w:t>
      </w:r>
      <w:r>
        <w:t>are</w:t>
      </w:r>
      <w:r w:rsidR="006F27A3">
        <w:t xml:space="preserve"> creating new entities.  </w:t>
      </w:r>
    </w:p>
    <w:p w14:paraId="4E474504" w14:textId="35BC62A7" w:rsidR="00064B40" w:rsidRDefault="00064B40" w:rsidP="00FE1C83">
      <w:pPr>
        <w:rPr>
          <w:ins w:id="684" w:author="Melanie Davies" w:date="2014-06-27T12:36:00Z"/>
        </w:rPr>
      </w:pPr>
      <w:ins w:id="685" w:author="Melanie Davies" w:date="2014-06-27T12:36:00Z">
        <w:r>
          <w:t>This guide references two configuration options:</w:t>
        </w:r>
      </w:ins>
    </w:p>
    <w:p w14:paraId="48F68E42" w14:textId="3455068A" w:rsidR="00064B40" w:rsidRDefault="00064B40" w:rsidP="00064B40">
      <w:pPr>
        <w:pStyle w:val="ListParagraph"/>
        <w:numPr>
          <w:ilvl w:val="0"/>
          <w:numId w:val="50"/>
        </w:numPr>
        <w:rPr>
          <w:ins w:id="686" w:author="Melanie Davies" w:date="2014-06-27T12:37:00Z"/>
        </w:rPr>
        <w:pPrChange w:id="687" w:author="Melanie Davies" w:date="2014-06-27T12:36:00Z">
          <w:pPr/>
        </w:pPrChange>
      </w:pPr>
      <w:ins w:id="688" w:author="Melanie Davies" w:date="2014-06-27T12:36:00Z">
        <w:r>
          <w:lastRenderedPageBreak/>
          <w:t xml:space="preserve">Centralized access control management: only system administrators are permitted to manage access controls, including approving users. This </w:t>
        </w:r>
      </w:ins>
      <w:ins w:id="689" w:author="Melanie Davies" w:date="2014-06-27T12:37:00Z">
        <w:r>
          <w:t>is the</w:t>
        </w:r>
      </w:ins>
      <w:ins w:id="690" w:author="Melanie Davies" w:date="2014-06-27T12:36:00Z">
        <w:r>
          <w:t xml:space="preserve"> </w:t>
        </w:r>
      </w:ins>
      <w:ins w:id="691" w:author="Melanie Davies" w:date="2014-06-27T12:37:00Z">
        <w:r>
          <w:t>configuration option used in all HPHCI-administered networks.</w:t>
        </w:r>
      </w:ins>
    </w:p>
    <w:p w14:paraId="69672075" w14:textId="7290F645" w:rsidR="00064B40" w:rsidRDefault="00064B40" w:rsidP="00064B40">
      <w:pPr>
        <w:pStyle w:val="ListParagraph"/>
        <w:numPr>
          <w:ilvl w:val="0"/>
          <w:numId w:val="50"/>
        </w:numPr>
        <w:pPrChange w:id="692" w:author="Melanie Davies" w:date="2014-06-27T12:36:00Z">
          <w:pPr/>
        </w:pPrChange>
      </w:pPr>
      <w:ins w:id="693" w:author="Melanie Davies" w:date="2014-06-27T12:37:00Z">
        <w:r>
          <w:t>Decentralized access control management: system administrators manage network-wide acce</w:t>
        </w:r>
      </w:ins>
      <w:ins w:id="694" w:author="Melanie Davies" w:date="2014-07-01T12:46:00Z">
        <w:r w:rsidR="005D1641">
          <w:t>s</w:t>
        </w:r>
      </w:ins>
      <w:ins w:id="695" w:author="Melanie Davies" w:date="2014-06-27T12:37:00Z">
        <w:r>
          <w:t>s, but share project and organization-level access control management with project and organization administrators.</w:t>
        </w:r>
      </w:ins>
    </w:p>
    <w:p w14:paraId="7F609478" w14:textId="77777777" w:rsidR="00064B40" w:rsidRDefault="00064B40" w:rsidP="00FB4133">
      <w:pPr>
        <w:pStyle w:val="Heading1"/>
      </w:pPr>
      <w:bookmarkStart w:id="696" w:name="_Toc391997051"/>
      <w:commentRangeStart w:id="697"/>
      <w:r>
        <w:t>Creating a new organization</w:t>
      </w:r>
      <w:commentRangeEnd w:id="697"/>
      <w:r w:rsidR="003E3C91">
        <w:rPr>
          <w:rStyle w:val="CommentReference"/>
          <w:rFonts w:eastAsiaTheme="minorHAnsi" w:cstheme="minorBidi"/>
          <w:b w:val="0"/>
          <w:bCs w:val="0"/>
          <w:color w:val="auto"/>
        </w:rPr>
        <w:commentReference w:id="697"/>
      </w:r>
      <w:bookmarkEnd w:id="696"/>
    </w:p>
    <w:p w14:paraId="372CC86A" w14:textId="0AE621AA" w:rsidR="00064B40" w:rsidRDefault="00064B40" w:rsidP="00064B40">
      <w:r>
        <w:t xml:space="preserve">PMN may have one or more Organizations, each of which may have one or more Users and one or more DataMarts.  There are two ways to create an organization.  Copy the “Organization Template” or click on the </w:t>
      </w:r>
      <w:r w:rsidRPr="00064B40">
        <w:rPr>
          <w:b/>
          <w:rPrChange w:id="698" w:author="Melanie Davies" w:date="2014-06-27T12:37:00Z">
            <w:rPr/>
          </w:rPrChange>
        </w:rPr>
        <w:t>Add</w:t>
      </w:r>
      <w:r>
        <w:t xml:space="preserve"> button the Network/Organizations list.  The template has a set of preconfigured security groups that can be used to assign to users.  The security groups are listed under the Security Groups section below.  If the organization is created by clicking the </w:t>
      </w:r>
      <w:r w:rsidRPr="00064B40">
        <w:rPr>
          <w:b/>
          <w:rPrChange w:id="699" w:author="Melanie Davies" w:date="2014-06-27T12:38:00Z">
            <w:rPr/>
          </w:rPrChange>
        </w:rPr>
        <w:t>Add</w:t>
      </w:r>
      <w:r>
        <w:t xml:space="preserve"> button, the template can be used </w:t>
      </w:r>
      <w:ins w:id="700" w:author="Melanie Davies" w:date="2014-07-01T15:28:00Z">
        <w:r w:rsidR="003E3C91">
          <w:t xml:space="preserve">as a reference </w:t>
        </w:r>
      </w:ins>
      <w:r>
        <w:t>to configure the organization’s security groups and access controls.</w:t>
      </w:r>
    </w:p>
    <w:p w14:paraId="4C11580F" w14:textId="1D9CFAD4" w:rsidR="00064B40" w:rsidRPr="000F78FD" w:rsidDel="003E3C91" w:rsidRDefault="00064B40" w:rsidP="00064B40">
      <w:pPr>
        <w:rPr>
          <w:del w:id="701" w:author="Melanie Davies" w:date="2014-07-01T15:28:00Z"/>
          <w:b/>
        </w:rPr>
      </w:pPr>
      <w:commentRangeStart w:id="702"/>
      <w:del w:id="703" w:author="Melanie Davies" w:date="2014-07-01T15:28:00Z">
        <w:r w:rsidRPr="000F78FD" w:rsidDel="003E3C91">
          <w:rPr>
            <w:b/>
          </w:rPr>
          <w:delText xml:space="preserve">NOTE: </w:delText>
        </w:r>
      </w:del>
      <w:del w:id="704" w:author="Melanie Davies" w:date="2014-06-27T12:38:00Z">
        <w:r w:rsidRPr="000F78FD" w:rsidDel="00064B40">
          <w:rPr>
            <w:b/>
          </w:rPr>
          <w:delText xml:space="preserve">When </w:delText>
        </w:r>
      </w:del>
      <w:del w:id="705" w:author="Melanie Davies" w:date="2014-07-01T15:28:00Z">
        <w:r w:rsidRPr="000F78FD" w:rsidDel="003E3C91">
          <w:rPr>
            <w:b/>
          </w:rPr>
          <w:delText xml:space="preserve">creating a new organization, the administrator must add </w:delText>
        </w:r>
        <w:r w:rsidDel="003E3C91">
          <w:rPr>
            <w:b/>
          </w:rPr>
          <w:delText xml:space="preserve">organization’s Administrator and Everyone security groups </w:delText>
        </w:r>
        <w:r w:rsidRPr="000F78FD" w:rsidDel="003E3C91">
          <w:rPr>
            <w:b/>
          </w:rPr>
          <w:delText xml:space="preserve">to the Global Permissions panel under the Network/Access Control page.  </w:delText>
        </w:r>
        <w:r w:rsidDel="003E3C91">
          <w:rPr>
            <w:b/>
          </w:rPr>
          <w:delText>See the section on security groups for a description of these groups and how they are configured in the Global Permissions panel.</w:delText>
        </w:r>
      </w:del>
      <w:bookmarkStart w:id="706" w:name="_Toc391997052"/>
      <w:commentRangeEnd w:id="702"/>
      <w:r w:rsidR="003E3C91">
        <w:rPr>
          <w:rStyle w:val="CommentReference"/>
        </w:rPr>
        <w:commentReference w:id="702"/>
      </w:r>
      <w:bookmarkEnd w:id="706"/>
    </w:p>
    <w:p w14:paraId="506C1136" w14:textId="77777777" w:rsidR="00064B40" w:rsidRDefault="00064B40" w:rsidP="00660145">
      <w:pPr>
        <w:pStyle w:val="Heading2"/>
      </w:pPr>
      <w:bookmarkStart w:id="707" w:name="_Toc391997053"/>
      <w:r>
        <w:t>Organization Information Data</w:t>
      </w:r>
      <w:bookmarkEnd w:id="707"/>
    </w:p>
    <w:p w14:paraId="5CDD35AF" w14:textId="067732F8" w:rsidR="00064B40" w:rsidRDefault="00064B40" w:rsidP="00064B40">
      <w:r>
        <w:t>Enter the name and acronym, used as a short name in some displays, for the organization.</w:t>
      </w:r>
      <w:ins w:id="708" w:author="Melanie Davies" w:date="2014-06-27T12:39:00Z">
        <w:r>
          <w:t xml:space="preserve"> Organizations may be configured as parents and children. If the organization is a child,</w:t>
        </w:r>
      </w:ins>
      <w:del w:id="709" w:author="Melanie Davies" w:date="2014-06-27T12:40:00Z">
        <w:r w:rsidDel="00064B40">
          <w:delText xml:space="preserve"> </w:delText>
        </w:r>
      </w:del>
      <w:r>
        <w:t xml:space="preserve"> </w:t>
      </w:r>
      <w:del w:id="710" w:author="Melanie Davies" w:date="2014-06-27T12:40:00Z">
        <w:r w:rsidDel="00064B40">
          <w:delText xml:space="preserve">An organization can have one or more sub-organizations, if so </w:delText>
        </w:r>
      </w:del>
      <w:r>
        <w:t xml:space="preserve">click the Parent link and select the parent organization.  All </w:t>
      </w:r>
      <w:del w:id="711" w:author="Melanie Davies" w:date="2014-07-01T15:30:00Z">
        <w:r w:rsidDel="003E3C91">
          <w:delText xml:space="preserve">the </w:delText>
        </w:r>
      </w:del>
      <w:r>
        <w:t>other information and metadata fields within the organization</w:t>
      </w:r>
      <w:ins w:id="712" w:author="Melanie Davies" w:date="2014-06-27T12:42:00Z">
        <w:r>
          <w:t>, including registries and research data sets,</w:t>
        </w:r>
      </w:ins>
      <w:r>
        <w:t xml:space="preserve"> </w:t>
      </w:r>
      <w:del w:id="713" w:author="Melanie Davies" w:date="2014-07-01T15:30:00Z">
        <w:r w:rsidDel="003E3C91">
          <w:delText xml:space="preserve">can </w:delText>
        </w:r>
      </w:del>
      <w:ins w:id="714" w:author="Melanie Davies" w:date="2014-07-01T15:30:00Z">
        <w:r w:rsidR="003E3C91">
          <w:t xml:space="preserve">may </w:t>
        </w:r>
      </w:ins>
      <w:r>
        <w:t>be entered by the organization administrator.</w:t>
      </w:r>
    </w:p>
    <w:p w14:paraId="2D615816" w14:textId="0C09797D" w:rsidR="00064B40" w:rsidDel="00064B40" w:rsidRDefault="00064B40" w:rsidP="00660145">
      <w:pPr>
        <w:pStyle w:val="Heading2"/>
        <w:rPr>
          <w:del w:id="715" w:author="Melanie Davies" w:date="2014-06-27T12:41:00Z"/>
        </w:rPr>
      </w:pPr>
      <w:commentRangeStart w:id="716"/>
      <w:del w:id="717" w:author="Melanie Davies" w:date="2014-06-27T12:41:00Z">
        <w:r w:rsidDel="00064B40">
          <w:delText>Organization Registries and Research Data Sets</w:delText>
        </w:r>
        <w:bookmarkStart w:id="718" w:name="_Toc391997054"/>
        <w:bookmarkEnd w:id="718"/>
      </w:del>
    </w:p>
    <w:p w14:paraId="0A7D11D9" w14:textId="1CA698EC" w:rsidR="00064B40" w:rsidRPr="006F6D6C" w:rsidDel="00064B40" w:rsidRDefault="00064B40" w:rsidP="00660145">
      <w:pPr>
        <w:pStyle w:val="Heading2"/>
        <w:rPr>
          <w:del w:id="719" w:author="Melanie Davies" w:date="2014-06-27T12:41:00Z"/>
        </w:rPr>
        <w:pPrChange w:id="720" w:author="Melanie Davies" w:date="2014-07-01T16:27:00Z">
          <w:pPr/>
        </w:pPrChange>
      </w:pPr>
      <w:del w:id="721" w:author="Melanie Davies" w:date="2014-06-27T12:41:00Z">
        <w:r w:rsidDel="00064B40">
          <w:delText xml:space="preserve">An organization may participate in zero, one, or more Registries.  To create a new registry, the administrator can click the </w:delText>
        </w:r>
        <w:r w:rsidRPr="0005684A" w:rsidDel="00064B40">
          <w:delText>New</w:delText>
        </w:r>
        <w:r w:rsidDel="00064B40">
          <w:delText xml:space="preserve"> button and configure the registry entry.  This automatically adds them to it.  To add or remove the organization to an existing registry, the organization administrator can click the </w:delText>
        </w:r>
        <w:r w:rsidRPr="0005684A" w:rsidDel="00064B40">
          <w:delText>Add</w:delText>
        </w:r>
        <w:r w:rsidDel="00064B40">
          <w:delText xml:space="preserve"> or </w:delText>
        </w:r>
        <w:r w:rsidRPr="0005684A" w:rsidDel="00064B40">
          <w:delText>Remove</w:delText>
        </w:r>
        <w:r w:rsidDel="00064B40">
          <w:delText xml:space="preserve"> button. </w:delText>
        </w:r>
      </w:del>
      <w:bookmarkStart w:id="722" w:name="_Toc391997055"/>
      <w:commentRangeEnd w:id="716"/>
      <w:r>
        <w:rPr>
          <w:rStyle w:val="CommentReference"/>
        </w:rPr>
        <w:commentReference w:id="716"/>
      </w:r>
      <w:bookmarkEnd w:id="722"/>
    </w:p>
    <w:p w14:paraId="7B225ABD" w14:textId="77777777" w:rsidR="00064B40" w:rsidRDefault="00064B40" w:rsidP="00660145">
      <w:pPr>
        <w:pStyle w:val="Heading2"/>
      </w:pPr>
      <w:bookmarkStart w:id="723" w:name="_Toc391997056"/>
      <w:r>
        <w:t>Organization Provider Connection</w:t>
      </w:r>
      <w:bookmarkEnd w:id="723"/>
    </w:p>
    <w:p w14:paraId="70000B9A" w14:textId="77CE0454" w:rsidR="00064B40" w:rsidRPr="006F6D6C" w:rsidRDefault="00064B40" w:rsidP="00064B40">
      <w:r>
        <w:t xml:space="preserve">The provider connection panel is used to connect an instance of the web based DataMart client to the portal to administer the organization’s DataMarts.  Additionally, one organization within the physical PMN network instance must be designated as the network owner. </w:t>
      </w:r>
      <w:ins w:id="724" w:author="Melanie Davies" w:date="2014-06-27T12:44:00Z">
        <w:r>
          <w:t>This role will be held by the Operations Center</w:t>
        </w:r>
        <w:r w:rsidR="003E3C91">
          <w:t xml:space="preserve"> organization on each network</w:t>
        </w:r>
        <w:r>
          <w:t>.</w:t>
        </w:r>
      </w:ins>
      <w:del w:id="725" w:author="Melanie Davies" w:date="2014-06-27T12:44:00Z">
        <w:r w:rsidDel="00064B40">
          <w:delText xml:space="preserve"> For the HDC network, this role will be the Operations Center organization.</w:delText>
        </w:r>
      </w:del>
    </w:p>
    <w:p w14:paraId="4CCA1864" w14:textId="77777777" w:rsidR="00064B40" w:rsidRDefault="00064B40" w:rsidP="00660145">
      <w:pPr>
        <w:pStyle w:val="Heading2"/>
      </w:pPr>
      <w:bookmarkStart w:id="726" w:name="_Toc391997057"/>
      <w:r>
        <w:t>Organization Access Control</w:t>
      </w:r>
      <w:bookmarkEnd w:id="726"/>
    </w:p>
    <w:p w14:paraId="0016A181" w14:textId="77777777" w:rsidR="00064B40" w:rsidRDefault="00064B40" w:rsidP="00064B40">
      <w:r>
        <w:t xml:space="preserve">The Access Control panel is used to configure the rights to administer the organization.  </w:t>
      </w:r>
    </w:p>
    <w:p w14:paraId="7F3E77EC" w14:textId="2E147335" w:rsidR="00064B40" w:rsidRDefault="00064B40" w:rsidP="00FB4133">
      <w:pPr>
        <w:pStyle w:val="Heading3"/>
      </w:pPr>
      <w:bookmarkStart w:id="727" w:name="_Toc391997058"/>
      <w:r>
        <w:t>Organization Access Control</w:t>
      </w:r>
      <w:ins w:id="728" w:author="Melanie Davies" w:date="2014-07-01T15:31:00Z">
        <w:r w:rsidR="003E3C91">
          <w:t>:</w:t>
        </w:r>
      </w:ins>
      <w:r>
        <w:t xml:space="preserve"> Operations Center</w:t>
      </w:r>
      <w:ins w:id="729" w:author="Melanie Davies" w:date="2014-06-27T12:46:00Z">
        <w:r w:rsidR="003F50A1">
          <w:t xml:space="preserve"> </w:t>
        </w:r>
      </w:ins>
      <w:ins w:id="730" w:author="Melanie Davies" w:date="2014-07-01T10:31:00Z">
        <w:r w:rsidR="006C1BB4">
          <w:t xml:space="preserve">System </w:t>
        </w:r>
      </w:ins>
      <w:ins w:id="731" w:author="Melanie Davies" w:date="2014-06-27T12:46:00Z">
        <w:r w:rsidR="003F50A1">
          <w:t>Administrators</w:t>
        </w:r>
      </w:ins>
      <w:r>
        <w:t xml:space="preserve"> Security Group</w:t>
      </w:r>
      <w:bookmarkEnd w:id="727"/>
    </w:p>
    <w:p w14:paraId="1A8BA36E" w14:textId="718C4B23" w:rsidR="00064B40" w:rsidRDefault="00064B40" w:rsidP="00064B40">
      <w:del w:id="732" w:author="Melanie Davies" w:date="2014-06-27T12:51:00Z">
        <w:r w:rsidDel="003F50A1">
          <w:delText xml:space="preserve">By default, </w:delText>
        </w:r>
      </w:del>
      <w:del w:id="733" w:author="Melanie Davies" w:date="2014-06-27T12:45:00Z">
        <w:r w:rsidDel="003F50A1">
          <w:delText xml:space="preserve">the </w:delText>
        </w:r>
      </w:del>
      <w:r>
        <w:t>Operations</w:t>
      </w:r>
      <w:ins w:id="734" w:author="Melanie Davies" w:date="2014-07-01T15:31:00Z">
        <w:r w:rsidR="003E3C91">
          <w:t xml:space="preserve"> </w:t>
        </w:r>
      </w:ins>
      <w:del w:id="735" w:author="Melanie Davies" w:date="2014-06-27T12:45:00Z">
        <w:r w:rsidDel="003F50A1">
          <w:delText xml:space="preserve"> </w:delText>
        </w:r>
      </w:del>
      <w:r>
        <w:t>Center</w:t>
      </w:r>
      <w:ins w:id="736" w:author="Melanie Davies" w:date="2014-06-27T12:45:00Z">
        <w:r w:rsidR="003F50A1">
          <w:t xml:space="preserve"> </w:t>
        </w:r>
      </w:ins>
      <w:ins w:id="737" w:author="Melanie Davies" w:date="2014-07-01T15:31:00Z">
        <w:r w:rsidR="003E3C91">
          <w:t xml:space="preserve">System </w:t>
        </w:r>
      </w:ins>
      <w:ins w:id="738" w:author="Melanie Davies" w:date="2014-06-27T12:45:00Z">
        <w:r w:rsidR="003F50A1">
          <w:t>Administrators</w:t>
        </w:r>
      </w:ins>
      <w:r>
        <w:t xml:space="preserve"> ha</w:t>
      </w:r>
      <w:ins w:id="739" w:author="Melanie Davies" w:date="2014-06-27T12:45:00Z">
        <w:r w:rsidR="003F50A1">
          <w:t>ve</w:t>
        </w:r>
      </w:ins>
      <w:del w:id="740" w:author="Melanie Davies" w:date="2014-06-27T12:45:00Z">
        <w:r w:rsidDel="003F50A1">
          <w:delText>s</w:delText>
        </w:r>
      </w:del>
      <w:r>
        <w:t xml:space="preserve"> rights to completely administer any organization.  </w:t>
      </w:r>
      <w:ins w:id="741" w:author="Melanie Davies" w:date="2014-06-27T12:51:00Z">
        <w:r w:rsidR="003F50A1">
          <w:t>These rights are inherited from the Global Access Controls</w:t>
        </w:r>
        <w:r w:rsidR="00E324B8">
          <w:t xml:space="preserve"> and are shown below:</w:t>
        </w:r>
      </w:ins>
    </w:p>
    <w:p w14:paraId="7A097C76" w14:textId="77777777" w:rsidR="00064B40" w:rsidRDefault="00064B40" w:rsidP="00064B40">
      <w:r>
        <w:rPr>
          <w:noProof/>
        </w:rPr>
        <w:lastRenderedPageBreak/>
        <w:drawing>
          <wp:inline distT="0" distB="0" distL="0" distR="0" wp14:anchorId="7B661DCD" wp14:editId="179236D0">
            <wp:extent cx="5941060" cy="30854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3085465"/>
                    </a:xfrm>
                    <a:prstGeom prst="rect">
                      <a:avLst/>
                    </a:prstGeom>
                    <a:noFill/>
                    <a:ln>
                      <a:noFill/>
                    </a:ln>
                  </pic:spPr>
                </pic:pic>
              </a:graphicData>
            </a:graphic>
          </wp:inline>
        </w:drawing>
      </w:r>
    </w:p>
    <w:p w14:paraId="58F8C256" w14:textId="4273E849" w:rsidR="00064B40" w:rsidRDefault="00064B40" w:rsidP="00FB4133">
      <w:pPr>
        <w:pStyle w:val="Heading3"/>
      </w:pPr>
      <w:bookmarkStart w:id="742" w:name="_Toc391997059"/>
      <w:r>
        <w:t>Organization Access Control</w:t>
      </w:r>
      <w:ins w:id="743" w:author="Melanie Davies" w:date="2014-07-01T15:31:00Z">
        <w:r w:rsidR="00E324B8">
          <w:t>:</w:t>
        </w:r>
      </w:ins>
      <w:r>
        <w:t xml:space="preserve"> Organization Administrators Security Group</w:t>
      </w:r>
      <w:bookmarkEnd w:id="742"/>
    </w:p>
    <w:p w14:paraId="358F2C0F" w14:textId="1A1EB881" w:rsidR="003F50A1" w:rsidRDefault="00064B40" w:rsidP="00064B40">
      <w:pPr>
        <w:rPr>
          <w:ins w:id="744" w:author="Melanie Davies" w:date="2014-06-27T12:48:00Z"/>
        </w:rPr>
      </w:pPr>
      <w:r>
        <w:t>Each organization should have one or more users who are Administrators of their organizations</w:t>
      </w:r>
      <w:ins w:id="745" w:author="Melanie Davies" w:date="2014-07-01T15:31:00Z">
        <w:r w:rsidR="00E324B8">
          <w:t xml:space="preserve">. </w:t>
        </w:r>
      </w:ins>
      <w:del w:id="746" w:author="Melanie Davies" w:date="2014-07-01T15:31:00Z">
        <w:r w:rsidDel="00E324B8">
          <w:delText xml:space="preserve"> or t</w:delText>
        </w:r>
      </w:del>
      <w:ins w:id="747" w:author="Melanie Davies" w:date="2014-07-01T15:31:00Z">
        <w:r w:rsidR="00E324B8">
          <w:t>T</w:t>
        </w:r>
      </w:ins>
      <w:r>
        <w:t xml:space="preserve">his role </w:t>
      </w:r>
      <w:del w:id="748" w:author="Melanie Davies" w:date="2014-07-01T15:31:00Z">
        <w:r w:rsidDel="00E324B8">
          <w:delText xml:space="preserve">can </w:delText>
        </w:r>
      </w:del>
      <w:ins w:id="749" w:author="Melanie Davies" w:date="2014-07-01T15:31:00Z">
        <w:r w:rsidR="00E324B8">
          <w:t xml:space="preserve">may also </w:t>
        </w:r>
      </w:ins>
      <w:r>
        <w:t xml:space="preserve">be designated to a user from another organization. </w:t>
      </w:r>
    </w:p>
    <w:p w14:paraId="3EFC4E6A" w14:textId="21DA2C42" w:rsidR="003F50A1" w:rsidRDefault="003F50A1" w:rsidP="003F50A1">
      <w:pPr>
        <w:pStyle w:val="Heading4"/>
        <w:rPr>
          <w:ins w:id="750" w:author="Melanie Davies" w:date="2014-06-27T12:48:00Z"/>
        </w:rPr>
        <w:pPrChange w:id="751" w:author="Melanie Davies" w:date="2014-06-27T12:48:00Z">
          <w:pPr/>
        </w:pPrChange>
      </w:pPr>
      <w:ins w:id="752" w:author="Melanie Davies" w:date="2014-06-27T12:48:00Z">
        <w:r>
          <w:t>Centralized</w:t>
        </w:r>
      </w:ins>
    </w:p>
    <w:p w14:paraId="70590322" w14:textId="77F50005" w:rsidR="003F50A1" w:rsidRDefault="00E324B8" w:rsidP="0005684A">
      <w:pPr>
        <w:rPr>
          <w:ins w:id="753" w:author="Melanie Davies" w:date="2014-06-27T12:52:00Z"/>
        </w:rPr>
      </w:pPr>
      <w:ins w:id="754" w:author="Melanie Davies" w:date="2014-07-01T15:31:00Z">
        <w:r>
          <w:t>O</w:t>
        </w:r>
      </w:ins>
      <w:ins w:id="755" w:author="Melanie Davies" w:date="2014-06-27T12:48:00Z">
        <w:r w:rsidR="003F50A1">
          <w:t xml:space="preserve">rganization administrators are restricted to editing metadata about the organization and receiving notifications when their organization profile is changed. The security </w:t>
        </w:r>
      </w:ins>
      <w:ins w:id="756" w:author="Melanie Davies" w:date="2014-06-27T12:50:00Z">
        <w:r w:rsidR="003F50A1">
          <w:t xml:space="preserve">group </w:t>
        </w:r>
      </w:ins>
      <w:ins w:id="757" w:author="Melanie Davies" w:date="2014-06-27T12:48:00Z">
        <w:r w:rsidR="003F50A1">
          <w:t>should be configured as follows:</w:t>
        </w:r>
      </w:ins>
    </w:p>
    <w:p w14:paraId="21E1D104" w14:textId="1B51ED36" w:rsidR="003F50A1" w:rsidRDefault="003F50A1" w:rsidP="0005684A">
      <w:pPr>
        <w:rPr>
          <w:ins w:id="758" w:author="Melanie Davies" w:date="2014-06-27T12:48:00Z"/>
        </w:rPr>
      </w:pPr>
      <w:ins w:id="759" w:author="Melanie Davies" w:date="2014-06-27T12:52:00Z">
        <w:r>
          <w:rPr>
            <w:noProof/>
          </w:rPr>
          <w:drawing>
            <wp:inline distT="0" distB="0" distL="0" distR="0" wp14:anchorId="3105ED4F" wp14:editId="0330A8AF">
              <wp:extent cx="5943600" cy="3111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1500"/>
                      </a:xfrm>
                      <a:prstGeom prst="rect">
                        <a:avLst/>
                      </a:prstGeom>
                    </pic:spPr>
                  </pic:pic>
                </a:graphicData>
              </a:graphic>
            </wp:inline>
          </w:drawing>
        </w:r>
      </w:ins>
    </w:p>
    <w:p w14:paraId="64D79AF3" w14:textId="0EE8CD77" w:rsidR="003F50A1" w:rsidRDefault="003F50A1" w:rsidP="003F50A1">
      <w:pPr>
        <w:pStyle w:val="Heading4"/>
        <w:rPr>
          <w:ins w:id="760" w:author="Melanie Davies" w:date="2014-06-27T12:49:00Z"/>
        </w:rPr>
        <w:pPrChange w:id="761" w:author="Melanie Davies" w:date="2014-06-27T12:49:00Z">
          <w:pPr/>
        </w:pPrChange>
      </w:pPr>
      <w:ins w:id="762" w:author="Melanie Davies" w:date="2014-06-27T12:49:00Z">
        <w:r>
          <w:lastRenderedPageBreak/>
          <w:t>Decentralized</w:t>
        </w:r>
      </w:ins>
    </w:p>
    <w:p w14:paraId="141F1471" w14:textId="774EC643" w:rsidR="003F50A1" w:rsidRPr="0005684A" w:rsidRDefault="00E324B8" w:rsidP="0005684A">
      <w:pPr>
        <w:rPr>
          <w:ins w:id="763" w:author="Melanie Davies" w:date="2014-06-27T12:48:00Z"/>
        </w:rPr>
      </w:pPr>
      <w:ins w:id="764" w:author="Melanie Davies" w:date="2014-07-01T15:32:00Z">
        <w:r>
          <w:t>O</w:t>
        </w:r>
      </w:ins>
      <w:ins w:id="765" w:author="Melanie Davies" w:date="2014-06-27T12:49:00Z">
        <w:r w:rsidR="003F50A1">
          <w:t xml:space="preserve">rganization administrators have </w:t>
        </w:r>
      </w:ins>
      <w:ins w:id="766" w:author="Melanie Davies" w:date="2014-06-27T12:50:00Z">
        <w:r w:rsidR="003F50A1">
          <w:t>full</w:t>
        </w:r>
      </w:ins>
      <w:ins w:id="767" w:author="Melanie Davies" w:date="2014-06-27T12:49:00Z">
        <w:r w:rsidR="003F50A1">
          <w:t xml:space="preserve"> </w:t>
        </w:r>
      </w:ins>
      <w:ins w:id="768" w:author="Melanie Davies" w:date="2014-06-27T12:50:00Z">
        <w:r w:rsidR="003F50A1">
          <w:t>access to administer the organization and the organization’s entities (users, DataMarts, child organizations). The security group should be configured as follows:</w:t>
        </w:r>
      </w:ins>
    </w:p>
    <w:p w14:paraId="5A4446AA" w14:textId="363BE9B0" w:rsidR="00064B40" w:rsidRPr="00702E58" w:rsidDel="003F50A1" w:rsidRDefault="00064B40" w:rsidP="00064B40">
      <w:pPr>
        <w:rPr>
          <w:del w:id="769" w:author="Melanie Davies" w:date="2014-06-27T12:50:00Z"/>
        </w:rPr>
      </w:pPr>
      <w:del w:id="770" w:author="Melanie Davies" w:date="2014-06-27T12:50:00Z">
        <w:r w:rsidDel="003F50A1">
          <w:delText>The organization’s Administrators group should be configured as follows:</w:delText>
        </w:r>
      </w:del>
    </w:p>
    <w:p w14:paraId="0857D768" w14:textId="77777777" w:rsidR="00064B40" w:rsidRDefault="00064B40" w:rsidP="00064B40">
      <w:r>
        <w:rPr>
          <w:noProof/>
        </w:rPr>
        <w:drawing>
          <wp:inline distT="0" distB="0" distL="0" distR="0" wp14:anchorId="5F4D8E6C" wp14:editId="3D5D9C4D">
            <wp:extent cx="5935345" cy="309118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3091180"/>
                    </a:xfrm>
                    <a:prstGeom prst="rect">
                      <a:avLst/>
                    </a:prstGeom>
                    <a:noFill/>
                    <a:ln>
                      <a:noFill/>
                    </a:ln>
                  </pic:spPr>
                </pic:pic>
              </a:graphicData>
            </a:graphic>
          </wp:inline>
        </w:drawing>
      </w:r>
    </w:p>
    <w:p w14:paraId="2CEF569F" w14:textId="168B4FAC" w:rsidR="00064B40" w:rsidRDefault="00064B40" w:rsidP="00FB4133">
      <w:pPr>
        <w:pStyle w:val="Heading3"/>
      </w:pPr>
      <w:bookmarkStart w:id="771" w:name="_Toc391997060"/>
      <w:commentRangeStart w:id="772"/>
      <w:r>
        <w:t>Organization Access Control</w:t>
      </w:r>
      <w:ins w:id="773" w:author="Melanie Davies" w:date="2014-07-01T15:32:00Z">
        <w:r w:rsidR="00E324B8">
          <w:t>:</w:t>
        </w:r>
      </w:ins>
      <w:r>
        <w:t xml:space="preserve"> Organization Everyone Security Group</w:t>
      </w:r>
      <w:ins w:id="774" w:author="Melanie Davies" w:date="2014-06-27T12:53:00Z">
        <w:r w:rsidR="003F50A1">
          <w:t>s</w:t>
        </w:r>
      </w:ins>
      <w:commentRangeEnd w:id="772"/>
      <w:ins w:id="775" w:author="Melanie Davies" w:date="2014-06-27T14:42:00Z">
        <w:r w:rsidR="00056350">
          <w:rPr>
            <w:rStyle w:val="CommentReference"/>
            <w:rFonts w:eastAsiaTheme="minorHAnsi" w:cstheme="minorBidi"/>
            <w:b w:val="0"/>
            <w:bCs w:val="0"/>
            <w:color w:val="auto"/>
          </w:rPr>
          <w:commentReference w:id="772"/>
        </w:r>
      </w:ins>
      <w:bookmarkEnd w:id="771"/>
    </w:p>
    <w:p w14:paraId="74DAE12F" w14:textId="022A2198" w:rsidR="00064B40" w:rsidDel="003F50A1" w:rsidRDefault="00064B40" w:rsidP="00064B40">
      <w:pPr>
        <w:rPr>
          <w:del w:id="776" w:author="Melanie Davies" w:date="2014-06-27T12:52:00Z"/>
        </w:rPr>
      </w:pPr>
      <w:del w:id="777" w:author="Melanie Davies" w:date="2014-06-27T12:52:00Z">
        <w:r w:rsidDel="003F50A1">
          <w:delText>At a minimum, two additional security groups should configured for each organization.</w:delText>
        </w:r>
      </w:del>
    </w:p>
    <w:p w14:paraId="3BC7B033" w14:textId="52D5C7DF" w:rsidR="003F50A1" w:rsidRDefault="003F50A1" w:rsidP="00064B40">
      <w:pPr>
        <w:rPr>
          <w:ins w:id="778" w:author="Melanie Davies" w:date="2014-06-27T12:54:00Z"/>
        </w:rPr>
      </w:pPr>
      <w:ins w:id="779" w:author="Melanie Davies" w:date="2014-06-27T12:53:00Z">
        <w:r>
          <w:t xml:space="preserve">The </w:t>
        </w:r>
        <w:r>
          <w:rPr>
            <w:b/>
          </w:rPr>
          <w:t>Read</w:t>
        </w:r>
        <w:r>
          <w:t xml:space="preserve"> organization access control grants users the right to </w:t>
        </w:r>
      </w:ins>
      <w:ins w:id="780" w:author="Melanie Davies" w:date="2014-06-27T12:56:00Z">
        <w:r w:rsidR="005B7821">
          <w:t>view</w:t>
        </w:r>
      </w:ins>
      <w:ins w:id="781" w:author="Melanie Davies" w:date="2014-06-27T12:53:00Z">
        <w:r>
          <w:t xml:space="preserve"> the organization</w:t>
        </w:r>
      </w:ins>
      <w:ins w:id="782" w:author="Melanie Davies" w:date="2014-06-27T12:56:00Z">
        <w:r w:rsidR="005B7821">
          <w:t>’</w:t>
        </w:r>
        <w:r w:rsidR="00056350">
          <w:t xml:space="preserve">s </w:t>
        </w:r>
      </w:ins>
      <w:ins w:id="783" w:author="Melanie Davies" w:date="2014-06-27T12:53:00Z">
        <w:r>
          <w:t xml:space="preserve">metadata information. Which </w:t>
        </w:r>
      </w:ins>
      <w:ins w:id="784" w:author="Melanie Davies" w:date="2014-06-27T12:54:00Z">
        <w:r>
          <w:t>security</w:t>
        </w:r>
      </w:ins>
      <w:ins w:id="785" w:author="Melanie Davies" w:date="2014-06-27T12:53:00Z">
        <w:r>
          <w:t xml:space="preserve"> </w:t>
        </w:r>
      </w:ins>
      <w:ins w:id="786" w:author="Melanie Davies" w:date="2014-06-27T12:54:00Z">
        <w:r>
          <w:t>groups are granted access to th</w:t>
        </w:r>
        <w:r w:rsidR="00E324B8">
          <w:t>is right will differ by network/sub-network:</w:t>
        </w:r>
      </w:ins>
    </w:p>
    <w:p w14:paraId="41033CF9" w14:textId="348E75BC" w:rsidR="003F50A1" w:rsidRDefault="003F50A1" w:rsidP="003F50A1">
      <w:pPr>
        <w:pStyle w:val="ListParagraph"/>
        <w:numPr>
          <w:ilvl w:val="0"/>
          <w:numId w:val="50"/>
        </w:numPr>
        <w:rPr>
          <w:ins w:id="787" w:author="Melanie Davies" w:date="2014-06-27T12:55:00Z"/>
        </w:rPr>
        <w:pPrChange w:id="788" w:author="Melanie Davies" w:date="2014-06-27T12:55:00Z">
          <w:pPr/>
        </w:pPrChange>
      </w:pPr>
      <w:ins w:id="789" w:author="Melanie Davies" w:date="2014-06-27T12:54:00Z">
        <w:r>
          <w:t>Anyone in the network</w:t>
        </w:r>
      </w:ins>
      <w:ins w:id="790" w:author="Melanie Davies" w:date="2014-06-27T12:56:00Z">
        <w:r w:rsidR="005B7821">
          <w:t>: Enable the right for the Operations Center</w:t>
        </w:r>
        <w:r w:rsidR="009635BC">
          <w:t xml:space="preserve"> </w:t>
        </w:r>
      </w:ins>
      <w:ins w:id="791" w:author="Melanie Davies" w:date="2014-06-27T12:57:00Z">
        <w:r w:rsidR="005B7821">
          <w:t>Everyone security group.</w:t>
        </w:r>
      </w:ins>
      <w:ins w:id="792" w:author="Melanie Davies" w:date="2014-06-27T12:56:00Z">
        <w:r w:rsidR="005B7821">
          <w:t xml:space="preserve"> </w:t>
        </w:r>
      </w:ins>
    </w:p>
    <w:p w14:paraId="6156A2D5" w14:textId="3A7E5286" w:rsidR="003F50A1" w:rsidRDefault="009635BC" w:rsidP="003F50A1">
      <w:pPr>
        <w:pStyle w:val="ListParagraph"/>
        <w:numPr>
          <w:ilvl w:val="0"/>
          <w:numId w:val="50"/>
        </w:numPr>
        <w:rPr>
          <w:ins w:id="793" w:author="Melanie Davies" w:date="2014-06-27T12:55:00Z"/>
        </w:rPr>
        <w:pPrChange w:id="794" w:author="Melanie Davies" w:date="2014-06-27T12:55:00Z">
          <w:pPr/>
        </w:pPrChange>
      </w:pPr>
      <w:ins w:id="795" w:author="Melanie Davies" w:date="2014-06-27T12:55:00Z">
        <w:r>
          <w:t xml:space="preserve">Only users from select organizations </w:t>
        </w:r>
        <w:r w:rsidR="003F50A1">
          <w:t>(</w:t>
        </w:r>
      </w:ins>
      <w:ins w:id="796" w:author="Melanie Davies" w:date="2014-06-30T11:37:00Z">
        <w:r>
          <w:t xml:space="preserve">e.g. members of a </w:t>
        </w:r>
      </w:ins>
      <w:ins w:id="797" w:author="Melanie Davies" w:date="2014-06-30T11:38:00Z">
        <w:r>
          <w:t>group)</w:t>
        </w:r>
      </w:ins>
      <w:ins w:id="798" w:author="Melanie Davies" w:date="2014-06-27T12:57:00Z">
        <w:r>
          <w:t>: Enable the right for every organization</w:t>
        </w:r>
      </w:ins>
      <w:ins w:id="799" w:author="Melanie Davies" w:date="2014-06-30T11:38:00Z">
        <w:r>
          <w:t xml:space="preserve">’s </w:t>
        </w:r>
      </w:ins>
      <w:ins w:id="800" w:author="Melanie Davies" w:date="2014-06-27T12:57:00Z">
        <w:r w:rsidR="005B7821">
          <w:t>Everyone security group.</w:t>
        </w:r>
      </w:ins>
    </w:p>
    <w:p w14:paraId="2165F9B0" w14:textId="7FF0A0C3" w:rsidR="003F50A1" w:rsidRPr="0005684A" w:rsidRDefault="003F50A1" w:rsidP="003F50A1">
      <w:pPr>
        <w:pStyle w:val="ListParagraph"/>
        <w:numPr>
          <w:ilvl w:val="0"/>
          <w:numId w:val="50"/>
        </w:numPr>
        <w:rPr>
          <w:ins w:id="801" w:author="Melanie Davies" w:date="2014-06-27T12:53:00Z"/>
        </w:rPr>
        <w:pPrChange w:id="802" w:author="Melanie Davies" w:date="2014-06-27T12:55:00Z">
          <w:pPr/>
        </w:pPrChange>
      </w:pPr>
      <w:ins w:id="803" w:author="Melanie Davies" w:date="2014-06-27T12:55:00Z">
        <w:r>
          <w:t>Only users in the organization</w:t>
        </w:r>
      </w:ins>
      <w:ins w:id="804" w:author="Melanie Davies" w:date="2014-06-27T12:57:00Z">
        <w:r w:rsidR="009635BC">
          <w:t xml:space="preserve">: Enable the right for </w:t>
        </w:r>
      </w:ins>
      <w:ins w:id="805" w:author="Melanie Davies" w:date="2014-06-30T11:38:00Z">
        <w:r w:rsidR="00D90890">
          <w:t xml:space="preserve">only </w:t>
        </w:r>
      </w:ins>
      <w:ins w:id="806" w:author="Melanie Davies" w:date="2014-06-27T12:57:00Z">
        <w:r w:rsidR="009635BC">
          <w:t>the organization</w:t>
        </w:r>
      </w:ins>
      <w:ins w:id="807" w:author="Melanie Davies" w:date="2014-06-30T11:38:00Z">
        <w:r w:rsidR="009635BC">
          <w:t xml:space="preserve">’s </w:t>
        </w:r>
      </w:ins>
      <w:ins w:id="808" w:author="Melanie Davies" w:date="2014-06-27T12:57:00Z">
        <w:r w:rsidR="005B7821">
          <w:t>Everyone security group.</w:t>
        </w:r>
      </w:ins>
      <w:ins w:id="809" w:author="Melanie Davies" w:date="2014-06-27T12:58:00Z">
        <w:r w:rsidR="005B7821">
          <w:t xml:space="preserve"> </w:t>
        </w:r>
      </w:ins>
      <w:ins w:id="810" w:author="Melanie Davies" w:date="2014-07-01T15:32:00Z">
        <w:r w:rsidR="00E324B8">
          <w:t xml:space="preserve">This is </w:t>
        </w:r>
      </w:ins>
      <w:ins w:id="811" w:author="Melanie Davies" w:date="2014-07-01T15:33:00Z">
        <w:r w:rsidR="00E324B8">
          <w:t>shown</w:t>
        </w:r>
      </w:ins>
      <w:ins w:id="812" w:author="Melanie Davies" w:date="2014-07-01T15:32:00Z">
        <w:r w:rsidR="00F34B12">
          <w:t xml:space="preserve"> in the figure below:</w:t>
        </w:r>
      </w:ins>
    </w:p>
    <w:p w14:paraId="0BFDB699" w14:textId="6AE25C5D" w:rsidR="00064B40" w:rsidDel="005B7821" w:rsidRDefault="00064B40" w:rsidP="00064B40">
      <w:pPr>
        <w:rPr>
          <w:del w:id="813" w:author="Melanie Davies" w:date="2014-06-27T12:55:00Z"/>
        </w:rPr>
      </w:pPr>
      <w:del w:id="814" w:author="Melanie Davies" w:date="2014-06-27T12:55:00Z">
        <w:r w:rsidDel="005B7821">
          <w:lastRenderedPageBreak/>
          <w:delText>Each user should minimally be a member its organization’s Everyone group. The organization’s Everyone group should be configured as follows:</w:delText>
        </w:r>
      </w:del>
    </w:p>
    <w:p w14:paraId="1F52BC10" w14:textId="77777777" w:rsidR="00064B40" w:rsidRDefault="00064B40" w:rsidP="00064B40">
      <w:r>
        <w:rPr>
          <w:noProof/>
        </w:rPr>
        <w:drawing>
          <wp:inline distT="0" distB="0" distL="0" distR="0" wp14:anchorId="4B42125C" wp14:editId="40C72BD6">
            <wp:extent cx="5935345" cy="309118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3091180"/>
                    </a:xfrm>
                    <a:prstGeom prst="rect">
                      <a:avLst/>
                    </a:prstGeom>
                    <a:noFill/>
                    <a:ln>
                      <a:noFill/>
                    </a:ln>
                  </pic:spPr>
                </pic:pic>
              </a:graphicData>
            </a:graphic>
          </wp:inline>
        </w:drawing>
      </w:r>
    </w:p>
    <w:p w14:paraId="4405794B" w14:textId="5E15B1E1" w:rsidR="00064B40" w:rsidRDefault="00064B40" w:rsidP="00660145">
      <w:pPr>
        <w:pStyle w:val="Heading2"/>
      </w:pPr>
      <w:bookmarkStart w:id="815" w:name="_Toc391997061"/>
      <w:r>
        <w:t>Organization Default Request ACL (Access Control List)</w:t>
      </w:r>
      <w:bookmarkEnd w:id="815"/>
    </w:p>
    <w:p w14:paraId="210B1707" w14:textId="6116DC8B" w:rsidR="00064B40" w:rsidDel="00E324B8" w:rsidRDefault="00064B40" w:rsidP="00064B40">
      <w:pPr>
        <w:rPr>
          <w:del w:id="816" w:author="Melanie Davies" w:date="2014-07-01T15:33:00Z"/>
        </w:rPr>
      </w:pPr>
      <w:r>
        <w:t xml:space="preserve">The Default Request ACL panel can be used to configure request rights that are in effect across all projects the organization participates in. </w:t>
      </w:r>
      <w:commentRangeStart w:id="817"/>
      <w:r>
        <w:t xml:space="preserve"> Alternatively, these same rights can be specified for each project</w:t>
      </w:r>
      <w:ins w:id="818" w:author="Melanie Davies" w:date="2014-06-27T14:17:00Z">
        <w:r w:rsidR="00692E1E">
          <w:t>,</w:t>
        </w:r>
      </w:ins>
      <w:r>
        <w:t xml:space="preserve"> allowing the rights to vary by projects. </w:t>
      </w:r>
      <w:del w:id="819" w:author="Melanie Davies" w:date="2014-06-27T14:17:00Z">
        <w:r w:rsidDel="00692E1E">
          <w:delText xml:space="preserve"> </w:delText>
        </w:r>
      </w:del>
      <w:commentRangeEnd w:id="817"/>
      <w:r w:rsidR="00692E1E">
        <w:rPr>
          <w:rStyle w:val="CommentReference"/>
        </w:rPr>
        <w:commentReference w:id="817"/>
      </w:r>
      <w:ins w:id="820" w:author="Melanie Davies" w:date="2014-06-27T14:34:00Z">
        <w:r w:rsidR="00BA4DBA" w:rsidRPr="00BA4DBA">
          <w:t xml:space="preserve"> </w:t>
        </w:r>
        <w:r w:rsidR="00BA4DBA">
          <w:t xml:space="preserve">Rights enabled in the organization may be overridden in a given project. </w:t>
        </w:r>
      </w:ins>
      <w:commentRangeStart w:id="821"/>
      <w:del w:id="822" w:author="Melanie Davies" w:date="2014-06-27T14:34:00Z">
        <w:r w:rsidDel="00BA4DBA">
          <w:delText>As with all rights, a default right, say in the organization, may be overridden in a given Project.  The “Organization Template” contains defaults for three security groups.</w:delText>
        </w:r>
        <w:commentRangeEnd w:id="821"/>
        <w:r w:rsidR="00692E1E" w:rsidDel="00BA4DBA">
          <w:rPr>
            <w:rStyle w:val="CommentReference"/>
          </w:rPr>
          <w:commentReference w:id="821"/>
        </w:r>
      </w:del>
      <w:ins w:id="823" w:author="Melanie Davies" w:date="2014-06-27T14:28:00Z">
        <w:r w:rsidR="00BA4DBA">
          <w:t>Because members of an organization may participate in different projects, it is generally preferred to assign request permissions at the project level. Therefore, this ACL panel may be left empty.</w:t>
        </w:r>
      </w:ins>
    </w:p>
    <w:p w14:paraId="417F26C8" w14:textId="06C119A8" w:rsidR="00064B40" w:rsidDel="00692E1E" w:rsidRDefault="00064B40" w:rsidP="001F414C">
      <w:pPr>
        <w:pStyle w:val="Heading3"/>
        <w:rPr>
          <w:del w:id="824" w:author="Melanie Davies" w:date="2014-06-27T14:18:00Z"/>
        </w:rPr>
      </w:pPr>
      <w:del w:id="825" w:author="Melanie Davies" w:date="2014-06-27T14:18:00Z">
        <w:r w:rsidDel="00692E1E">
          <w:delText>Organization Default Request Organization DataMartAdministrators Security Group</w:delText>
        </w:r>
      </w:del>
    </w:p>
    <w:p w14:paraId="45FFAC2F" w14:textId="19AA7F9E" w:rsidR="00064B40" w:rsidDel="00692E1E" w:rsidRDefault="00064B40" w:rsidP="00064B40">
      <w:pPr>
        <w:rPr>
          <w:del w:id="826" w:author="Melanie Davies" w:date="2014-06-27T14:18:00Z"/>
        </w:rPr>
      </w:pPr>
      <w:del w:id="827" w:author="Melanie Davies" w:date="2014-06-27T14:18:00Z">
        <w:r w:rsidDel="00692E1E">
          <w:delText>The organization’s DataMartAdministrators group is assigned to users who administer the organization’s DataMarts.  It is configured as follows:</w:delText>
        </w:r>
      </w:del>
    </w:p>
    <w:p w14:paraId="7C7D65A1" w14:textId="65CBF05F" w:rsidR="00064B40" w:rsidDel="00E324B8" w:rsidRDefault="00064B40" w:rsidP="00064B40">
      <w:pPr>
        <w:rPr>
          <w:del w:id="828" w:author="Melanie Davies" w:date="2014-07-01T15:33:00Z"/>
        </w:rPr>
      </w:pPr>
      <w:del w:id="829" w:author="Melanie Davies" w:date="2014-06-27T14:18:00Z">
        <w:r w:rsidDel="00692E1E">
          <w:rPr>
            <w:noProof/>
          </w:rPr>
          <w:drawing>
            <wp:inline distT="0" distB="0" distL="0" distR="0" wp14:anchorId="33E99778" wp14:editId="5BD147EC">
              <wp:extent cx="5941060" cy="34385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0" cy="3438525"/>
                      </a:xfrm>
                      <a:prstGeom prst="rect">
                        <a:avLst/>
                      </a:prstGeom>
                      <a:noFill/>
                      <a:ln>
                        <a:noFill/>
                      </a:ln>
                    </pic:spPr>
                  </pic:pic>
                </a:graphicData>
              </a:graphic>
            </wp:inline>
          </w:drawing>
        </w:r>
      </w:del>
    </w:p>
    <w:p w14:paraId="71B0DA88" w14:textId="3CEE9EEC" w:rsidR="00064B40" w:rsidDel="00692E1E" w:rsidRDefault="00064B40" w:rsidP="001F414C">
      <w:pPr>
        <w:pStyle w:val="Heading3"/>
        <w:rPr>
          <w:del w:id="830" w:author="Melanie Davies" w:date="2014-06-27T14:18:00Z"/>
        </w:rPr>
      </w:pPr>
      <w:del w:id="831" w:author="Melanie Davies" w:date="2014-06-27T14:18:00Z">
        <w:r w:rsidDel="00692E1E">
          <w:delText>Organization Default Request Organization Investigators Security Group</w:delText>
        </w:r>
      </w:del>
    </w:p>
    <w:p w14:paraId="28BC75CA" w14:textId="2953AB5D" w:rsidR="00064B40" w:rsidDel="00692E1E" w:rsidRDefault="00064B40" w:rsidP="00064B40">
      <w:pPr>
        <w:rPr>
          <w:del w:id="832" w:author="Melanie Davies" w:date="2014-06-27T14:18:00Z"/>
        </w:rPr>
      </w:pPr>
      <w:del w:id="833" w:author="Melanie Davies" w:date="2014-06-27T14:18:00Z">
        <w:r w:rsidDel="00692E1E">
          <w:delText>The organization’s Investigators group is assigned to users who issues requests within any project the organization participates in.  It is configured as follows:</w:delText>
        </w:r>
      </w:del>
    </w:p>
    <w:p w14:paraId="60FF8CE3" w14:textId="09E1CA48" w:rsidR="00064B40" w:rsidDel="00E324B8" w:rsidRDefault="00064B40" w:rsidP="00064B40">
      <w:pPr>
        <w:rPr>
          <w:del w:id="834" w:author="Melanie Davies" w:date="2014-07-01T15:33:00Z"/>
        </w:rPr>
      </w:pPr>
      <w:del w:id="835" w:author="Melanie Davies" w:date="2014-06-27T14:18:00Z">
        <w:r w:rsidDel="00692E1E">
          <w:rPr>
            <w:noProof/>
          </w:rPr>
          <w:drawing>
            <wp:inline distT="0" distB="0" distL="0" distR="0" wp14:anchorId="68FC820E" wp14:editId="3619E82D">
              <wp:extent cx="5941060" cy="34556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060" cy="3455670"/>
                      </a:xfrm>
                      <a:prstGeom prst="rect">
                        <a:avLst/>
                      </a:prstGeom>
                      <a:noFill/>
                      <a:ln>
                        <a:noFill/>
                      </a:ln>
                    </pic:spPr>
                  </pic:pic>
                </a:graphicData>
              </a:graphic>
            </wp:inline>
          </w:drawing>
        </w:r>
      </w:del>
    </w:p>
    <w:p w14:paraId="46CCDDBF" w14:textId="3A615D0D" w:rsidR="00064B40" w:rsidDel="00692E1E" w:rsidRDefault="00064B40" w:rsidP="001F414C">
      <w:pPr>
        <w:pStyle w:val="Heading3"/>
        <w:rPr>
          <w:del w:id="836" w:author="Melanie Davies" w:date="2014-06-27T14:26:00Z"/>
        </w:rPr>
      </w:pPr>
      <w:del w:id="837" w:author="Melanie Davies" w:date="2014-06-27T14:26:00Z">
        <w:r w:rsidDel="00692E1E">
          <w:delText>Organization Default Request Organization QueryAdministrators Security Group</w:delText>
        </w:r>
      </w:del>
    </w:p>
    <w:p w14:paraId="3C63B6D6" w14:textId="49E58BA3" w:rsidR="00064B40" w:rsidDel="00692E1E" w:rsidRDefault="00064B40" w:rsidP="00064B40">
      <w:pPr>
        <w:rPr>
          <w:del w:id="838" w:author="Melanie Davies" w:date="2014-06-27T14:26:00Z"/>
        </w:rPr>
      </w:pPr>
      <w:del w:id="839" w:author="Melanie Davies" w:date="2014-06-27T14:26:00Z">
        <w:r w:rsidDel="00692E1E">
          <w:delText>The organization’s QueryAdministrators group is assigned to users who approve requests submitted from their organization to project the organization participates in.  It is configured as follows:</w:delText>
        </w:r>
      </w:del>
    </w:p>
    <w:p w14:paraId="586A1066" w14:textId="3E19556B" w:rsidR="00064B40" w:rsidRPr="00F07182" w:rsidRDefault="00064B40" w:rsidP="00064B40">
      <w:del w:id="840" w:author="Melanie Davies" w:date="2014-06-27T14:26:00Z">
        <w:r w:rsidDel="00692E1E">
          <w:rPr>
            <w:noProof/>
          </w:rPr>
          <w:drawing>
            <wp:inline distT="0" distB="0" distL="0" distR="0" wp14:anchorId="01F118D0" wp14:editId="6CEEC91A">
              <wp:extent cx="5935345" cy="343344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3433445"/>
                      </a:xfrm>
                      <a:prstGeom prst="rect">
                        <a:avLst/>
                      </a:prstGeom>
                      <a:noFill/>
                      <a:ln>
                        <a:noFill/>
                      </a:ln>
                    </pic:spPr>
                  </pic:pic>
                </a:graphicData>
              </a:graphic>
            </wp:inline>
          </w:drawing>
        </w:r>
      </w:del>
    </w:p>
    <w:p w14:paraId="7803FF07" w14:textId="77777777" w:rsidR="00064B40" w:rsidRDefault="00064B40" w:rsidP="00660145">
      <w:pPr>
        <w:pStyle w:val="Heading2"/>
      </w:pPr>
      <w:bookmarkStart w:id="841" w:name="_Toc391997062"/>
      <w:r>
        <w:t>Organization Default DataMart ACL</w:t>
      </w:r>
      <w:bookmarkEnd w:id="841"/>
    </w:p>
    <w:p w14:paraId="4C5BB7E9" w14:textId="58E4C780" w:rsidR="00064B40" w:rsidRDefault="00064B40" w:rsidP="00064B40">
      <w:pPr>
        <w:rPr>
          <w:ins w:id="842" w:author="Melanie Davies" w:date="2014-06-27T14:32:00Z"/>
        </w:rPr>
      </w:pPr>
      <w:r>
        <w:t xml:space="preserve">The Default DataMart ACL panel can be used to configure DataMart administration rights that are in effect across all projects the organization participates in.  Alternatively, these same rights can be specified </w:t>
      </w:r>
      <w:del w:id="843" w:author="Melanie Davies" w:date="2014-07-01T15:34:00Z">
        <w:r w:rsidDel="00E324B8">
          <w:delText>for each</w:delText>
        </w:r>
      </w:del>
      <w:ins w:id="844" w:author="Melanie Davies" w:date="2014-07-01T15:34:00Z">
        <w:r w:rsidR="00E324B8">
          <w:t>at the</w:t>
        </w:r>
      </w:ins>
      <w:r>
        <w:t xml:space="preserve"> project</w:t>
      </w:r>
      <w:ins w:id="845" w:author="Melanie Davies" w:date="2014-07-01T15:34:00Z">
        <w:r w:rsidR="00E324B8">
          <w:t xml:space="preserve"> level,</w:t>
        </w:r>
      </w:ins>
      <w:r>
        <w:t xml:space="preserve"> allowing the rights to vary by projects. </w:t>
      </w:r>
      <w:ins w:id="846" w:author="Melanie Davies" w:date="2014-06-27T14:33:00Z">
        <w:r w:rsidR="00BA4DBA">
          <w:t xml:space="preserve">Rights enabled </w:t>
        </w:r>
      </w:ins>
      <w:ins w:id="847" w:author="Melanie Davies" w:date="2014-06-27T14:34:00Z">
        <w:r w:rsidR="00BA4DBA">
          <w:t>at</w:t>
        </w:r>
      </w:ins>
      <w:ins w:id="848" w:author="Melanie Davies" w:date="2014-06-27T14:33:00Z">
        <w:r w:rsidR="00BA4DBA">
          <w:t xml:space="preserve"> the organization</w:t>
        </w:r>
      </w:ins>
      <w:ins w:id="849" w:author="Melanie Davies" w:date="2014-06-27T14:34:00Z">
        <w:r w:rsidR="00BA4DBA">
          <w:t xml:space="preserve"> level</w:t>
        </w:r>
      </w:ins>
      <w:ins w:id="850" w:author="Melanie Davies" w:date="2014-06-27T14:33:00Z">
        <w:r w:rsidR="00BA4DBA">
          <w:t xml:space="preserve"> may be overridden in a given project.</w:t>
        </w:r>
      </w:ins>
      <w:r>
        <w:t xml:space="preserve"> </w:t>
      </w:r>
      <w:del w:id="851" w:author="Melanie Davies" w:date="2014-06-27T14:33:00Z">
        <w:r w:rsidDel="00BA4DBA">
          <w:delText>As with all rights, a</w:delText>
        </w:r>
      </w:del>
      <w:del w:id="852" w:author="Melanie Davies" w:date="2014-06-27T14:32:00Z">
        <w:r w:rsidDel="00BA4DBA">
          <w:delText xml:space="preserve"> default right, say in the organization</w:delText>
        </w:r>
      </w:del>
      <w:del w:id="853" w:author="Melanie Davies" w:date="2014-06-27T14:33:00Z">
        <w:r w:rsidDel="00BA4DBA">
          <w:delText xml:space="preserve">, may be overridden in a given Project.  </w:delText>
        </w:r>
      </w:del>
      <w:del w:id="854" w:author="Melanie Davies" w:date="2014-06-27T14:29:00Z">
        <w:r w:rsidDel="00BA4DBA">
          <w:delText>The “Organization Template” contains defaults for three security groups.</w:delText>
        </w:r>
      </w:del>
      <w:ins w:id="855" w:author="Melanie Davies" w:date="2014-06-27T14:29:00Z">
        <w:r w:rsidR="00BA4DBA">
          <w:t xml:space="preserve"> </w:t>
        </w:r>
        <w:commentRangeStart w:id="856"/>
        <w:r w:rsidR="00BA4DBA">
          <w:t xml:space="preserve">Because members of an organization may participate in different projects, it is generally preferred to assign </w:t>
        </w:r>
      </w:ins>
      <w:ins w:id="857" w:author="Melanie Davies" w:date="2014-06-27T14:35:00Z">
        <w:r w:rsidR="00BA4DBA">
          <w:t xml:space="preserve">most </w:t>
        </w:r>
      </w:ins>
      <w:ins w:id="858" w:author="Melanie Davies" w:date="2014-06-27T14:29:00Z">
        <w:r w:rsidR="00BA4DBA">
          <w:t xml:space="preserve">DataMart permissions at the project </w:t>
        </w:r>
      </w:ins>
      <w:ins w:id="859" w:author="Melanie Davies" w:date="2014-06-27T14:30:00Z">
        <w:r w:rsidR="00BA4DBA">
          <w:t>level</w:t>
        </w:r>
      </w:ins>
      <w:ins w:id="860" w:author="Melanie Davies" w:date="2014-06-27T14:29:00Z">
        <w:r w:rsidR="00BA4DBA">
          <w:t>.</w:t>
        </w:r>
      </w:ins>
      <w:commentRangeEnd w:id="856"/>
      <w:ins w:id="861" w:author="Melanie Davies" w:date="2014-06-27T14:30:00Z">
        <w:r w:rsidR="00BA4DBA">
          <w:rPr>
            <w:rStyle w:val="CommentReference"/>
          </w:rPr>
          <w:commentReference w:id="856"/>
        </w:r>
      </w:ins>
    </w:p>
    <w:p w14:paraId="61B2E839" w14:textId="04AFA3CE" w:rsidR="00BA4DBA" w:rsidRDefault="00BA4DBA" w:rsidP="00064B40">
      <w:ins w:id="862" w:author="Melanie Davies" w:date="2014-06-27T14:32:00Z">
        <w:r>
          <w:t>The “Organization Template” contains defaults for three security groups.</w:t>
        </w:r>
      </w:ins>
    </w:p>
    <w:p w14:paraId="75AB55F6" w14:textId="50D7F57E" w:rsidR="00064B40" w:rsidRDefault="00064B40" w:rsidP="00FB4133">
      <w:pPr>
        <w:pStyle w:val="Heading3"/>
      </w:pPr>
      <w:bookmarkStart w:id="863" w:name="_Toc391997063"/>
      <w:r>
        <w:t>Organization Default DataMart</w:t>
      </w:r>
      <w:ins w:id="864" w:author="Melanie Davies" w:date="2014-07-01T15:34:00Z">
        <w:r w:rsidR="00E324B8">
          <w:t>:</w:t>
        </w:r>
      </w:ins>
      <w:r>
        <w:t xml:space="preserve"> Operations Center </w:t>
      </w:r>
      <w:ins w:id="865" w:author="Melanie Davies" w:date="2014-07-01T16:06:00Z">
        <w:r w:rsidR="00F34B12">
          <w:t xml:space="preserve">System </w:t>
        </w:r>
      </w:ins>
      <w:r>
        <w:t>Administrators Security Group</w:t>
      </w:r>
      <w:bookmarkEnd w:id="863"/>
    </w:p>
    <w:p w14:paraId="59B0926E" w14:textId="44E98723" w:rsidR="00BA4DBA" w:rsidRPr="0005684A" w:rsidRDefault="00064B40" w:rsidP="0005684A">
      <w:pPr>
        <w:rPr>
          <w:ins w:id="866" w:author="Melanie Davies" w:date="2014-06-27T14:35:00Z"/>
        </w:rPr>
      </w:pPr>
      <w:r>
        <w:t>The Operations Center</w:t>
      </w:r>
      <w:ins w:id="867" w:author="Melanie Davies" w:date="2014-07-01T16:08:00Z">
        <w:r w:rsidR="00F34B12">
          <w:t xml:space="preserve"> System</w:t>
        </w:r>
      </w:ins>
      <w:r>
        <w:t xml:space="preserve"> Administrators group should be configured to administer all DataMarts in the organization.</w:t>
      </w:r>
      <w:del w:id="868" w:author="Melanie Davies" w:date="2014-06-27T14:35:00Z">
        <w:r w:rsidDel="00BA4DBA">
          <w:delText xml:space="preserve"> </w:delText>
        </w:r>
      </w:del>
    </w:p>
    <w:p w14:paraId="490DA2EC" w14:textId="2CD3EB90" w:rsidR="00064B40" w:rsidRDefault="00064B40" w:rsidP="00064B40">
      <w:r>
        <w:t xml:space="preserve"> It is configured as follows:</w:t>
      </w:r>
    </w:p>
    <w:p w14:paraId="2B300895" w14:textId="77777777" w:rsidR="00064B40" w:rsidRDefault="00064B40" w:rsidP="00064B40">
      <w:commentRangeStart w:id="869"/>
      <w:r>
        <w:rPr>
          <w:noProof/>
        </w:rPr>
        <w:lastRenderedPageBreak/>
        <w:drawing>
          <wp:inline distT="0" distB="0" distL="0" distR="0" wp14:anchorId="6B94BB5D" wp14:editId="43E4CC68">
            <wp:extent cx="5935345" cy="4493260"/>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4493260"/>
                    </a:xfrm>
                    <a:prstGeom prst="rect">
                      <a:avLst/>
                    </a:prstGeom>
                    <a:noFill/>
                    <a:ln>
                      <a:noFill/>
                    </a:ln>
                  </pic:spPr>
                </pic:pic>
              </a:graphicData>
            </a:graphic>
          </wp:inline>
        </w:drawing>
      </w:r>
      <w:commentRangeEnd w:id="869"/>
      <w:r w:rsidR="0020401A">
        <w:rPr>
          <w:rStyle w:val="CommentReference"/>
        </w:rPr>
        <w:commentReference w:id="869"/>
      </w:r>
    </w:p>
    <w:p w14:paraId="6CC61597" w14:textId="3919CE95" w:rsidR="00064B40" w:rsidRDefault="00064B40" w:rsidP="00FB4133">
      <w:pPr>
        <w:pStyle w:val="Heading3"/>
      </w:pPr>
      <w:bookmarkStart w:id="870" w:name="_Toc391997064"/>
      <w:r>
        <w:t>Organization Default DataMart</w:t>
      </w:r>
      <w:ins w:id="871" w:author="Melanie Davies" w:date="2014-07-01T16:03:00Z">
        <w:r w:rsidR="00F34B12">
          <w:t>:</w:t>
        </w:r>
      </w:ins>
      <w:r>
        <w:t xml:space="preserve"> Organization Administrators Security Group</w:t>
      </w:r>
      <w:bookmarkEnd w:id="870"/>
    </w:p>
    <w:p w14:paraId="73EDE34C" w14:textId="10FEFE97" w:rsidR="00056350" w:rsidRDefault="00056350" w:rsidP="00056350">
      <w:pPr>
        <w:pStyle w:val="Heading4"/>
        <w:rPr>
          <w:ins w:id="872" w:author="Melanie Davies" w:date="2014-06-27T14:36:00Z"/>
        </w:rPr>
        <w:pPrChange w:id="873" w:author="Melanie Davies" w:date="2014-06-27T14:36:00Z">
          <w:pPr/>
        </w:pPrChange>
      </w:pPr>
      <w:ins w:id="874" w:author="Melanie Davies" w:date="2014-06-27T14:36:00Z">
        <w:r>
          <w:t>Centralized</w:t>
        </w:r>
      </w:ins>
    </w:p>
    <w:p w14:paraId="2B86945F" w14:textId="7C848791" w:rsidR="00056350" w:rsidRDefault="00056350" w:rsidP="0005684A">
      <w:pPr>
        <w:rPr>
          <w:ins w:id="875" w:author="Melanie Davies" w:date="2014-06-27T14:39:00Z"/>
        </w:rPr>
      </w:pPr>
      <w:ins w:id="876" w:author="Melanie Davies" w:date="2014-06-27T14:39:00Z">
        <w:r>
          <w:t>Organization</w:t>
        </w:r>
      </w:ins>
      <w:ins w:id="877" w:author="Melanie Davies" w:date="2014-06-27T14:37:00Z">
        <w:r>
          <w:t xml:space="preserve"> Administrator</w:t>
        </w:r>
      </w:ins>
      <w:ins w:id="878" w:author="Melanie Davies" w:date="2014-06-27T14:39:00Z">
        <w:r>
          <w:t xml:space="preserve">s should be able to </w:t>
        </w:r>
      </w:ins>
      <w:ins w:id="879" w:author="Melanie Davies" w:date="2014-06-27T14:37:00Z">
        <w:r>
          <w:t xml:space="preserve">edit the metadata for the organization’s DataMarts and </w:t>
        </w:r>
      </w:ins>
      <w:ins w:id="880" w:author="Melanie Davies" w:date="2014-06-27T14:39:00Z">
        <w:r>
          <w:t>monitor</w:t>
        </w:r>
        <w:r w:rsidR="00F34B12">
          <w:t xml:space="preserve"> their DataMart activity. </w:t>
        </w:r>
        <w:r>
          <w:t>This security group is configured as follows:</w:t>
        </w:r>
      </w:ins>
    </w:p>
    <w:p w14:paraId="5E1BC1E2" w14:textId="6D7F116C" w:rsidR="00056350" w:rsidRPr="0005684A" w:rsidRDefault="00056350" w:rsidP="0005684A">
      <w:pPr>
        <w:rPr>
          <w:ins w:id="881" w:author="Melanie Davies" w:date="2014-06-27T14:36:00Z"/>
        </w:rPr>
      </w:pPr>
      <w:ins w:id="882" w:author="Melanie Davies" w:date="2014-06-27T14:40:00Z">
        <w:r>
          <w:rPr>
            <w:noProof/>
          </w:rPr>
          <w:lastRenderedPageBreak/>
          <w:drawing>
            <wp:inline distT="0" distB="0" distL="0" distR="0" wp14:anchorId="3ECC4536" wp14:editId="7AD4D5DF">
              <wp:extent cx="5943600" cy="45262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26280"/>
                      </a:xfrm>
                      <a:prstGeom prst="rect">
                        <a:avLst/>
                      </a:prstGeom>
                    </pic:spPr>
                  </pic:pic>
                </a:graphicData>
              </a:graphic>
            </wp:inline>
          </w:drawing>
        </w:r>
      </w:ins>
    </w:p>
    <w:p w14:paraId="0835BF77" w14:textId="2179AFD6" w:rsidR="00056350" w:rsidRPr="0005684A" w:rsidRDefault="00056350" w:rsidP="00056350">
      <w:pPr>
        <w:pStyle w:val="Heading4"/>
        <w:rPr>
          <w:ins w:id="883" w:author="Melanie Davies" w:date="2014-06-27T14:36:00Z"/>
        </w:rPr>
        <w:pPrChange w:id="884" w:author="Melanie Davies" w:date="2014-06-27T14:36:00Z">
          <w:pPr/>
        </w:pPrChange>
      </w:pPr>
      <w:ins w:id="885" w:author="Melanie Davies" w:date="2014-06-27T14:36:00Z">
        <w:r>
          <w:t>Decentralized</w:t>
        </w:r>
      </w:ins>
    </w:p>
    <w:p w14:paraId="521DCB50" w14:textId="4028BD5D" w:rsidR="00056350" w:rsidRDefault="00056350" w:rsidP="00064B40">
      <w:pPr>
        <w:rPr>
          <w:ins w:id="886" w:author="Melanie Davies" w:date="2014-06-27T14:40:00Z"/>
        </w:rPr>
      </w:pPr>
      <w:ins w:id="887" w:author="Melanie Davies" w:date="2014-06-27T14:40:00Z">
        <w:r>
          <w:t>Organization Administrators should be able to configure and manage the organization’s DataMarts. This security group is configured as follows:</w:t>
        </w:r>
      </w:ins>
    </w:p>
    <w:p w14:paraId="06373D6B" w14:textId="23069F00" w:rsidR="00064B40" w:rsidDel="00056350" w:rsidRDefault="00064B40" w:rsidP="00064B40">
      <w:pPr>
        <w:rPr>
          <w:del w:id="888" w:author="Melanie Davies" w:date="2014-06-27T14:41:00Z"/>
        </w:rPr>
      </w:pPr>
      <w:del w:id="889" w:author="Melanie Davies" w:date="2014-06-27T14:41:00Z">
        <w:r w:rsidDel="00056350">
          <w:lastRenderedPageBreak/>
          <w:delText>Each organization should have an Administrator who can configure and manage the organization.  It is configured as follows:</w:delText>
        </w:r>
      </w:del>
    </w:p>
    <w:p w14:paraId="103BD338" w14:textId="77777777" w:rsidR="00064B40" w:rsidRDefault="00064B40" w:rsidP="00064B40">
      <w:r>
        <w:rPr>
          <w:noProof/>
        </w:rPr>
        <w:drawing>
          <wp:inline distT="0" distB="0" distL="0" distR="0" wp14:anchorId="3B8281BB" wp14:editId="18B7B582">
            <wp:extent cx="5935345" cy="44875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4487545"/>
                    </a:xfrm>
                    <a:prstGeom prst="rect">
                      <a:avLst/>
                    </a:prstGeom>
                    <a:noFill/>
                    <a:ln>
                      <a:noFill/>
                    </a:ln>
                  </pic:spPr>
                </pic:pic>
              </a:graphicData>
            </a:graphic>
          </wp:inline>
        </w:drawing>
      </w:r>
    </w:p>
    <w:p w14:paraId="6615C40F" w14:textId="1460325F" w:rsidR="00064B40" w:rsidRDefault="00064B40" w:rsidP="00FB4133">
      <w:pPr>
        <w:pStyle w:val="Heading3"/>
      </w:pPr>
      <w:bookmarkStart w:id="890" w:name="_Toc391997065"/>
      <w:r>
        <w:t>Organization Default DataMart</w:t>
      </w:r>
      <w:ins w:id="891" w:author="Melanie Davies" w:date="2014-07-01T16:04:00Z">
        <w:r w:rsidR="00F34B12">
          <w:t>:</w:t>
        </w:r>
      </w:ins>
      <w:r>
        <w:t xml:space="preserve"> Organization DataMartAdministrators Security Group</w:t>
      </w:r>
      <w:bookmarkEnd w:id="890"/>
    </w:p>
    <w:p w14:paraId="63ACD71F" w14:textId="77777777" w:rsidR="008169C6" w:rsidRDefault="00064B40" w:rsidP="00064B40">
      <w:pPr>
        <w:rPr>
          <w:ins w:id="892" w:author="Melanie Davies" w:date="2014-06-27T14:48:00Z"/>
        </w:rPr>
      </w:pPr>
      <w:r>
        <w:t xml:space="preserve">The organization’s DataMartAdministrators group is assigned to users who administer the organization’s DataMarts. </w:t>
      </w:r>
    </w:p>
    <w:p w14:paraId="54D74E04" w14:textId="31199AA5" w:rsidR="008169C6" w:rsidRDefault="008169C6" w:rsidP="008169C6">
      <w:pPr>
        <w:pStyle w:val="Heading4"/>
        <w:rPr>
          <w:ins w:id="893" w:author="Melanie Davies" w:date="2014-06-27T14:48:00Z"/>
        </w:rPr>
        <w:pPrChange w:id="894" w:author="Melanie Davies" w:date="2014-06-27T14:48:00Z">
          <w:pPr/>
        </w:pPrChange>
      </w:pPr>
      <w:ins w:id="895" w:author="Melanie Davies" w:date="2014-06-27T14:48:00Z">
        <w:r>
          <w:t>Centralized</w:t>
        </w:r>
      </w:ins>
    </w:p>
    <w:p w14:paraId="62FC7785" w14:textId="0CC7C219" w:rsidR="008169C6" w:rsidRDefault="008169C6" w:rsidP="0005684A">
      <w:pPr>
        <w:rPr>
          <w:ins w:id="896" w:author="Melanie Davies" w:date="2014-06-27T14:49:00Z"/>
        </w:rPr>
      </w:pPr>
      <w:ins w:id="897" w:author="Melanie Davies" w:date="2014-06-27T14:49:00Z">
        <w:r>
          <w:t>Organization DataMartAdministrators should be able to edit the metadata for the organization’s DataMarts and monitor their DataMarts activities. This security group should be configured as follows:</w:t>
        </w:r>
      </w:ins>
    </w:p>
    <w:p w14:paraId="78DB3687" w14:textId="6CEC875C" w:rsidR="008169C6" w:rsidRPr="0005684A" w:rsidRDefault="008169C6" w:rsidP="0005684A">
      <w:pPr>
        <w:rPr>
          <w:ins w:id="898" w:author="Melanie Davies" w:date="2014-06-27T14:48:00Z"/>
        </w:rPr>
      </w:pPr>
      <w:ins w:id="899" w:author="Melanie Davies" w:date="2014-06-27T14:49:00Z">
        <w:r>
          <w:rPr>
            <w:noProof/>
          </w:rPr>
          <w:lastRenderedPageBreak/>
          <w:drawing>
            <wp:inline distT="0" distB="0" distL="0" distR="0" wp14:anchorId="4911CD22" wp14:editId="44E774A0">
              <wp:extent cx="5943600" cy="4527550"/>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27550"/>
                      </a:xfrm>
                      <a:prstGeom prst="rect">
                        <a:avLst/>
                      </a:prstGeom>
                    </pic:spPr>
                  </pic:pic>
                </a:graphicData>
              </a:graphic>
            </wp:inline>
          </w:drawing>
        </w:r>
      </w:ins>
    </w:p>
    <w:p w14:paraId="62D8C565" w14:textId="3E4E7572" w:rsidR="008169C6" w:rsidRPr="0005684A" w:rsidRDefault="008169C6" w:rsidP="008169C6">
      <w:pPr>
        <w:pStyle w:val="Heading4"/>
        <w:rPr>
          <w:ins w:id="900" w:author="Melanie Davies" w:date="2014-06-27T14:48:00Z"/>
        </w:rPr>
        <w:pPrChange w:id="901" w:author="Melanie Davies" w:date="2014-06-27T14:48:00Z">
          <w:pPr/>
        </w:pPrChange>
      </w:pPr>
      <w:ins w:id="902" w:author="Melanie Davies" w:date="2014-06-27T14:48:00Z">
        <w:r>
          <w:t>Decentralized</w:t>
        </w:r>
      </w:ins>
    </w:p>
    <w:p w14:paraId="00142603" w14:textId="3B477A39" w:rsidR="008169C6" w:rsidRDefault="008169C6" w:rsidP="008169C6">
      <w:pPr>
        <w:rPr>
          <w:ins w:id="903" w:author="Melanie Davies" w:date="2014-06-27T14:50:00Z"/>
        </w:rPr>
      </w:pPr>
      <w:ins w:id="904" w:author="Melanie Davies" w:date="2014-06-27T14:50:00Z">
        <w:r>
          <w:t>Organization DataMartAdministrators should be able to configure and manage the organization’s DataMarts. This security group is configured as follows:</w:t>
        </w:r>
      </w:ins>
    </w:p>
    <w:p w14:paraId="6C0F650A" w14:textId="71F93286" w:rsidR="00064B40" w:rsidDel="008169C6" w:rsidRDefault="00064B40" w:rsidP="00064B40">
      <w:pPr>
        <w:rPr>
          <w:del w:id="905" w:author="Melanie Davies" w:date="2014-06-27T14:50:00Z"/>
        </w:rPr>
      </w:pPr>
      <w:del w:id="906" w:author="Melanie Davies" w:date="2014-06-27T14:50:00Z">
        <w:r w:rsidDel="008169C6">
          <w:delText xml:space="preserve"> It is configured as follows:</w:delText>
        </w:r>
      </w:del>
    </w:p>
    <w:p w14:paraId="25A4188F" w14:textId="75F57EC2" w:rsidR="00064B40" w:rsidRDefault="00064B40" w:rsidP="00064B40">
      <w:pPr>
        <w:rPr>
          <w:ins w:id="907" w:author="Melanie Davies" w:date="2014-06-27T14:51:00Z"/>
        </w:rPr>
      </w:pPr>
      <w:del w:id="908" w:author="Melanie Davies" w:date="2014-06-27T14:51:00Z">
        <w:r w:rsidDel="008169C6">
          <w:rPr>
            <w:noProof/>
          </w:rPr>
          <w:drawing>
            <wp:inline distT="0" distB="0" distL="0" distR="0" wp14:anchorId="7C8637CC" wp14:editId="660CE0D8">
              <wp:extent cx="5935345" cy="450469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4504690"/>
                      </a:xfrm>
                      <a:prstGeom prst="rect">
                        <a:avLst/>
                      </a:prstGeom>
                      <a:noFill/>
                      <a:ln>
                        <a:noFill/>
                      </a:ln>
                    </pic:spPr>
                  </pic:pic>
                </a:graphicData>
              </a:graphic>
            </wp:inline>
          </w:drawing>
        </w:r>
      </w:del>
    </w:p>
    <w:p w14:paraId="171AAECA" w14:textId="3842BB01" w:rsidR="008169C6" w:rsidRPr="006C381A" w:rsidRDefault="008169C6" w:rsidP="00064B40">
      <w:ins w:id="909" w:author="Melanie Davies" w:date="2014-06-27T14:51:00Z">
        <w:r>
          <w:rPr>
            <w:noProof/>
          </w:rPr>
          <w:lastRenderedPageBreak/>
          <w:drawing>
            <wp:inline distT="0" distB="0" distL="0" distR="0" wp14:anchorId="730CF4BF" wp14:editId="0D1FC576">
              <wp:extent cx="5943600" cy="45161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16120"/>
                      </a:xfrm>
                      <a:prstGeom prst="rect">
                        <a:avLst/>
                      </a:prstGeom>
                    </pic:spPr>
                  </pic:pic>
                </a:graphicData>
              </a:graphic>
            </wp:inline>
          </w:drawing>
        </w:r>
      </w:ins>
    </w:p>
    <w:p w14:paraId="1EBDC4EA" w14:textId="70A1FE70" w:rsidR="008169C6" w:rsidRDefault="008169C6" w:rsidP="00FB4133">
      <w:pPr>
        <w:pStyle w:val="Heading3"/>
        <w:rPr>
          <w:ins w:id="910" w:author="Melanie Davies" w:date="2014-06-27T14:47:00Z"/>
        </w:rPr>
      </w:pPr>
      <w:bookmarkStart w:id="911" w:name="_Toc391997066"/>
      <w:commentRangeStart w:id="912"/>
      <w:ins w:id="913" w:author="Melanie Davies" w:date="2014-06-27T14:47:00Z">
        <w:r>
          <w:t>Organization Default DataMart</w:t>
        </w:r>
      </w:ins>
      <w:ins w:id="914" w:author="Melanie Davies" w:date="2014-07-01T16:05:00Z">
        <w:r w:rsidR="00F34B12">
          <w:t>:</w:t>
        </w:r>
      </w:ins>
      <w:ins w:id="915" w:author="Melanie Davies" w:date="2014-06-27T14:47:00Z">
        <w:r>
          <w:t xml:space="preserve"> </w:t>
        </w:r>
        <w:r w:rsidDel="00056350">
          <w:t xml:space="preserve">Organization </w:t>
        </w:r>
        <w:r>
          <w:t>Everyone Security Groups</w:t>
        </w:r>
        <w:commentRangeEnd w:id="912"/>
        <w:r>
          <w:rPr>
            <w:rStyle w:val="CommentReference"/>
            <w:rFonts w:eastAsiaTheme="minorHAnsi" w:cstheme="minorBidi"/>
            <w:b w:val="0"/>
            <w:bCs w:val="0"/>
            <w:color w:val="auto"/>
          </w:rPr>
          <w:commentReference w:id="912"/>
        </w:r>
        <w:bookmarkEnd w:id="911"/>
      </w:ins>
    </w:p>
    <w:p w14:paraId="0DD6C11B" w14:textId="5CE03D63" w:rsidR="008169C6" w:rsidRDefault="008169C6" w:rsidP="0005684A">
      <w:pPr>
        <w:rPr>
          <w:ins w:id="916" w:author="Melanie Davies" w:date="2014-06-27T14:47:00Z"/>
        </w:rPr>
      </w:pPr>
      <w:ins w:id="917" w:author="Melanie Davies" w:date="2014-06-27T14:47:00Z">
        <w:r>
          <w:t xml:space="preserve">The </w:t>
        </w:r>
        <w:r>
          <w:rPr>
            <w:b/>
          </w:rPr>
          <w:t>Read</w:t>
        </w:r>
        <w:r>
          <w:t xml:space="preserve"> organization access control grants users the right to view the DataMart’s metadata information. Which security groups are granted access to this right will differ by network</w:t>
        </w:r>
      </w:ins>
      <w:ins w:id="918" w:author="Melanie Davies" w:date="2014-07-01T16:04:00Z">
        <w:r w:rsidR="00F34B12">
          <w:t>/sub-network</w:t>
        </w:r>
      </w:ins>
      <w:ins w:id="919" w:author="Melanie Davies" w:date="2014-06-27T14:47:00Z">
        <w:r>
          <w:t>:</w:t>
        </w:r>
      </w:ins>
    </w:p>
    <w:p w14:paraId="0A9914D0" w14:textId="77777777" w:rsidR="006C1BB4" w:rsidRDefault="006C1BB4" w:rsidP="006C1BB4">
      <w:pPr>
        <w:pStyle w:val="ListParagraph"/>
        <w:numPr>
          <w:ilvl w:val="0"/>
          <w:numId w:val="50"/>
        </w:numPr>
        <w:rPr>
          <w:ins w:id="920" w:author="Melanie Davies" w:date="2014-07-01T10:32:00Z"/>
        </w:rPr>
      </w:pPr>
      <w:ins w:id="921" w:author="Melanie Davies" w:date="2014-07-01T10:32:00Z">
        <w:r>
          <w:t xml:space="preserve">Anyone in the network: Enable the right for the Operations Center Everyone security group. </w:t>
        </w:r>
      </w:ins>
    </w:p>
    <w:p w14:paraId="2DC0187A" w14:textId="77777777" w:rsidR="006C1BB4" w:rsidRDefault="006C1BB4" w:rsidP="006C1BB4">
      <w:pPr>
        <w:pStyle w:val="ListParagraph"/>
        <w:numPr>
          <w:ilvl w:val="0"/>
          <w:numId w:val="50"/>
        </w:numPr>
        <w:rPr>
          <w:ins w:id="922" w:author="Melanie Davies" w:date="2014-07-01T10:32:00Z"/>
        </w:rPr>
      </w:pPr>
      <w:ins w:id="923" w:author="Melanie Davies" w:date="2014-07-01T10:32:00Z">
        <w:r>
          <w:t>Only users from select organizations (e.g. members of a group): Enable the right for every organization’s Everyone security group.</w:t>
        </w:r>
      </w:ins>
    </w:p>
    <w:p w14:paraId="3D77BA8A" w14:textId="5987EB91" w:rsidR="006C1BB4" w:rsidRPr="000C777F" w:rsidRDefault="006C1BB4" w:rsidP="006C1BB4">
      <w:pPr>
        <w:pStyle w:val="ListParagraph"/>
        <w:numPr>
          <w:ilvl w:val="0"/>
          <w:numId w:val="50"/>
        </w:numPr>
        <w:rPr>
          <w:ins w:id="924" w:author="Melanie Davies" w:date="2014-07-01T10:32:00Z"/>
        </w:rPr>
      </w:pPr>
      <w:ins w:id="925" w:author="Melanie Davies" w:date="2014-07-01T10:32:00Z">
        <w:r>
          <w:t xml:space="preserve">Only users in the organization: Enable the right for only the organization’s Everyone security group. </w:t>
        </w:r>
      </w:ins>
      <w:ins w:id="926" w:author="Melanie Davies" w:date="2014-07-01T16:11:00Z">
        <w:r w:rsidR="00F34B12">
          <w:t>This is shown in the figure below:</w:t>
        </w:r>
      </w:ins>
    </w:p>
    <w:p w14:paraId="6FB65094" w14:textId="77777777" w:rsidR="008169C6" w:rsidRDefault="008169C6" w:rsidP="0005684A">
      <w:pPr>
        <w:rPr>
          <w:ins w:id="927" w:author="Melanie Davies" w:date="2014-06-27T14:47:00Z"/>
        </w:rPr>
      </w:pPr>
    </w:p>
    <w:p w14:paraId="403E3F64" w14:textId="77777777" w:rsidR="008169C6" w:rsidRDefault="008169C6" w:rsidP="0005684A">
      <w:pPr>
        <w:rPr>
          <w:ins w:id="928" w:author="Melanie Davies" w:date="2014-06-27T14:47:00Z"/>
        </w:rPr>
      </w:pPr>
      <w:ins w:id="929" w:author="Melanie Davies" w:date="2014-06-27T14:47:00Z">
        <w:r>
          <w:rPr>
            <w:noProof/>
          </w:rPr>
          <w:lastRenderedPageBreak/>
          <w:drawing>
            <wp:inline distT="0" distB="0" distL="0" distR="0" wp14:anchorId="2F12C276" wp14:editId="7DBAE841">
              <wp:extent cx="5934075" cy="44958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ins>
    </w:p>
    <w:p w14:paraId="234EFD65" w14:textId="32EFE474" w:rsidR="00064B40" w:rsidRDefault="00064B40" w:rsidP="00660145">
      <w:pPr>
        <w:pStyle w:val="Heading2"/>
      </w:pPr>
      <w:bookmarkStart w:id="930" w:name="_Toc391997067"/>
      <w:r>
        <w:t>Organization Default User ACL</w:t>
      </w:r>
      <w:bookmarkEnd w:id="930"/>
    </w:p>
    <w:p w14:paraId="285BBE32" w14:textId="761A78CE" w:rsidR="00064B40" w:rsidRDefault="00064B40" w:rsidP="00064B40">
      <w:r>
        <w:t xml:space="preserve">The Default User ACL panel </w:t>
      </w:r>
      <w:del w:id="931" w:author="Melanie Davies" w:date="2014-07-01T16:09:00Z">
        <w:r w:rsidDel="00F34B12">
          <w:delText xml:space="preserve">can </w:delText>
        </w:r>
      </w:del>
      <w:ins w:id="932" w:author="Melanie Davies" w:date="2014-07-01T16:09:00Z">
        <w:r w:rsidR="00F34B12">
          <w:t xml:space="preserve">is </w:t>
        </w:r>
      </w:ins>
      <w:del w:id="933" w:author="Melanie Davies" w:date="2014-07-01T16:09:00Z">
        <w:r w:rsidDel="00F34B12">
          <w:delText>be u</w:delText>
        </w:r>
      </w:del>
      <w:ins w:id="934" w:author="Melanie Davies" w:date="2014-07-01T16:09:00Z">
        <w:r w:rsidR="00F34B12">
          <w:t>u</w:t>
        </w:r>
      </w:ins>
      <w:r>
        <w:t xml:space="preserve">sed to </w:t>
      </w:r>
      <w:del w:id="935" w:author="Melanie Davies" w:date="2014-07-01T16:10:00Z">
        <w:r w:rsidDel="00F34B12">
          <w:delText>configure</w:delText>
        </w:r>
      </w:del>
      <w:ins w:id="936" w:author="Melanie Davies" w:date="2014-07-01T16:10:00Z">
        <w:r w:rsidR="00F34B12">
          <w:t xml:space="preserve">grant </w:t>
        </w:r>
      </w:ins>
      <w:ins w:id="937" w:author="Melanie Davies" w:date="2014-07-01T16:09:00Z">
        <w:r w:rsidR="00F34B12">
          <w:t>the</w:t>
        </w:r>
      </w:ins>
      <w:r>
        <w:t xml:space="preserve"> rights to configure users within the organization and</w:t>
      </w:r>
      <w:ins w:id="938" w:author="Melanie Davies" w:date="2014-07-01T16:09:00Z">
        <w:r w:rsidR="00F34B12">
          <w:t xml:space="preserve"> </w:t>
        </w:r>
      </w:ins>
      <w:del w:id="939" w:author="Melanie Davies" w:date="2014-07-01T16:09:00Z">
        <w:r w:rsidDel="00F34B12">
          <w:delText xml:space="preserve"> rights of users to </w:delText>
        </w:r>
      </w:del>
      <w:r>
        <w:t>manage their profile</w:t>
      </w:r>
      <w:ins w:id="940" w:author="Melanie Davies" w:date="2014-07-01T16:09:00Z">
        <w:r w:rsidR="00F34B12">
          <w:t>.</w:t>
        </w:r>
      </w:ins>
      <w:del w:id="941" w:author="Melanie Davies" w:date="2014-07-01T16:09:00Z">
        <w:r w:rsidDel="00F34B12">
          <w:delText xml:space="preserve"> </w:delText>
        </w:r>
      </w:del>
      <w:r>
        <w:t xml:space="preserve"> </w:t>
      </w:r>
      <w:del w:id="942" w:author="Melanie Davies" w:date="2014-07-01T16:10:00Z">
        <w:r w:rsidDel="00F34B12">
          <w:delText>The “Organization Template” contains defaults for three security groups.</w:delText>
        </w:r>
      </w:del>
    </w:p>
    <w:p w14:paraId="629C47F9" w14:textId="2412D708" w:rsidR="00064B40" w:rsidRDefault="00064B40" w:rsidP="00FB4133">
      <w:pPr>
        <w:pStyle w:val="Heading3"/>
      </w:pPr>
      <w:bookmarkStart w:id="943" w:name="_Toc391997068"/>
      <w:r>
        <w:t>Organization Default User</w:t>
      </w:r>
      <w:ins w:id="944" w:author="Melanie Davies" w:date="2014-07-01T16:06:00Z">
        <w:r w:rsidR="00F34B12">
          <w:t>:</w:t>
        </w:r>
      </w:ins>
      <w:r>
        <w:t xml:space="preserve"> Operations </w:t>
      </w:r>
      <w:del w:id="945" w:author="Melanie Davies" w:date="2014-07-01T16:06:00Z">
        <w:r w:rsidDel="00F34B12">
          <w:delText xml:space="preserve">Center </w:delText>
        </w:r>
      </w:del>
      <w:ins w:id="946" w:author="Melanie Davies" w:date="2014-07-01T16:06:00Z">
        <w:r w:rsidR="00F34B12">
          <w:t xml:space="preserve">Center System </w:t>
        </w:r>
      </w:ins>
      <w:r>
        <w:t>Administrators Security Group</w:t>
      </w:r>
      <w:bookmarkEnd w:id="943"/>
    </w:p>
    <w:p w14:paraId="2082040F" w14:textId="692B8193" w:rsidR="00064B40" w:rsidRDefault="00064B40" w:rsidP="00064B40">
      <w:r>
        <w:t xml:space="preserve">By default, the Operations Center </w:t>
      </w:r>
      <w:ins w:id="947" w:author="Melanie Davies" w:date="2014-07-01T16:08:00Z">
        <w:r w:rsidR="00F34B12">
          <w:t xml:space="preserve">System </w:t>
        </w:r>
      </w:ins>
      <w:r>
        <w:t xml:space="preserve">Administrators group is configured to administer all users in the organization.  </w:t>
      </w:r>
      <w:ins w:id="948" w:author="Melanie Davies" w:date="2014-07-01T16:10:00Z">
        <w:r w:rsidR="00F34B12">
          <w:t xml:space="preserve">The rights are inherited from the Global Access Controls. </w:t>
        </w:r>
      </w:ins>
      <w:r>
        <w:t>It is configured as follows:</w:t>
      </w:r>
    </w:p>
    <w:p w14:paraId="36E27CCE" w14:textId="77777777" w:rsidR="00064B40" w:rsidRDefault="00064B40" w:rsidP="00064B40">
      <w:r>
        <w:rPr>
          <w:noProof/>
        </w:rPr>
        <w:lastRenderedPageBreak/>
        <w:drawing>
          <wp:inline distT="0" distB="0" distL="0" distR="0" wp14:anchorId="53EBC689" wp14:editId="172C4858">
            <wp:extent cx="5935345" cy="238442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2384425"/>
                    </a:xfrm>
                    <a:prstGeom prst="rect">
                      <a:avLst/>
                    </a:prstGeom>
                    <a:noFill/>
                    <a:ln>
                      <a:noFill/>
                    </a:ln>
                  </pic:spPr>
                </pic:pic>
              </a:graphicData>
            </a:graphic>
          </wp:inline>
        </w:drawing>
      </w:r>
    </w:p>
    <w:p w14:paraId="29DABE02" w14:textId="0593384A" w:rsidR="00064B40" w:rsidRDefault="00064B40" w:rsidP="00FB4133">
      <w:pPr>
        <w:pStyle w:val="Heading3"/>
      </w:pPr>
      <w:bookmarkStart w:id="949" w:name="_Toc391997069"/>
      <w:r>
        <w:t>Organization Default User</w:t>
      </w:r>
      <w:ins w:id="950" w:author="Melanie Davies" w:date="2014-07-01T16:08:00Z">
        <w:r w:rsidR="00F34B12">
          <w:t>:</w:t>
        </w:r>
      </w:ins>
      <w:r>
        <w:t xml:space="preserve"> Organization Administrators Security Group</w:t>
      </w:r>
      <w:bookmarkEnd w:id="949"/>
    </w:p>
    <w:p w14:paraId="7ADF466D" w14:textId="5600A8BD" w:rsidR="008169C6" w:rsidRDefault="008169C6" w:rsidP="008169C6">
      <w:pPr>
        <w:pStyle w:val="Heading4"/>
        <w:rPr>
          <w:ins w:id="951" w:author="Melanie Davies" w:date="2014-06-27T14:54:00Z"/>
        </w:rPr>
        <w:pPrChange w:id="952" w:author="Melanie Davies" w:date="2014-06-27T14:53:00Z">
          <w:pPr/>
        </w:pPrChange>
      </w:pPr>
      <w:ins w:id="953" w:author="Melanie Davies" w:date="2014-06-27T14:53:00Z">
        <w:r>
          <w:t>Centralized</w:t>
        </w:r>
      </w:ins>
    </w:p>
    <w:p w14:paraId="58F6A910" w14:textId="78DA5681" w:rsidR="008169C6" w:rsidRPr="0005684A" w:rsidRDefault="008169C6" w:rsidP="0005684A">
      <w:pPr>
        <w:rPr>
          <w:ins w:id="954" w:author="Melanie Davies" w:date="2014-06-27T14:53:00Z"/>
        </w:rPr>
      </w:pPr>
      <w:ins w:id="955" w:author="Melanie Davies" w:date="2014-06-27T14:54:00Z">
        <w:r>
          <w:t>Organization Administrators should not have rights to configure or manage their users</w:t>
        </w:r>
      </w:ins>
      <w:ins w:id="956" w:author="Melanie Davies" w:date="2014-07-01T16:10:00Z">
        <w:r w:rsidR="00F34B12">
          <w:t>.</w:t>
        </w:r>
      </w:ins>
    </w:p>
    <w:p w14:paraId="5FFAD481" w14:textId="77E9A1F2" w:rsidR="008169C6" w:rsidRPr="0005684A" w:rsidRDefault="008169C6" w:rsidP="008169C6">
      <w:pPr>
        <w:pStyle w:val="Heading4"/>
        <w:rPr>
          <w:ins w:id="957" w:author="Melanie Davies" w:date="2014-06-27T14:53:00Z"/>
        </w:rPr>
        <w:pPrChange w:id="958" w:author="Melanie Davies" w:date="2014-06-27T14:54:00Z">
          <w:pPr/>
        </w:pPrChange>
      </w:pPr>
      <w:ins w:id="959" w:author="Melanie Davies" w:date="2014-06-27T14:53:00Z">
        <w:r>
          <w:t>Decentralized</w:t>
        </w:r>
      </w:ins>
    </w:p>
    <w:p w14:paraId="6D2F97BA" w14:textId="0F1B9982" w:rsidR="008169C6" w:rsidRDefault="008169C6" w:rsidP="00064B40">
      <w:pPr>
        <w:rPr>
          <w:ins w:id="960" w:author="Melanie Davies" w:date="2014-06-27T14:53:00Z"/>
        </w:rPr>
      </w:pPr>
      <w:ins w:id="961" w:author="Melanie Davies" w:date="2014-06-27T14:53:00Z">
        <w:r>
          <w:t xml:space="preserve">Organization Administrators </w:t>
        </w:r>
      </w:ins>
      <w:ins w:id="962" w:author="Melanie Davies" w:date="2014-06-27T14:54:00Z">
        <w:r>
          <w:t>should be able to configure and manage their users. The security group is configured as follows:</w:t>
        </w:r>
      </w:ins>
    </w:p>
    <w:p w14:paraId="47B81E08" w14:textId="22382BF3" w:rsidR="00064B40" w:rsidDel="008169C6" w:rsidRDefault="00064B40" w:rsidP="00064B40">
      <w:pPr>
        <w:rPr>
          <w:del w:id="963" w:author="Melanie Davies" w:date="2014-06-27T14:54:00Z"/>
        </w:rPr>
      </w:pPr>
      <w:del w:id="964" w:author="Melanie Davies" w:date="2014-06-27T14:54:00Z">
        <w:r w:rsidDel="008169C6">
          <w:delText>Each organization should have an Administrator who can configure and manage its users.  It is configured as follows:</w:delText>
        </w:r>
      </w:del>
    </w:p>
    <w:p w14:paraId="7D64E16F" w14:textId="77777777" w:rsidR="00064B40" w:rsidRDefault="00064B40" w:rsidP="00064B40">
      <w:r>
        <w:rPr>
          <w:noProof/>
        </w:rPr>
        <w:drawing>
          <wp:inline distT="0" distB="0" distL="0" distR="0" wp14:anchorId="18E011E4" wp14:editId="671B1AF6">
            <wp:extent cx="5935345" cy="238442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2384425"/>
                    </a:xfrm>
                    <a:prstGeom prst="rect">
                      <a:avLst/>
                    </a:prstGeom>
                    <a:noFill/>
                    <a:ln>
                      <a:noFill/>
                    </a:ln>
                  </pic:spPr>
                </pic:pic>
              </a:graphicData>
            </a:graphic>
          </wp:inline>
        </w:drawing>
      </w:r>
    </w:p>
    <w:p w14:paraId="222958EF" w14:textId="6EDFC7CA" w:rsidR="00064B40" w:rsidRDefault="00064B40" w:rsidP="00FB4133">
      <w:pPr>
        <w:pStyle w:val="Heading3"/>
      </w:pPr>
      <w:bookmarkStart w:id="965" w:name="_Toc391997070"/>
      <w:commentRangeStart w:id="966"/>
      <w:r>
        <w:t xml:space="preserve">Organization Default </w:t>
      </w:r>
      <w:del w:id="967" w:author="Melanie Davies" w:date="2014-07-01T16:10:00Z">
        <w:r w:rsidDel="00F34B12">
          <w:delText xml:space="preserve">User </w:delText>
        </w:r>
      </w:del>
      <w:ins w:id="968" w:author="Melanie Davies" w:date="2014-07-01T16:10:00Z">
        <w:r w:rsidR="00F34B12">
          <w:t>User:</w:t>
        </w:r>
      </w:ins>
      <w:del w:id="969" w:author="Melanie Davies" w:date="2014-06-27T14:56:00Z">
        <w:r w:rsidDel="008169C6">
          <w:delText xml:space="preserve">Organization </w:delText>
        </w:r>
      </w:del>
      <w:r>
        <w:t>Everyone Security Group</w:t>
      </w:r>
      <w:ins w:id="970" w:author="Melanie Davies" w:date="2014-06-27T14:56:00Z">
        <w:r w:rsidR="008169C6">
          <w:t>s</w:t>
        </w:r>
        <w:commentRangeEnd w:id="966"/>
        <w:r w:rsidR="008169C6">
          <w:rPr>
            <w:rStyle w:val="CommentReference"/>
            <w:rFonts w:eastAsiaTheme="minorHAnsi" w:cstheme="minorBidi"/>
            <w:b w:val="0"/>
            <w:bCs w:val="0"/>
            <w:color w:val="auto"/>
          </w:rPr>
          <w:commentReference w:id="966"/>
        </w:r>
      </w:ins>
      <w:bookmarkEnd w:id="965"/>
    </w:p>
    <w:p w14:paraId="173ACA58" w14:textId="77777777" w:rsidR="008169C6" w:rsidRDefault="008169C6" w:rsidP="008169C6">
      <w:pPr>
        <w:rPr>
          <w:ins w:id="971" w:author="Melanie Davies" w:date="2014-06-27T14:56:00Z"/>
        </w:rPr>
      </w:pPr>
      <w:ins w:id="972" w:author="Melanie Davies" w:date="2014-06-27T14:56:00Z">
        <w:r>
          <w:t xml:space="preserve">The </w:t>
        </w:r>
        <w:r>
          <w:rPr>
            <w:b/>
          </w:rPr>
          <w:t>Read</w:t>
        </w:r>
        <w:r>
          <w:t xml:space="preserve"> organization access control grants users the right to view the DataMart’s metadata information. Which security groups are granted access to this right will differ by network:</w:t>
        </w:r>
      </w:ins>
    </w:p>
    <w:p w14:paraId="1C098EBB" w14:textId="77777777" w:rsidR="005D1641" w:rsidRDefault="005D1641" w:rsidP="005D1641">
      <w:pPr>
        <w:pStyle w:val="ListParagraph"/>
        <w:numPr>
          <w:ilvl w:val="0"/>
          <w:numId w:val="50"/>
        </w:numPr>
        <w:rPr>
          <w:ins w:id="973" w:author="Melanie Davies" w:date="2014-07-01T12:48:00Z"/>
        </w:rPr>
      </w:pPr>
      <w:ins w:id="974" w:author="Melanie Davies" w:date="2014-07-01T12:48:00Z">
        <w:r>
          <w:t xml:space="preserve">Anyone in the network: Enable the right for the Operations Center Everyone security group. </w:t>
        </w:r>
      </w:ins>
    </w:p>
    <w:p w14:paraId="35B56391" w14:textId="77777777" w:rsidR="005D1641" w:rsidRDefault="005D1641" w:rsidP="005D1641">
      <w:pPr>
        <w:pStyle w:val="ListParagraph"/>
        <w:numPr>
          <w:ilvl w:val="0"/>
          <w:numId w:val="50"/>
        </w:numPr>
        <w:rPr>
          <w:ins w:id="975" w:author="Melanie Davies" w:date="2014-07-01T12:48:00Z"/>
        </w:rPr>
      </w:pPr>
      <w:ins w:id="976" w:author="Melanie Davies" w:date="2014-07-01T12:48:00Z">
        <w:r>
          <w:t>Only users from select organizations (e.g. members of a group): Enable the right for every organization’s Everyone security group.</w:t>
        </w:r>
      </w:ins>
    </w:p>
    <w:p w14:paraId="2193A46A" w14:textId="208CE349" w:rsidR="008169C6" w:rsidRDefault="005D1641" w:rsidP="008169C6">
      <w:pPr>
        <w:pStyle w:val="ListParagraph"/>
        <w:numPr>
          <w:ilvl w:val="0"/>
          <w:numId w:val="50"/>
        </w:numPr>
        <w:rPr>
          <w:ins w:id="977" w:author="Melanie Davies" w:date="2014-06-27T14:56:00Z"/>
        </w:rPr>
        <w:pPrChange w:id="978" w:author="Melanie Davies" w:date="2014-07-01T12:48:00Z">
          <w:pPr/>
        </w:pPrChange>
      </w:pPr>
      <w:ins w:id="979" w:author="Melanie Davies" w:date="2014-07-01T12:48:00Z">
        <w:r>
          <w:lastRenderedPageBreak/>
          <w:t xml:space="preserve">Only users in the organization: Enable the right for only the organization’s Everyone security group. </w:t>
        </w:r>
      </w:ins>
      <w:ins w:id="980" w:author="Melanie Davies" w:date="2014-07-01T16:12:00Z">
        <w:r w:rsidR="00F34B12">
          <w:t>This is shown in the figure below:</w:t>
        </w:r>
      </w:ins>
    </w:p>
    <w:p w14:paraId="27459B2C" w14:textId="0DEB4ECD" w:rsidR="00064B40" w:rsidDel="008169C6" w:rsidRDefault="00064B40" w:rsidP="00064B40">
      <w:pPr>
        <w:rPr>
          <w:del w:id="981" w:author="Melanie Davies" w:date="2014-06-27T14:56:00Z"/>
        </w:rPr>
      </w:pPr>
      <w:del w:id="982" w:author="Melanie Davies" w:date="2014-06-27T14:56:00Z">
        <w:r w:rsidDel="008169C6">
          <w:delText>The organization’s Everyone group is assigned to all users of the organization.  It is configured as follows:</w:delText>
        </w:r>
      </w:del>
    </w:p>
    <w:p w14:paraId="345EB25D" w14:textId="77777777" w:rsidR="00064B40" w:rsidRPr="006B5364" w:rsidRDefault="00064B40" w:rsidP="00064B40">
      <w:r>
        <w:rPr>
          <w:noProof/>
        </w:rPr>
        <w:drawing>
          <wp:inline distT="0" distB="0" distL="0" distR="0" wp14:anchorId="15E645FB" wp14:editId="3E177644">
            <wp:extent cx="5935345" cy="2412365"/>
            <wp:effectExtent l="0" t="0" r="825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345" cy="2412365"/>
                    </a:xfrm>
                    <a:prstGeom prst="rect">
                      <a:avLst/>
                    </a:prstGeom>
                    <a:noFill/>
                    <a:ln>
                      <a:noFill/>
                    </a:ln>
                  </pic:spPr>
                </pic:pic>
              </a:graphicData>
            </a:graphic>
          </wp:inline>
        </w:drawing>
      </w:r>
    </w:p>
    <w:p w14:paraId="2FED6949" w14:textId="77777777" w:rsidR="00064B40" w:rsidRDefault="00064B40" w:rsidP="00660145">
      <w:pPr>
        <w:pStyle w:val="Heading2"/>
      </w:pPr>
      <w:bookmarkStart w:id="983" w:name="_Toc391997071"/>
      <w:r>
        <w:t>Organization Users</w:t>
      </w:r>
      <w:bookmarkEnd w:id="983"/>
    </w:p>
    <w:p w14:paraId="41ECE4A5" w14:textId="2C8E86F0" w:rsidR="00064B40" w:rsidRDefault="00064B40" w:rsidP="00064B40">
      <w:r>
        <w:t xml:space="preserve">The Users panel displays the list of users within the organization. Users can be added here or through the Network Users list, or a user can use the “Register for a new account” link on the logon page.  See the section on </w:t>
      </w:r>
      <w:ins w:id="984" w:author="Melanie Davies" w:date="2014-07-01T16:13:00Z">
        <w:r w:rsidR="001F414C" w:rsidRPr="001F414C">
          <w:rPr>
            <w:u w:val="single"/>
            <w:rPrChange w:id="985" w:author="Melanie Davies" w:date="2014-07-01T16:13:00Z">
              <w:rPr/>
            </w:rPrChange>
          </w:rPr>
          <w:fldChar w:fldCharType="begin"/>
        </w:r>
        <w:r w:rsidR="001F414C" w:rsidRPr="001F414C">
          <w:rPr>
            <w:u w:val="single"/>
            <w:rPrChange w:id="986" w:author="Melanie Davies" w:date="2014-07-01T16:13:00Z">
              <w:rPr/>
            </w:rPrChange>
          </w:rPr>
          <w:instrText xml:space="preserve"> REF _Ref391994536 \h </w:instrText>
        </w:r>
        <w:r w:rsidR="001F414C" w:rsidRPr="001F414C">
          <w:rPr>
            <w:u w:val="single"/>
            <w:rPrChange w:id="987" w:author="Melanie Davies" w:date="2014-07-01T16:13:00Z">
              <w:rPr/>
            </w:rPrChange>
          </w:rPr>
        </w:r>
      </w:ins>
      <w:r w:rsidR="001F414C">
        <w:rPr>
          <w:u w:val="single"/>
        </w:rPr>
        <w:instrText xml:space="preserve"> \* MERGEFORMAT </w:instrText>
      </w:r>
      <w:r w:rsidR="001F414C" w:rsidRPr="001F414C">
        <w:rPr>
          <w:u w:val="single"/>
          <w:rPrChange w:id="988" w:author="Melanie Davies" w:date="2014-07-01T16:13:00Z">
            <w:rPr/>
          </w:rPrChange>
        </w:rPr>
        <w:fldChar w:fldCharType="separate"/>
      </w:r>
      <w:ins w:id="989" w:author="Melanie Davies" w:date="2014-07-01T16:13:00Z">
        <w:r w:rsidR="001F414C" w:rsidRPr="001F414C">
          <w:rPr>
            <w:u w:val="single"/>
            <w:rPrChange w:id="990" w:author="Melanie Davies" w:date="2014-07-01T16:13:00Z">
              <w:rPr/>
            </w:rPrChange>
          </w:rPr>
          <w:t xml:space="preserve">Creating </w:t>
        </w:r>
        <w:r w:rsidR="001F414C" w:rsidRPr="001F414C">
          <w:rPr>
            <w:u w:val="single"/>
          </w:rPr>
          <w:t>a</w:t>
        </w:r>
        <w:r w:rsidR="001F414C" w:rsidRPr="001F414C">
          <w:rPr>
            <w:u w:val="single"/>
            <w:rPrChange w:id="991" w:author="Melanie Davies" w:date="2014-07-01T16:13:00Z">
              <w:rPr/>
            </w:rPrChange>
          </w:rPr>
          <w:t xml:space="preserve"> new user</w:t>
        </w:r>
        <w:r w:rsidR="001F414C" w:rsidRPr="001F414C">
          <w:rPr>
            <w:u w:val="single"/>
            <w:rPrChange w:id="992" w:author="Melanie Davies" w:date="2014-07-01T16:13:00Z">
              <w:rPr/>
            </w:rPrChange>
          </w:rPr>
          <w:fldChar w:fldCharType="end"/>
        </w:r>
      </w:ins>
      <w:del w:id="993" w:author="Melanie Davies" w:date="2014-07-01T16:13:00Z">
        <w:r w:rsidRPr="001F414C" w:rsidDel="001F414C">
          <w:rPr>
            <w:u w:val="single"/>
            <w:rPrChange w:id="994" w:author="Melanie Davies" w:date="2014-07-01T16:13:00Z">
              <w:rPr/>
            </w:rPrChange>
          </w:rPr>
          <w:delText>creating new users</w:delText>
        </w:r>
      </w:del>
      <w:r>
        <w:t xml:space="preserve"> below for details on this process.  </w:t>
      </w:r>
    </w:p>
    <w:p w14:paraId="380C6097" w14:textId="71C7F41F" w:rsidR="00064B40" w:rsidRPr="000E4CC7" w:rsidRDefault="00064B40" w:rsidP="00064B40">
      <w:r w:rsidRPr="00EB6E8E">
        <w:rPr>
          <w:b/>
        </w:rPr>
        <w:t xml:space="preserve">Note:  It is highly recommended that users go through the new user registration process </w:t>
      </w:r>
      <w:del w:id="995" w:author="Melanie Davies" w:date="2014-07-01T16:14:00Z">
        <w:r w:rsidRPr="00EB6E8E" w:rsidDel="001F414C">
          <w:rPr>
            <w:b/>
          </w:rPr>
          <w:delText xml:space="preserve">described next </w:delText>
        </w:r>
      </w:del>
      <w:r w:rsidRPr="00EB6E8E">
        <w:rPr>
          <w:b/>
        </w:rPr>
        <w:t>rather than have administrator manually create them to reduce the need for administrators to handle user credentials.</w:t>
      </w:r>
    </w:p>
    <w:p w14:paraId="4DE241BE" w14:textId="77777777" w:rsidR="00064B40" w:rsidRDefault="00064B40" w:rsidP="00660145">
      <w:pPr>
        <w:pStyle w:val="Heading2"/>
      </w:pPr>
      <w:bookmarkStart w:id="996" w:name="_Toc391997072"/>
      <w:r>
        <w:t>Organization DataMarts</w:t>
      </w:r>
      <w:bookmarkEnd w:id="996"/>
    </w:p>
    <w:p w14:paraId="7C00FB66" w14:textId="177FE294" w:rsidR="00064B40" w:rsidRDefault="00064B40" w:rsidP="00064B40">
      <w:r>
        <w:t>The DataMarts panel displays the list of DataMarts within the organization. A DataMart can be added here or through the Network DataMarts.  See the section on</w:t>
      </w:r>
      <w:ins w:id="997" w:author="Melanie Davies" w:date="2014-07-01T16:13:00Z">
        <w:r w:rsidR="001F414C">
          <w:t xml:space="preserve"> </w:t>
        </w:r>
      </w:ins>
      <w:ins w:id="998" w:author="Melanie Davies" w:date="2014-07-01T16:14:00Z">
        <w:r w:rsidR="001F414C" w:rsidRPr="001F414C">
          <w:rPr>
            <w:u w:val="single"/>
            <w:rPrChange w:id="999" w:author="Melanie Davies" w:date="2014-07-01T16:14:00Z">
              <w:rPr/>
            </w:rPrChange>
          </w:rPr>
          <w:fldChar w:fldCharType="begin"/>
        </w:r>
        <w:r w:rsidR="001F414C" w:rsidRPr="001F414C">
          <w:rPr>
            <w:u w:val="single"/>
            <w:rPrChange w:id="1000" w:author="Melanie Davies" w:date="2014-07-01T16:14:00Z">
              <w:rPr/>
            </w:rPrChange>
          </w:rPr>
          <w:instrText xml:space="preserve"> REF _Ref391994578 \h </w:instrText>
        </w:r>
        <w:r w:rsidR="001F414C" w:rsidRPr="001F414C">
          <w:rPr>
            <w:u w:val="single"/>
            <w:rPrChange w:id="1001" w:author="Melanie Davies" w:date="2014-07-01T16:14:00Z">
              <w:rPr/>
            </w:rPrChange>
          </w:rPr>
        </w:r>
      </w:ins>
      <w:r w:rsidR="001F414C">
        <w:rPr>
          <w:u w:val="single"/>
        </w:rPr>
        <w:instrText xml:space="preserve"> \* MERGEFORMAT </w:instrText>
      </w:r>
      <w:r w:rsidR="001F414C" w:rsidRPr="001F414C">
        <w:rPr>
          <w:u w:val="single"/>
          <w:rPrChange w:id="1002" w:author="Melanie Davies" w:date="2014-07-01T16:14:00Z">
            <w:rPr/>
          </w:rPrChange>
        </w:rPr>
        <w:fldChar w:fldCharType="separate"/>
      </w:r>
      <w:ins w:id="1003" w:author="Melanie Davies" w:date="2014-07-01T16:14:00Z">
        <w:r w:rsidR="001F414C" w:rsidRPr="001F414C">
          <w:rPr>
            <w:u w:val="single"/>
            <w:rPrChange w:id="1004" w:author="Melanie Davies" w:date="2014-07-01T16:14:00Z">
              <w:rPr/>
            </w:rPrChange>
          </w:rPr>
          <w:t>Creating a new DataMart</w:t>
        </w:r>
        <w:r w:rsidR="001F414C" w:rsidRPr="001F414C">
          <w:rPr>
            <w:u w:val="single"/>
            <w:rPrChange w:id="1005" w:author="Melanie Davies" w:date="2014-07-01T16:14:00Z">
              <w:rPr/>
            </w:rPrChange>
          </w:rPr>
          <w:fldChar w:fldCharType="end"/>
        </w:r>
      </w:ins>
      <w:r>
        <w:t xml:space="preserve"> </w:t>
      </w:r>
      <w:del w:id="1006" w:author="Melanie Davies" w:date="2014-07-01T16:14:00Z">
        <w:r w:rsidDel="001F414C">
          <w:delText xml:space="preserve">creating new DataMarts </w:delText>
        </w:r>
      </w:del>
      <w:r>
        <w:t xml:space="preserve">below for details on this process.  </w:t>
      </w:r>
    </w:p>
    <w:p w14:paraId="4CB96F0A" w14:textId="77777777" w:rsidR="00064B40" w:rsidRDefault="00064B40" w:rsidP="00660145">
      <w:pPr>
        <w:pStyle w:val="Heading2"/>
      </w:pPr>
      <w:bookmarkStart w:id="1007" w:name="_Toc391997073"/>
      <w:r>
        <w:t>Organization Security Groups</w:t>
      </w:r>
      <w:bookmarkEnd w:id="1007"/>
    </w:p>
    <w:p w14:paraId="00E5BD8F" w14:textId="0817F13C" w:rsidR="00064B40" w:rsidRDefault="00064B40" w:rsidP="00064B40">
      <w:r>
        <w:t xml:space="preserve">Users may be assigned rights directly or indirectly through Security Groups.  A Security Group has one or more rights assigned to </w:t>
      </w:r>
      <w:del w:id="1008" w:author="Melanie Davies" w:date="2014-07-01T16:14:00Z">
        <w:r w:rsidDel="001F414C">
          <w:delText>them</w:delText>
        </w:r>
      </w:del>
      <w:ins w:id="1009" w:author="Melanie Davies" w:date="2014-07-01T16:14:00Z">
        <w:r w:rsidR="001F414C">
          <w:t>it</w:t>
        </w:r>
      </w:ins>
      <w:r>
        <w:t>.  Users may be a member of one or more Security Groups where they inherit the rights of the group.  A Security Group may itself inherit the rights of another Security Group to form a hierarchy of rights.  An Organization may have one or more Security Groups that may be assigned to users of the organization or to users of another organization within the organizational group.  Note that Projects also have a set of predefined Security Groups that are specific to a given project.  Together security groups all</w:t>
      </w:r>
      <w:ins w:id="1010" w:author="Melanie Davies" w:date="2014-06-27T14:58:00Z">
        <w:r w:rsidR="00885442">
          <w:t>ow</w:t>
        </w:r>
      </w:ins>
      <w:r>
        <w:t xml:space="preserve"> administrators to configure </w:t>
      </w:r>
      <w:del w:id="1011" w:author="Melanie Davies" w:date="2014-06-27T14:59:00Z">
        <w:r w:rsidDel="00885442">
          <w:delText xml:space="preserve">in </w:delText>
        </w:r>
      </w:del>
      <w:del w:id="1012" w:author="Melanie Davies" w:date="2014-06-27T14:58:00Z">
        <w:r w:rsidDel="00885442">
          <w:delText xml:space="preserve">essence </w:delText>
        </w:r>
      </w:del>
      <w:r>
        <w:t xml:space="preserve">roles </w:t>
      </w:r>
      <w:del w:id="1013" w:author="Melanie Davies" w:date="2014-06-27T15:00:00Z">
        <w:r w:rsidDel="00885442">
          <w:delText xml:space="preserve">to the assigned to </w:delText>
        </w:r>
      </w:del>
      <w:ins w:id="1014" w:author="Melanie Davies" w:date="2014-06-30T10:43:00Z">
        <w:r w:rsidR="00A65382">
          <w:t>for</w:t>
        </w:r>
      </w:ins>
      <w:ins w:id="1015" w:author="Melanie Davies" w:date="2014-06-27T15:00:00Z">
        <w:r w:rsidR="00885442">
          <w:t xml:space="preserve"> </w:t>
        </w:r>
      </w:ins>
      <w:r>
        <w:t>users</w:t>
      </w:r>
      <w:ins w:id="1016" w:author="Melanie Davies" w:date="2014-06-27T15:00:00Z">
        <w:r w:rsidR="00885442">
          <w:t xml:space="preserve">. </w:t>
        </w:r>
      </w:ins>
      <w:del w:id="1017" w:author="Melanie Davies" w:date="2014-06-27T15:00:00Z">
        <w:r w:rsidDel="00885442">
          <w:delText xml:space="preserve"> that participate in projects or administer their organization, its users and DataMarts.  </w:delText>
        </w:r>
      </w:del>
      <w:r>
        <w:t>Custom security groups may be created, configured, and assigned to users in addition to the predefined set.</w:t>
      </w:r>
    </w:p>
    <w:p w14:paraId="2B8C2711" w14:textId="3AC372E5" w:rsidR="0083424B" w:rsidRDefault="00064B40" w:rsidP="00064B40">
      <w:pPr>
        <w:rPr>
          <w:ins w:id="1018" w:author="Melanie Davies" w:date="2014-06-30T11:06:00Z"/>
          <w:b/>
        </w:rPr>
      </w:pPr>
      <w:r w:rsidRPr="00165ABA">
        <w:rPr>
          <w:b/>
        </w:rPr>
        <w:t>NOTE: It is recommended that rights be assigned to users through Security Groups rather than by directly assigning a right to specific user.</w:t>
      </w:r>
    </w:p>
    <w:p w14:paraId="771B8C1C" w14:textId="6E6E0A62" w:rsidR="0083424B" w:rsidRDefault="0083424B" w:rsidP="00064B40">
      <w:pPr>
        <w:rPr>
          <w:ins w:id="1019" w:author="Melanie Davies" w:date="2014-06-30T11:07:00Z"/>
        </w:rPr>
      </w:pPr>
      <w:ins w:id="1020" w:author="Melanie Davies" w:date="2014-06-30T11:06:00Z">
        <w:r>
          <w:lastRenderedPageBreak/>
          <w:t>To make a security group inherit</w:t>
        </w:r>
        <w:r w:rsidR="007E0DBC">
          <w:t xml:space="preserve"> another security group, click the name of the security group that will inherit the rights. Click </w:t>
        </w:r>
      </w:ins>
      <w:ins w:id="1021" w:author="Melanie Davies" w:date="2014-06-30T11:07:00Z">
        <w:r w:rsidR="007E0DBC">
          <w:rPr>
            <w:b/>
          </w:rPr>
          <w:t>Add</w:t>
        </w:r>
        <w:r w:rsidR="007E0DBC">
          <w:t xml:space="preserve"> on the next screen and select the security group that the rights should be inherited from. </w:t>
        </w:r>
      </w:ins>
    </w:p>
    <w:p w14:paraId="0E913B7B" w14:textId="2A807664" w:rsidR="007E0DBC" w:rsidRPr="007E0DBC" w:rsidRDefault="007E0DBC" w:rsidP="00064B40">
      <w:pPr>
        <w:rPr>
          <w:rPrChange w:id="1022" w:author="Melanie Davies" w:date="2014-06-30T11:07:00Z">
            <w:rPr>
              <w:b/>
            </w:rPr>
          </w:rPrChange>
        </w:rPr>
      </w:pPr>
      <w:ins w:id="1023" w:author="Melanie Davies" w:date="2014-06-30T11:07:00Z">
        <w:r>
          <w:rPr>
            <w:noProof/>
          </w:rPr>
          <w:drawing>
            <wp:inline distT="0" distB="0" distL="0" distR="0" wp14:anchorId="1D4A92FA" wp14:editId="435A026A">
              <wp:extent cx="5943600" cy="26028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02865"/>
                      </a:xfrm>
                      <a:prstGeom prst="rect">
                        <a:avLst/>
                      </a:prstGeom>
                    </pic:spPr>
                  </pic:pic>
                </a:graphicData>
              </a:graphic>
            </wp:inline>
          </w:drawing>
        </w:r>
      </w:ins>
    </w:p>
    <w:p w14:paraId="5C7B9BF3" w14:textId="52D1BE6C" w:rsidR="00064B40" w:rsidRDefault="00064B40" w:rsidP="00064B40">
      <w:r>
        <w:t xml:space="preserve">To assist Administrators, there a set of predefined Security Groups that are part of an Organization and Project.  See the “Organizational Template” to view the rights assigned to each of these groups. The table below describe these groups. </w:t>
      </w:r>
    </w:p>
    <w:tbl>
      <w:tblPr>
        <w:tblStyle w:val="TableGrid"/>
        <w:tblW w:w="0" w:type="auto"/>
        <w:tblLook w:val="04A0" w:firstRow="1" w:lastRow="0" w:firstColumn="1" w:lastColumn="0" w:noHBand="0" w:noVBand="1"/>
      </w:tblPr>
      <w:tblGrid>
        <w:gridCol w:w="3468"/>
        <w:gridCol w:w="5882"/>
      </w:tblGrid>
      <w:tr w:rsidR="00064B40" w14:paraId="6A2E21F9" w14:textId="77777777" w:rsidTr="00DD79D0">
        <w:tc>
          <w:tcPr>
            <w:tcW w:w="3145" w:type="dxa"/>
            <w:shd w:val="clear" w:color="auto" w:fill="BFBFBF" w:themeFill="background1" w:themeFillShade="BF"/>
          </w:tcPr>
          <w:p w14:paraId="0D1A9BB3" w14:textId="77777777" w:rsidR="00064B40" w:rsidRDefault="00064B40" w:rsidP="00DD79D0">
            <w:r>
              <w:t>Security Group</w:t>
            </w:r>
          </w:p>
        </w:tc>
        <w:tc>
          <w:tcPr>
            <w:tcW w:w="6205" w:type="dxa"/>
            <w:shd w:val="clear" w:color="auto" w:fill="BFBFBF" w:themeFill="background1" w:themeFillShade="BF"/>
          </w:tcPr>
          <w:p w14:paraId="50D3D8B9" w14:textId="77777777" w:rsidR="00064B40" w:rsidRDefault="00064B40" w:rsidP="00165ABA">
            <w:r>
              <w:t>Description</w:t>
            </w:r>
          </w:p>
        </w:tc>
      </w:tr>
      <w:tr w:rsidR="00064B40" w14:paraId="7DD0B0E1" w14:textId="77777777" w:rsidTr="00DD79D0">
        <w:tc>
          <w:tcPr>
            <w:tcW w:w="3145" w:type="dxa"/>
          </w:tcPr>
          <w:p w14:paraId="06DA3576" w14:textId="77777777" w:rsidR="00064B40" w:rsidRDefault="00064B40" w:rsidP="00DD79D0">
            <w:r>
              <w:t>Everyone</w:t>
            </w:r>
          </w:p>
        </w:tc>
        <w:tc>
          <w:tcPr>
            <w:tcW w:w="6205" w:type="dxa"/>
          </w:tcPr>
          <w:p w14:paraId="7C41A7D6" w14:textId="41ADA6AA" w:rsidR="00064B40" w:rsidRDefault="00064B40" w:rsidP="0005684A">
            <w:r>
              <w:t xml:space="preserve">Base security group for which each </w:t>
            </w:r>
            <w:ins w:id="1024" w:author="Melanie Davies" w:date="2014-07-01T16:14:00Z">
              <w:r w:rsidR="001F414C">
                <w:t xml:space="preserve">organization’s </w:t>
              </w:r>
            </w:ins>
            <w:r>
              <w:t>user should be a member.  This includes the rights to login</w:t>
            </w:r>
            <w:ins w:id="1025" w:author="Melanie Davies" w:date="2014-07-01T16:14:00Z">
              <w:r w:rsidR="001F414C">
                <w:t xml:space="preserve"> and </w:t>
              </w:r>
            </w:ins>
            <w:del w:id="1026" w:author="Melanie Davies" w:date="2014-07-01T16:14:00Z">
              <w:r w:rsidDel="001F414C">
                <w:delText xml:space="preserve">, </w:delText>
              </w:r>
            </w:del>
            <w:r>
              <w:t xml:space="preserve">view their own organization, its users and DataMarts.  </w:t>
            </w:r>
            <w:del w:id="1027" w:author="Melanie Davies" w:date="2014-06-30T10:44:00Z">
              <w:r w:rsidDel="00A65382">
                <w:delText xml:space="preserve">All other </w:delText>
              </w:r>
            </w:del>
            <w:ins w:id="1028" w:author="Melanie Davies" w:date="2014-06-30T10:50:00Z">
              <w:r w:rsidR="00A65382">
                <w:t xml:space="preserve">This group inherits </w:t>
              </w:r>
              <w:r w:rsidR="0083424B">
                <w:t>the rights of</w:t>
              </w:r>
            </w:ins>
            <w:ins w:id="1029" w:author="Melanie Davies" w:date="2014-07-01T16:15:00Z">
              <w:r w:rsidR="001F414C">
                <w:t xml:space="preserve"> the</w:t>
              </w:r>
            </w:ins>
            <w:ins w:id="1030" w:author="Melanie Davies" w:date="2014-06-30T10:50:00Z">
              <w:r w:rsidR="0083424B">
                <w:t xml:space="preserve"> Operations Center </w:t>
              </w:r>
              <w:r w:rsidR="00A65382">
                <w:t>Everyone</w:t>
              </w:r>
              <w:r w:rsidR="0083424B">
                <w:t xml:space="preserve"> security group.</w:t>
              </w:r>
            </w:ins>
          </w:p>
        </w:tc>
      </w:tr>
      <w:tr w:rsidR="00064B40" w14:paraId="3BE53F55" w14:textId="77777777" w:rsidTr="00DD79D0">
        <w:tc>
          <w:tcPr>
            <w:tcW w:w="3145" w:type="dxa"/>
          </w:tcPr>
          <w:p w14:paraId="4A1E968F" w14:textId="77777777" w:rsidR="00064B40" w:rsidRDefault="00064B40" w:rsidP="00DD79D0">
            <w:r>
              <w:t>Administrators</w:t>
            </w:r>
          </w:p>
        </w:tc>
        <w:tc>
          <w:tcPr>
            <w:tcW w:w="6205" w:type="dxa"/>
          </w:tcPr>
          <w:p w14:paraId="113F8A7D" w14:textId="77777777" w:rsidR="00A65382" w:rsidRDefault="00064B40" w:rsidP="00AC7A8F">
            <w:pPr>
              <w:rPr>
                <w:ins w:id="1031" w:author="Melanie Davies" w:date="2014-06-30T10:44:00Z"/>
              </w:rPr>
            </w:pPr>
            <w:r>
              <w:t>Users who administer an organization</w:t>
            </w:r>
          </w:p>
          <w:p w14:paraId="767ABD66" w14:textId="53CADF64" w:rsidR="00A65382" w:rsidRDefault="00A65382" w:rsidP="00AC7A8F">
            <w:pPr>
              <w:rPr>
                <w:ins w:id="1032" w:author="Melanie Davies" w:date="2014-06-30T10:44:00Z"/>
              </w:rPr>
            </w:pPr>
            <w:ins w:id="1033" w:author="Melanie Davies" w:date="2014-06-30T10:44:00Z">
              <w:r w:rsidRPr="00A65382">
                <w:rPr>
                  <w:i/>
                  <w:rPrChange w:id="1034" w:author="Melanie Davies" w:date="2014-06-30T10:45:00Z">
                    <w:rPr/>
                  </w:rPrChange>
                </w:rPr>
                <w:t>Centralized</w:t>
              </w:r>
              <w:r>
                <w:t xml:space="preserve"> – includes the rights to edit organization </w:t>
              </w:r>
            </w:ins>
            <w:ins w:id="1035" w:author="Melanie Davies" w:date="2014-06-30T10:45:00Z">
              <w:r>
                <w:t xml:space="preserve">and DataMart </w:t>
              </w:r>
            </w:ins>
            <w:ins w:id="1036" w:author="Melanie Davies" w:date="2014-06-30T10:44:00Z">
              <w:r>
                <w:t xml:space="preserve">metadata and </w:t>
              </w:r>
            </w:ins>
            <w:ins w:id="1037" w:author="Melanie Davies" w:date="2014-06-30T10:45:00Z">
              <w:r>
                <w:t>monitor organization and DataMart activity</w:t>
              </w:r>
            </w:ins>
          </w:p>
          <w:p w14:paraId="1282B84E" w14:textId="0635D3A0" w:rsidR="00064B40" w:rsidRDefault="00A65382" w:rsidP="0005684A">
            <w:ins w:id="1038" w:author="Melanie Davies" w:date="2014-06-30T10:44:00Z">
              <w:r>
                <w:rPr>
                  <w:i/>
                </w:rPr>
                <w:t>Decentralized -</w:t>
              </w:r>
            </w:ins>
            <w:r w:rsidR="00064B40">
              <w:t xml:space="preserve"> includ</w:t>
            </w:r>
            <w:ins w:id="1039" w:author="Melanie Davies" w:date="2014-06-30T10:44:00Z">
              <w:r>
                <w:t>es</w:t>
              </w:r>
            </w:ins>
            <w:del w:id="1040" w:author="Melanie Davies" w:date="2014-06-30T10:44:00Z">
              <w:r w:rsidR="00064B40" w:rsidDel="00A65382">
                <w:delText>ing</w:delText>
              </w:r>
            </w:del>
            <w:r w:rsidR="00064B40">
              <w:t xml:space="preserve"> the rights to create/modify/delete users, approve new users, create/modify/delete DataMarts, edit their organization</w:t>
            </w:r>
            <w:ins w:id="1041" w:author="Melanie Davies" w:date="2014-06-30T10:46:00Z">
              <w:r>
                <w:t xml:space="preserve"> and DataMart metadata</w:t>
              </w:r>
            </w:ins>
            <w:del w:id="1042" w:author="Melanie Davies" w:date="2014-06-30T10:46:00Z">
              <w:r w:rsidR="00064B40" w:rsidDel="00A65382">
                <w:delText>,</w:delText>
              </w:r>
            </w:del>
            <w:ins w:id="1043" w:author="Melanie Davies" w:date="2014-06-30T10:46:00Z">
              <w:r>
                <w:t xml:space="preserve"> and</w:t>
              </w:r>
            </w:ins>
            <w:r w:rsidR="00064B40">
              <w:t xml:space="preserve"> create/modify/delete sub-organizations</w:t>
            </w:r>
            <w:ins w:id="1044" w:author="Melanie Davies" w:date="2014-06-30T10:57:00Z">
              <w:r w:rsidR="0083424B">
                <w:t>. This group inherits the rights of the Operations Center Administrator security group.</w:t>
              </w:r>
            </w:ins>
          </w:p>
        </w:tc>
      </w:tr>
      <w:tr w:rsidR="00064B40" w14:paraId="3FD4A031" w14:textId="77777777" w:rsidTr="00DD79D0">
        <w:tc>
          <w:tcPr>
            <w:tcW w:w="3145" w:type="dxa"/>
          </w:tcPr>
          <w:p w14:paraId="64BB8627" w14:textId="77777777" w:rsidR="00064B40" w:rsidRDefault="00064B40" w:rsidP="00DD79D0">
            <w:r>
              <w:t>Investigators</w:t>
            </w:r>
          </w:p>
        </w:tc>
        <w:tc>
          <w:tcPr>
            <w:tcW w:w="6205" w:type="dxa"/>
          </w:tcPr>
          <w:p w14:paraId="0916840D" w14:textId="77777777" w:rsidR="00064B40" w:rsidRDefault="00064B40" w:rsidP="00165ABA">
            <w:r>
              <w:t>Users who issue queries and can view the aggregated results from DataMarts</w:t>
            </w:r>
          </w:p>
        </w:tc>
      </w:tr>
      <w:tr w:rsidR="00064B40" w14:paraId="31AE26D2" w14:textId="77777777" w:rsidTr="00DD79D0">
        <w:tc>
          <w:tcPr>
            <w:tcW w:w="3145" w:type="dxa"/>
          </w:tcPr>
          <w:p w14:paraId="5B125DDA" w14:textId="77777777" w:rsidR="00064B40" w:rsidRDefault="00064B40" w:rsidP="00DD79D0">
            <w:r>
              <w:t>Enhanced Investigators</w:t>
            </w:r>
          </w:p>
        </w:tc>
        <w:tc>
          <w:tcPr>
            <w:tcW w:w="6205" w:type="dxa"/>
          </w:tcPr>
          <w:p w14:paraId="6AA75D2B" w14:textId="15FCAE36" w:rsidR="00064B40" w:rsidRDefault="00064B40" w:rsidP="001F414C">
            <w:r>
              <w:t xml:space="preserve">Users who issue queries and can view the individual and aggregated results of DataMarts. </w:t>
            </w:r>
            <w:commentRangeStart w:id="1045"/>
            <w:del w:id="1046" w:author="Melanie Davies" w:date="2014-07-01T16:15:00Z">
              <w:r w:rsidDel="001F414C">
                <w:delText>This group inherits the rights of Investigators</w:delText>
              </w:r>
            </w:del>
            <w:commentRangeEnd w:id="1045"/>
            <w:r w:rsidR="001F414C">
              <w:rPr>
                <w:rStyle w:val="CommentReference"/>
              </w:rPr>
              <w:commentReference w:id="1045"/>
            </w:r>
          </w:p>
        </w:tc>
      </w:tr>
      <w:tr w:rsidR="00064B40" w14:paraId="5BDA9395" w14:textId="77777777" w:rsidTr="00DD79D0">
        <w:tc>
          <w:tcPr>
            <w:tcW w:w="3145" w:type="dxa"/>
          </w:tcPr>
          <w:p w14:paraId="011404DC" w14:textId="77777777" w:rsidR="00064B40" w:rsidRDefault="00064B40" w:rsidP="00DD79D0">
            <w:commentRangeStart w:id="1047"/>
            <w:r>
              <w:t>QueryAdministrators</w:t>
            </w:r>
            <w:commentRangeEnd w:id="1047"/>
            <w:r w:rsidR="00A65382">
              <w:rPr>
                <w:rStyle w:val="CommentReference"/>
              </w:rPr>
              <w:commentReference w:id="1047"/>
            </w:r>
          </w:p>
        </w:tc>
        <w:tc>
          <w:tcPr>
            <w:tcW w:w="6205" w:type="dxa"/>
          </w:tcPr>
          <w:p w14:paraId="780B12BB" w14:textId="77777777" w:rsidR="00064B40" w:rsidRDefault="00064B40" w:rsidP="008827BB">
            <w:r>
              <w:t>Users who approve queries issued from investigators within their organization</w:t>
            </w:r>
          </w:p>
        </w:tc>
      </w:tr>
      <w:tr w:rsidR="00064B40" w14:paraId="2F3EEAD1" w14:textId="77777777" w:rsidTr="00DD79D0">
        <w:tc>
          <w:tcPr>
            <w:tcW w:w="3145" w:type="dxa"/>
          </w:tcPr>
          <w:p w14:paraId="6B5CA60D" w14:textId="77777777" w:rsidR="00064B40" w:rsidRDefault="00064B40" w:rsidP="00DD79D0">
            <w:r>
              <w:t>DataMartAdministrators</w:t>
            </w:r>
          </w:p>
        </w:tc>
        <w:tc>
          <w:tcPr>
            <w:tcW w:w="6205" w:type="dxa"/>
          </w:tcPr>
          <w:p w14:paraId="5C5B2247" w14:textId="77777777" w:rsidR="00064B40" w:rsidRDefault="00064B40" w:rsidP="008827BB">
            <w:r>
              <w:t>Users who administer one or more of their organization’s DataMarts</w:t>
            </w:r>
          </w:p>
        </w:tc>
      </w:tr>
      <w:tr w:rsidR="00064B40" w14:paraId="79B435AB" w14:textId="77777777" w:rsidTr="00DD79D0">
        <w:tc>
          <w:tcPr>
            <w:tcW w:w="3145" w:type="dxa"/>
          </w:tcPr>
          <w:p w14:paraId="1BC3126B" w14:textId="77777777" w:rsidR="00064B40" w:rsidRDefault="00064B40" w:rsidP="00DD79D0">
            <w:commentRangeStart w:id="1048"/>
            <w:r>
              <w:lastRenderedPageBreak/>
              <w:t>GroupDataMartAdministrators</w:t>
            </w:r>
            <w:commentRangeEnd w:id="1048"/>
            <w:r w:rsidR="00A65382">
              <w:rPr>
                <w:rStyle w:val="CommentReference"/>
              </w:rPr>
              <w:commentReference w:id="1048"/>
            </w:r>
          </w:p>
        </w:tc>
        <w:tc>
          <w:tcPr>
            <w:tcW w:w="6205" w:type="dxa"/>
          </w:tcPr>
          <w:p w14:paraId="25A65915" w14:textId="77777777" w:rsidR="00064B40" w:rsidRDefault="00064B40" w:rsidP="00165ABA">
            <w:r>
              <w:t>Users who approve the results that have been uploaded by DataMart administrators within their organization or sub-organizations</w:t>
            </w:r>
          </w:p>
        </w:tc>
      </w:tr>
      <w:tr w:rsidR="00064B40" w14:paraId="0C16BE7B" w14:textId="77777777" w:rsidTr="00DD79D0">
        <w:tc>
          <w:tcPr>
            <w:tcW w:w="3145" w:type="dxa"/>
          </w:tcPr>
          <w:p w14:paraId="117BE66C" w14:textId="77777777" w:rsidR="00064B40" w:rsidRDefault="00064B40" w:rsidP="00DD79D0">
            <w:r>
              <w:t>Observers</w:t>
            </w:r>
          </w:p>
        </w:tc>
        <w:tc>
          <w:tcPr>
            <w:tcW w:w="6205" w:type="dxa"/>
          </w:tcPr>
          <w:p w14:paraId="5943761B" w14:textId="77777777" w:rsidR="00064B40" w:rsidRDefault="00064B40" w:rsidP="00990AA4">
            <w:r>
              <w:t>Users who monitor queries and other activities within their organization</w:t>
            </w:r>
          </w:p>
        </w:tc>
      </w:tr>
    </w:tbl>
    <w:p w14:paraId="5F9631E6" w14:textId="77777777" w:rsidR="00064B40" w:rsidRDefault="00064B40" w:rsidP="00064B40"/>
    <w:p w14:paraId="20052DC2" w14:textId="2CE85F1D" w:rsidR="00064B40" w:rsidDel="001F414C" w:rsidRDefault="00064B40" w:rsidP="001F414C">
      <w:pPr>
        <w:pStyle w:val="Heading3"/>
        <w:rPr>
          <w:del w:id="1049" w:author="Melanie Davies" w:date="2014-07-01T16:16:00Z"/>
        </w:rPr>
      </w:pPr>
      <w:commentRangeStart w:id="1050"/>
      <w:del w:id="1051" w:author="Melanie Davies" w:date="2014-07-01T16:16:00Z">
        <w:r w:rsidDel="001F414C">
          <w:delText>Organization Security Groups Everyone Security Group</w:delText>
        </w:r>
      </w:del>
    </w:p>
    <w:p w14:paraId="01B91FDB" w14:textId="667DCF60" w:rsidR="00064B40" w:rsidDel="001F414C" w:rsidRDefault="00064B40" w:rsidP="00064B40">
      <w:pPr>
        <w:rPr>
          <w:del w:id="1052" w:author="Melanie Davies" w:date="2014-07-01T16:16:00Z"/>
        </w:rPr>
      </w:pPr>
      <w:del w:id="1053" w:author="Melanie Davies" w:date="2014-07-01T16:16:00Z">
        <w:r w:rsidDel="001F414C">
          <w:delText>Note that all the above security groups inherit from the organization’s Everyone group as shown in the following figure:</w:delText>
        </w:r>
        <w:commentRangeEnd w:id="1050"/>
        <w:r w:rsidR="00A65382" w:rsidDel="001F414C">
          <w:rPr>
            <w:rStyle w:val="CommentReference"/>
          </w:rPr>
          <w:commentReference w:id="1050"/>
        </w:r>
      </w:del>
    </w:p>
    <w:p w14:paraId="3607C6C3" w14:textId="0DB746D7" w:rsidR="00064B40" w:rsidRDefault="00064B40" w:rsidP="00064B40">
      <w:del w:id="1054" w:author="Melanie Davies" w:date="2014-07-01T16:16:00Z">
        <w:r w:rsidDel="001F414C">
          <w:rPr>
            <w:noProof/>
          </w:rPr>
          <w:drawing>
            <wp:inline distT="0" distB="0" distL="0" distR="0" wp14:anchorId="2520DE81" wp14:editId="4B254BCB">
              <wp:extent cx="5935345" cy="4358640"/>
              <wp:effectExtent l="0" t="0" r="825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4358640"/>
                      </a:xfrm>
                      <a:prstGeom prst="rect">
                        <a:avLst/>
                      </a:prstGeom>
                      <a:noFill/>
                      <a:ln>
                        <a:noFill/>
                      </a:ln>
                    </pic:spPr>
                  </pic:pic>
                </a:graphicData>
              </a:graphic>
            </wp:inline>
          </w:drawing>
        </w:r>
      </w:del>
    </w:p>
    <w:p w14:paraId="6360F524" w14:textId="17AE4218" w:rsidR="00064B40" w:rsidRDefault="00064B40" w:rsidP="00FB4133">
      <w:pPr>
        <w:pStyle w:val="Heading3"/>
      </w:pPr>
      <w:bookmarkStart w:id="1055" w:name="_Toc391997074"/>
      <w:commentRangeStart w:id="1056"/>
      <w:r>
        <w:t>Organization Security Groups</w:t>
      </w:r>
      <w:ins w:id="1057" w:author="Melanie Davies" w:date="2014-07-01T16:21:00Z">
        <w:r w:rsidR="001F414C">
          <w:t>:</w:t>
        </w:r>
      </w:ins>
      <w:r>
        <w:t xml:space="preserve"> Organization Everyone Security Group</w:t>
      </w:r>
      <w:bookmarkEnd w:id="1055"/>
    </w:p>
    <w:p w14:paraId="59193C3B" w14:textId="3834B90D" w:rsidR="00A65382" w:rsidRDefault="00064B40" w:rsidP="00064B40">
      <w:pPr>
        <w:rPr>
          <w:ins w:id="1058" w:author="Melanie Davies" w:date="2014-06-30T11:04:00Z"/>
        </w:rPr>
      </w:pPr>
      <w:del w:id="1059" w:author="Melanie Davies" w:date="2014-06-30T10:52:00Z">
        <w:r w:rsidDel="00A65382">
          <w:delText>When an organization is created, the organization’s Everyone group must be added to the Global Permissions panel to provide the organization’s users the minimal rights to login and view lists within the application as shown in the following figure:</w:delText>
        </w:r>
        <w:commentRangeEnd w:id="1056"/>
        <w:r w:rsidR="00A65382" w:rsidDel="00A65382">
          <w:rPr>
            <w:rStyle w:val="CommentReference"/>
          </w:rPr>
          <w:commentReference w:id="1056"/>
        </w:r>
      </w:del>
      <w:ins w:id="1060" w:author="Melanie Davies" w:date="2014-06-30T10:52:00Z">
        <w:r w:rsidR="00A65382">
          <w:t xml:space="preserve">The organization’s Everyone security group should inherit the Operations Center Everyone security group. Basic access, such as the right to </w:t>
        </w:r>
        <w:commentRangeStart w:id="1061"/>
        <w:r w:rsidR="00A65382">
          <w:t xml:space="preserve">login </w:t>
        </w:r>
      </w:ins>
      <w:commentRangeEnd w:id="1061"/>
      <w:ins w:id="1062" w:author="Melanie Davies" w:date="2014-06-30T10:53:00Z">
        <w:r w:rsidR="00A65382">
          <w:rPr>
            <w:rStyle w:val="CommentReference"/>
          </w:rPr>
          <w:commentReference w:id="1061"/>
        </w:r>
      </w:ins>
      <w:ins w:id="1063" w:author="Melanie Davies" w:date="2014-06-30T10:52:00Z">
        <w:r w:rsidR="00A65382">
          <w:t xml:space="preserve">and view lists, is granted to the Operations Center Everyone security group and then inherited by </w:t>
        </w:r>
      </w:ins>
      <w:ins w:id="1064" w:author="Melanie Davies" w:date="2014-06-30T10:53:00Z">
        <w:r w:rsidR="00A65382">
          <w:t xml:space="preserve">each organization. </w:t>
        </w:r>
      </w:ins>
      <w:ins w:id="1065" w:author="Melanie Davies" w:date="2014-06-30T11:04:00Z">
        <w:r w:rsidR="0083424B">
          <w:t>The figure below shows the settings for the Operations</w:t>
        </w:r>
        <w:r w:rsidR="001F414C">
          <w:t xml:space="preserve"> Center Everyone security group, configured at the Global Access Control level.</w:t>
        </w:r>
      </w:ins>
    </w:p>
    <w:p w14:paraId="2183B7E2" w14:textId="5CAB97FF" w:rsidR="0083424B" w:rsidRDefault="0083424B" w:rsidP="00064B40">
      <w:ins w:id="1066" w:author="Melanie Davies" w:date="2014-06-30T11:04:00Z">
        <w:r>
          <w:rPr>
            <w:noProof/>
          </w:rPr>
          <w:drawing>
            <wp:inline distT="0" distB="0" distL="0" distR="0" wp14:anchorId="3DF2F957" wp14:editId="56E04690">
              <wp:extent cx="5943600" cy="38061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06190"/>
                      </a:xfrm>
                      <a:prstGeom prst="rect">
                        <a:avLst/>
                      </a:prstGeom>
                    </pic:spPr>
                  </pic:pic>
                </a:graphicData>
              </a:graphic>
            </wp:inline>
          </w:drawing>
        </w:r>
      </w:ins>
    </w:p>
    <w:p w14:paraId="0F6750A1" w14:textId="3C9CB03F" w:rsidR="00064B40" w:rsidRDefault="00064B40" w:rsidP="00064B40">
      <w:del w:id="1067" w:author="Melanie Davies" w:date="2014-06-30T10:52:00Z">
        <w:r w:rsidDel="00A65382">
          <w:rPr>
            <w:noProof/>
          </w:rPr>
          <w:drawing>
            <wp:inline distT="0" distB="0" distL="0" distR="0" wp14:anchorId="463353A9" wp14:editId="7F6D5C88">
              <wp:extent cx="5935345" cy="379222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3792220"/>
                      </a:xfrm>
                      <a:prstGeom prst="rect">
                        <a:avLst/>
                      </a:prstGeom>
                      <a:noFill/>
                      <a:ln>
                        <a:noFill/>
                      </a:ln>
                    </pic:spPr>
                  </pic:pic>
                </a:graphicData>
              </a:graphic>
            </wp:inline>
          </w:drawing>
        </w:r>
      </w:del>
    </w:p>
    <w:p w14:paraId="098CEC36" w14:textId="305FE6D8" w:rsidR="00064B40" w:rsidRDefault="00064B40" w:rsidP="00FB4133">
      <w:pPr>
        <w:pStyle w:val="Heading3"/>
      </w:pPr>
      <w:bookmarkStart w:id="1068" w:name="_Toc391997075"/>
      <w:commentRangeStart w:id="1069"/>
      <w:r>
        <w:t>Organization Security Groups</w:t>
      </w:r>
      <w:ins w:id="1070" w:author="Melanie Davies" w:date="2014-07-01T16:21:00Z">
        <w:r w:rsidR="001F414C">
          <w:t>:</w:t>
        </w:r>
      </w:ins>
      <w:r>
        <w:t xml:space="preserve"> Organization Administrators Security Group</w:t>
      </w:r>
      <w:bookmarkEnd w:id="1068"/>
    </w:p>
    <w:p w14:paraId="582B70AF" w14:textId="20D48C37" w:rsidR="0083424B" w:rsidRDefault="0083424B" w:rsidP="0083424B">
      <w:pPr>
        <w:pStyle w:val="Heading4"/>
        <w:rPr>
          <w:ins w:id="1071" w:author="Melanie Davies" w:date="2014-06-30T11:02:00Z"/>
        </w:rPr>
        <w:pPrChange w:id="1072" w:author="Melanie Davies" w:date="2014-06-30T11:02:00Z">
          <w:pPr/>
        </w:pPrChange>
      </w:pPr>
      <w:ins w:id="1073" w:author="Melanie Davies" w:date="2014-06-30T11:02:00Z">
        <w:r>
          <w:t>Centralized</w:t>
        </w:r>
      </w:ins>
    </w:p>
    <w:p w14:paraId="158EC2D1" w14:textId="4B531C39" w:rsidR="0083424B" w:rsidRPr="0005684A" w:rsidRDefault="0083424B" w:rsidP="0005684A">
      <w:pPr>
        <w:rPr>
          <w:ins w:id="1074" w:author="Melanie Davies" w:date="2014-06-30T11:02:00Z"/>
        </w:rPr>
      </w:pPr>
      <w:ins w:id="1075" w:author="Melanie Davies" w:date="2014-06-30T11:02:00Z">
        <w:r>
          <w:t>The organization’s Administrator group does not inherit any security groups.</w:t>
        </w:r>
      </w:ins>
    </w:p>
    <w:p w14:paraId="62D0087F" w14:textId="61E2E300" w:rsidR="0083424B" w:rsidRDefault="0083424B" w:rsidP="0083424B">
      <w:pPr>
        <w:pStyle w:val="Heading4"/>
        <w:rPr>
          <w:ins w:id="1076" w:author="Melanie Davies" w:date="2014-06-30T11:02:00Z"/>
        </w:rPr>
        <w:pPrChange w:id="1077" w:author="Melanie Davies" w:date="2014-06-30T11:02:00Z">
          <w:pPr/>
        </w:pPrChange>
      </w:pPr>
      <w:ins w:id="1078" w:author="Melanie Davies" w:date="2014-06-30T11:02:00Z">
        <w:r>
          <w:lastRenderedPageBreak/>
          <w:t>Decentralized</w:t>
        </w:r>
      </w:ins>
    </w:p>
    <w:p w14:paraId="78E3F7A3" w14:textId="74C81018" w:rsidR="0083424B" w:rsidRDefault="0083424B" w:rsidP="00064B40">
      <w:pPr>
        <w:rPr>
          <w:ins w:id="1079" w:author="Melanie Davies" w:date="2014-06-30T10:58:00Z"/>
        </w:rPr>
      </w:pPr>
      <w:ins w:id="1080" w:author="Melanie Davies" w:date="2014-06-30T10:58:00Z">
        <w:r>
          <w:t>The organization’s Everyone security group should inherit the Operations Center Administrator security group.</w:t>
        </w:r>
      </w:ins>
      <w:ins w:id="1081" w:author="Melanie Davies" w:date="2014-06-30T11:01:00Z">
        <w:r>
          <w:t xml:space="preserve"> This grants organization Administrators the </w:t>
        </w:r>
      </w:ins>
      <w:ins w:id="1082" w:author="Melanie Davies" w:date="2014-06-30T11:02:00Z">
        <w:r>
          <w:t>rights to view the Task panel where they may approve users.</w:t>
        </w:r>
      </w:ins>
      <w:ins w:id="1083" w:author="Melanie Davies" w:date="2014-06-30T11:04:00Z">
        <w:r>
          <w:t xml:space="preserve"> The figure below shows the settings for the Operations Center Administrators group.</w:t>
        </w:r>
      </w:ins>
    </w:p>
    <w:p w14:paraId="5E54FD0E" w14:textId="7D7CFBB1" w:rsidR="0083424B" w:rsidRDefault="0083424B" w:rsidP="00064B40">
      <w:pPr>
        <w:rPr>
          <w:ins w:id="1084" w:author="Melanie Davies" w:date="2014-06-30T11:03:00Z"/>
        </w:rPr>
      </w:pPr>
      <w:ins w:id="1085" w:author="Melanie Davies" w:date="2014-06-30T11:00:00Z">
        <w:r>
          <w:rPr>
            <w:b/>
          </w:rPr>
          <w:t xml:space="preserve">Note: this setup requires that Operations Center Administrators do not have system administration rights and instead that a custom System Administrator security group was created for the Operations Center and system administrator rights were granted to </w:t>
        </w:r>
      </w:ins>
      <w:ins w:id="1086" w:author="Melanie Davies" w:date="2014-06-30T11:01:00Z">
        <w:r>
          <w:rPr>
            <w:b/>
          </w:rPr>
          <w:t>that</w:t>
        </w:r>
      </w:ins>
      <w:ins w:id="1087" w:author="Melanie Davies" w:date="2014-06-30T11:00:00Z">
        <w:r>
          <w:rPr>
            <w:b/>
          </w:rPr>
          <w:t xml:space="preserve"> group. </w:t>
        </w:r>
      </w:ins>
      <w:ins w:id="1088" w:author="Melanie Davies" w:date="2014-06-30T10:58:00Z">
        <w:r>
          <w:t xml:space="preserve"> </w:t>
        </w:r>
      </w:ins>
    </w:p>
    <w:p w14:paraId="0AB13E4A" w14:textId="10E49A86" w:rsidR="0083424B" w:rsidRDefault="0083424B" w:rsidP="00064B40">
      <w:pPr>
        <w:rPr>
          <w:ins w:id="1089" w:author="Melanie Davies" w:date="2014-06-30T10:59:00Z"/>
        </w:rPr>
      </w:pPr>
      <w:ins w:id="1090" w:author="Melanie Davies" w:date="2014-06-30T11:03:00Z">
        <w:r>
          <w:rPr>
            <w:noProof/>
          </w:rPr>
          <w:drawing>
            <wp:inline distT="0" distB="0" distL="0" distR="0" wp14:anchorId="2D08B955" wp14:editId="3771204C">
              <wp:extent cx="5943600" cy="38138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13810"/>
                      </a:xfrm>
                      <a:prstGeom prst="rect">
                        <a:avLst/>
                      </a:prstGeom>
                    </pic:spPr>
                  </pic:pic>
                </a:graphicData>
              </a:graphic>
            </wp:inline>
          </w:drawing>
        </w:r>
      </w:ins>
    </w:p>
    <w:p w14:paraId="7E4E7E2C" w14:textId="2F3E4A13" w:rsidR="00064B40" w:rsidDel="0083424B" w:rsidRDefault="00064B40" w:rsidP="00064B40">
      <w:pPr>
        <w:rPr>
          <w:del w:id="1091" w:author="Melanie Davies" w:date="2014-06-30T10:58:00Z"/>
        </w:rPr>
      </w:pPr>
      <w:del w:id="1092" w:author="Melanie Davies" w:date="2014-06-30T10:58:00Z">
        <w:r w:rsidDel="0083424B">
          <w:delText>In addition to adding the Everyone group to the Global Permissions panel when a new organization is created, the organization’s Administrators security group must be added to the Global Permissions panel to provide the organization’s Administrators the rights to approve registrations for new users within their organization as shown in the following figure:</w:delText>
        </w:r>
        <w:commentRangeEnd w:id="1069"/>
        <w:r w:rsidR="0083424B" w:rsidDel="0083424B">
          <w:rPr>
            <w:rStyle w:val="CommentReference"/>
          </w:rPr>
          <w:commentReference w:id="1069"/>
        </w:r>
      </w:del>
    </w:p>
    <w:p w14:paraId="244B64C8" w14:textId="46BF991D" w:rsidR="00064B40" w:rsidRPr="00165ABA" w:rsidRDefault="00064B40" w:rsidP="00064B40">
      <w:del w:id="1093" w:author="Melanie Davies" w:date="2014-06-30T10:57:00Z">
        <w:r w:rsidDel="0083424B">
          <w:rPr>
            <w:noProof/>
          </w:rPr>
          <w:drawing>
            <wp:inline distT="0" distB="0" distL="0" distR="0" wp14:anchorId="1474399B" wp14:editId="3F61D097">
              <wp:extent cx="5941060" cy="3809365"/>
              <wp:effectExtent l="0" t="0" r="254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060" cy="3809365"/>
                      </a:xfrm>
                      <a:prstGeom prst="rect">
                        <a:avLst/>
                      </a:prstGeom>
                      <a:noFill/>
                      <a:ln>
                        <a:noFill/>
                      </a:ln>
                    </pic:spPr>
                  </pic:pic>
                </a:graphicData>
              </a:graphic>
            </wp:inline>
          </w:drawing>
        </w:r>
      </w:del>
    </w:p>
    <w:p w14:paraId="22E0407A" w14:textId="77777777" w:rsidR="00064B40" w:rsidRDefault="00064B40" w:rsidP="00FB4133">
      <w:pPr>
        <w:pStyle w:val="Heading1"/>
      </w:pPr>
      <w:bookmarkStart w:id="1094" w:name="_Ref391994578"/>
      <w:bookmarkStart w:id="1095" w:name="_Toc391997076"/>
      <w:r>
        <w:t>Creating a new DataMart</w:t>
      </w:r>
      <w:bookmarkEnd w:id="1094"/>
      <w:bookmarkEnd w:id="1095"/>
    </w:p>
    <w:p w14:paraId="1016417E" w14:textId="66AD94BF" w:rsidR="00064B40" w:rsidRDefault="00064B40" w:rsidP="00064B40">
      <w:r>
        <w:t xml:space="preserve">An Organization may have zero, one, or more DataMarts.  There are two ways to create a DataMart.  Copy the “DataMart Template” or click on the </w:t>
      </w:r>
      <w:r w:rsidRPr="001F414C">
        <w:rPr>
          <w:b/>
          <w:rPrChange w:id="1096" w:author="Melanie Davies" w:date="2014-07-01T16:22:00Z">
            <w:rPr/>
          </w:rPrChange>
        </w:rPr>
        <w:t>Add</w:t>
      </w:r>
      <w:r>
        <w:t xml:space="preserve"> button the Network/DataMarts list or from the </w:t>
      </w:r>
      <w:ins w:id="1097" w:author="Melanie Davies" w:date="2014-06-30T11:05:00Z">
        <w:r w:rsidR="0083424B">
          <w:t>o</w:t>
        </w:r>
      </w:ins>
      <w:del w:id="1098" w:author="Melanie Davies" w:date="2014-06-30T11:05:00Z">
        <w:r w:rsidDel="0083424B">
          <w:delText>O</w:delText>
        </w:r>
      </w:del>
      <w:r>
        <w:t xml:space="preserve">rganization’s DataMart list.  </w:t>
      </w:r>
    </w:p>
    <w:p w14:paraId="40DB48F4" w14:textId="77777777" w:rsidR="00064B40" w:rsidRDefault="00064B40" w:rsidP="00660145">
      <w:pPr>
        <w:pStyle w:val="Heading2"/>
      </w:pPr>
      <w:bookmarkStart w:id="1099" w:name="_Toc391997077"/>
      <w:r>
        <w:t>DataMart Information Data</w:t>
      </w:r>
      <w:bookmarkEnd w:id="1099"/>
    </w:p>
    <w:p w14:paraId="378A8BBD" w14:textId="6CF375B6" w:rsidR="00064B40" w:rsidRDefault="00064B40" w:rsidP="00064B40">
      <w:r>
        <w:t xml:space="preserve">Enter the name and acronym, used as a short name in some displays, for the DataMart.  All the other information and metadata fields within the organization </w:t>
      </w:r>
      <w:del w:id="1100" w:author="Melanie Davies" w:date="2014-07-01T16:22:00Z">
        <w:r w:rsidDel="001F414C">
          <w:delText xml:space="preserve">can </w:delText>
        </w:r>
      </w:del>
      <w:ins w:id="1101" w:author="Melanie Davies" w:date="2014-07-01T16:22:00Z">
        <w:r w:rsidR="001F414C">
          <w:t xml:space="preserve">may </w:t>
        </w:r>
      </w:ins>
      <w:r>
        <w:t xml:space="preserve">be entered by the organization </w:t>
      </w:r>
      <w:ins w:id="1102" w:author="Melanie Davies" w:date="2014-06-30T11:08:00Z">
        <w:r w:rsidR="007E0DBC">
          <w:t>A</w:t>
        </w:r>
      </w:ins>
      <w:del w:id="1103" w:author="Melanie Davies" w:date="2014-06-30T11:08:00Z">
        <w:r w:rsidDel="007E0DBC">
          <w:delText>a</w:delText>
        </w:r>
      </w:del>
      <w:r>
        <w:t xml:space="preserve">dministrator or the DataMart </w:t>
      </w:r>
      <w:ins w:id="1104" w:author="Melanie Davies" w:date="2014-06-30T11:08:00Z">
        <w:r w:rsidR="007E0DBC">
          <w:t>A</w:t>
        </w:r>
      </w:ins>
      <w:del w:id="1105" w:author="Melanie Davies" w:date="2014-06-30T11:08:00Z">
        <w:r w:rsidDel="007E0DBC">
          <w:delText>a</w:delText>
        </w:r>
      </w:del>
      <w:r>
        <w:t>dministrator.</w:t>
      </w:r>
    </w:p>
    <w:p w14:paraId="591F95FE" w14:textId="77777777" w:rsidR="00064B40" w:rsidRDefault="00064B40" w:rsidP="00064B40">
      <w:pPr>
        <w:rPr>
          <w:b/>
        </w:rPr>
      </w:pPr>
      <w:r w:rsidRPr="00A018B1">
        <w:rPr>
          <w:b/>
        </w:rPr>
        <w:lastRenderedPageBreak/>
        <w:t xml:space="preserve">NOTE: </w:t>
      </w:r>
      <w:r>
        <w:rPr>
          <w:b/>
        </w:rPr>
        <w:t xml:space="preserve">When adding </w:t>
      </w:r>
      <w:r w:rsidRPr="00A018B1">
        <w:rPr>
          <w:b/>
        </w:rPr>
        <w:t>new DataMart, ensure the organization link in the information panel is set to the correct organization.</w:t>
      </w:r>
    </w:p>
    <w:p w14:paraId="2BCA244A" w14:textId="70FCABDC" w:rsidR="00064B40" w:rsidRPr="001D7D28" w:rsidDel="007E0DBC" w:rsidRDefault="00064B40" w:rsidP="00660145">
      <w:pPr>
        <w:pStyle w:val="Heading2"/>
        <w:rPr>
          <w:del w:id="1106" w:author="Melanie Davies" w:date="2014-06-30T11:08:00Z"/>
        </w:rPr>
        <w:pPrChange w:id="1107" w:author="Melanie Davies" w:date="2014-07-01T16:27:00Z">
          <w:pPr/>
        </w:pPrChange>
      </w:pPr>
      <w:del w:id="1108" w:author="Melanie Davies" w:date="2014-06-30T11:08:00Z">
        <w:r w:rsidDel="007E0DBC">
          <w:delText>The balance of the information may be entered in by either the organization administrator or the DataMart administrator.</w:delText>
        </w:r>
        <w:bookmarkStart w:id="1109" w:name="_Toc391997078"/>
        <w:bookmarkEnd w:id="1109"/>
      </w:del>
    </w:p>
    <w:p w14:paraId="04DEFDC2" w14:textId="77777777" w:rsidR="00064B40" w:rsidRDefault="00064B40" w:rsidP="00660145">
      <w:pPr>
        <w:pStyle w:val="Heading2"/>
      </w:pPr>
      <w:bookmarkStart w:id="1110" w:name="_Toc391997079"/>
      <w:r>
        <w:t>DataMart Installed Models</w:t>
      </w:r>
      <w:bookmarkEnd w:id="1110"/>
    </w:p>
    <w:p w14:paraId="285A0C1D" w14:textId="4B8AB947" w:rsidR="007E0DBC" w:rsidRPr="0005684A" w:rsidRDefault="00064B40" w:rsidP="00064B40">
      <w:pPr>
        <w:rPr>
          <w:ins w:id="1111" w:author="Melanie Davies" w:date="2014-06-30T11:09:00Z"/>
        </w:rPr>
      </w:pPr>
      <w:r>
        <w:t xml:space="preserve">The “DataMart Template” has two models installed, the ESP plugin containing the Query Composer, and the File Distribution plugin. </w:t>
      </w:r>
      <w:ins w:id="1112" w:author="Melanie Davies" w:date="2014-06-30T11:09:00Z">
        <w:r w:rsidR="007E0DBC">
          <w:t xml:space="preserve">Additional models may be installed and existing models uninstalled from the </w:t>
        </w:r>
      </w:ins>
      <w:ins w:id="1113" w:author="Melanie Davies" w:date="2014-06-30T11:11:00Z">
        <w:r w:rsidR="007E0DBC">
          <w:t>Install Models panel.</w:t>
        </w:r>
      </w:ins>
      <w:ins w:id="1114" w:author="Melanie Davies" w:date="2014-06-30T11:09:00Z">
        <w:r w:rsidR="007E0DBC">
          <w:t xml:space="preserve"> </w:t>
        </w:r>
      </w:ins>
    </w:p>
    <w:p w14:paraId="2C8EA16C" w14:textId="0CAEE26E" w:rsidR="007E0DBC" w:rsidRDefault="007E0DBC" w:rsidP="007E0DBC">
      <w:pPr>
        <w:pStyle w:val="Heading4"/>
        <w:rPr>
          <w:ins w:id="1115" w:author="Melanie Davies" w:date="2014-06-30T11:11:00Z"/>
        </w:rPr>
        <w:pPrChange w:id="1116" w:author="Melanie Davies" w:date="2014-06-30T11:09:00Z">
          <w:pPr/>
        </w:pPrChange>
      </w:pPr>
      <w:ins w:id="1117" w:author="Melanie Davies" w:date="2014-06-30T11:09:00Z">
        <w:r>
          <w:t>Centralized</w:t>
        </w:r>
      </w:ins>
    </w:p>
    <w:p w14:paraId="23F2A6DF" w14:textId="5A846CBA" w:rsidR="007E0DBC" w:rsidRPr="0005684A" w:rsidRDefault="001F414C" w:rsidP="0005684A">
      <w:pPr>
        <w:rPr>
          <w:ins w:id="1118" w:author="Melanie Davies" w:date="2014-06-30T11:09:00Z"/>
        </w:rPr>
      </w:pPr>
      <w:ins w:id="1119" w:author="Melanie Davies" w:date="2014-07-01T16:23:00Z">
        <w:r>
          <w:t xml:space="preserve">Only System Administrators may install and uninstall models. </w:t>
        </w:r>
      </w:ins>
    </w:p>
    <w:p w14:paraId="2C315C3F" w14:textId="37A5CDAF" w:rsidR="007E0DBC" w:rsidRPr="0005684A" w:rsidRDefault="007E0DBC" w:rsidP="007E0DBC">
      <w:pPr>
        <w:pStyle w:val="Heading4"/>
        <w:rPr>
          <w:ins w:id="1120" w:author="Melanie Davies" w:date="2014-06-30T11:09:00Z"/>
        </w:rPr>
        <w:pPrChange w:id="1121" w:author="Melanie Davies" w:date="2014-06-30T11:09:00Z">
          <w:pPr/>
        </w:pPrChange>
      </w:pPr>
      <w:ins w:id="1122" w:author="Melanie Davies" w:date="2014-06-30T11:09:00Z">
        <w:r>
          <w:t>Decentralized</w:t>
        </w:r>
      </w:ins>
    </w:p>
    <w:p w14:paraId="79B9AAE7" w14:textId="34EC73F1" w:rsidR="00064B40" w:rsidRPr="001D7D28" w:rsidDel="007E0DBC" w:rsidRDefault="007E0DBC" w:rsidP="00064B40">
      <w:pPr>
        <w:rPr>
          <w:del w:id="1123" w:author="Melanie Davies" w:date="2014-06-30T11:12:00Z"/>
        </w:rPr>
      </w:pPr>
      <w:ins w:id="1124" w:author="Melanie Davies" w:date="2014-06-30T11:11:00Z">
        <w:r>
          <w:t xml:space="preserve">Organization and DataMart Administrators may install and </w:t>
        </w:r>
      </w:ins>
      <w:ins w:id="1125" w:author="Melanie Davies" w:date="2014-06-30T11:12:00Z">
        <w:r>
          <w:t>uninstall</w:t>
        </w:r>
      </w:ins>
      <w:ins w:id="1126" w:author="Melanie Davies" w:date="2014-06-30T11:11:00Z">
        <w:r>
          <w:t xml:space="preserve"> </w:t>
        </w:r>
      </w:ins>
      <w:ins w:id="1127" w:author="Melanie Davies" w:date="2014-06-30T11:12:00Z">
        <w:r>
          <w:t xml:space="preserve">models. </w:t>
        </w:r>
      </w:ins>
      <w:del w:id="1128" w:author="Melanie Davies" w:date="2014-06-30T11:11:00Z">
        <w:r w:rsidR="00064B40" w:rsidDel="007E0DBC">
          <w:delText xml:space="preserve"> </w:delText>
        </w:r>
      </w:del>
      <w:del w:id="1129" w:author="Melanie Davies" w:date="2014-06-30T11:12:00Z">
        <w:r w:rsidR="00064B40" w:rsidDel="007E0DBC">
          <w:delText>Additional plugins may be filled in by either the organization administrator or the DataMart administrator.</w:delText>
        </w:r>
      </w:del>
    </w:p>
    <w:p w14:paraId="62DE5F4B" w14:textId="77777777" w:rsidR="00064B40" w:rsidRPr="001D7D28" w:rsidRDefault="00064B40" w:rsidP="00064B40"/>
    <w:p w14:paraId="07FAB85C" w14:textId="77777777" w:rsidR="00064B40" w:rsidRDefault="00064B40" w:rsidP="00660145">
      <w:pPr>
        <w:pStyle w:val="Heading2"/>
      </w:pPr>
      <w:bookmarkStart w:id="1130" w:name="_Toc391997080"/>
      <w:r>
        <w:t>DataMart Settings</w:t>
      </w:r>
      <w:bookmarkEnd w:id="1130"/>
    </w:p>
    <w:p w14:paraId="387F5B6B" w14:textId="551954A0" w:rsidR="00064B40" w:rsidRDefault="00064B40" w:rsidP="00064B40">
      <w:pPr>
        <w:rPr>
          <w:ins w:id="1131" w:author="Melanie Davies" w:date="2014-06-30T11:12:00Z"/>
        </w:rPr>
      </w:pPr>
      <w:r>
        <w:t xml:space="preserve">The Settings panel allows </w:t>
      </w:r>
      <w:ins w:id="1132" w:author="Melanie Davies" w:date="2014-06-30T11:12:00Z">
        <w:r w:rsidR="00660145">
          <w:t>o</w:t>
        </w:r>
        <w:r w:rsidR="007E0DBC">
          <w:t>rganization or DataMart A</w:t>
        </w:r>
      </w:ins>
      <w:del w:id="1133" w:author="Melanie Davies" w:date="2014-06-30T11:12:00Z">
        <w:r w:rsidDel="007E0DBC">
          <w:delText>a</w:delText>
        </w:r>
      </w:del>
      <w:r>
        <w:t xml:space="preserve">dministrators to set the operating mode of the DataMart.  This directly affects the operation of the Web-based DataMart </w:t>
      </w:r>
      <w:ins w:id="1134" w:author="Melanie Davies" w:date="2014-06-30T11:14:00Z">
        <w:r w:rsidR="007E0DBC">
          <w:t>C</w:t>
        </w:r>
      </w:ins>
      <w:del w:id="1135" w:author="Melanie Davies" w:date="2014-06-30T11:14:00Z">
        <w:r w:rsidDel="007E0DBC">
          <w:delText>c</w:delText>
        </w:r>
      </w:del>
      <w:r>
        <w:t xml:space="preserve">lient.  This setting is configured directly in the desktop-based DataMart </w:t>
      </w:r>
      <w:ins w:id="1136" w:author="Melanie Davies" w:date="2014-06-30T11:13:00Z">
        <w:r w:rsidR="007E0DBC">
          <w:t>C</w:t>
        </w:r>
      </w:ins>
      <w:del w:id="1137" w:author="Melanie Davies" w:date="2014-06-30T11:13:00Z">
        <w:r w:rsidDel="007E0DBC">
          <w:delText>c</w:delText>
        </w:r>
      </w:del>
      <w:r>
        <w:t>lient.</w:t>
      </w:r>
    </w:p>
    <w:p w14:paraId="0CF2EC00" w14:textId="3D141E76" w:rsidR="007E0DBC" w:rsidRPr="007E0DBC" w:rsidRDefault="007E0DBC" w:rsidP="00064B40">
      <w:pPr>
        <w:rPr>
          <w:b/>
          <w:rPrChange w:id="1138" w:author="Melanie Davies" w:date="2014-06-30T11:12:00Z">
            <w:rPr/>
          </w:rPrChange>
        </w:rPr>
      </w:pPr>
      <w:ins w:id="1139" w:author="Melanie Davies" w:date="2014-06-30T11:12:00Z">
        <w:r>
          <w:rPr>
            <w:b/>
          </w:rPr>
          <w:t xml:space="preserve">Note: DataMart unattended operations settings interact with the request settings at the project or organization level. If a request type is not set to auto at the project or organization level, it will not run automatically in the DataMart Client </w:t>
        </w:r>
      </w:ins>
      <w:ins w:id="1140" w:author="Melanie Davies" w:date="2014-06-30T11:13:00Z">
        <w:r>
          <w:rPr>
            <w:b/>
          </w:rPr>
          <w:t>regardless</w:t>
        </w:r>
      </w:ins>
      <w:ins w:id="1141" w:author="Melanie Davies" w:date="2014-06-30T11:12:00Z">
        <w:r>
          <w:rPr>
            <w:b/>
          </w:rPr>
          <w:t xml:space="preserve"> </w:t>
        </w:r>
      </w:ins>
      <w:ins w:id="1142" w:author="Melanie Davies" w:date="2014-06-30T11:13:00Z">
        <w:r>
          <w:rPr>
            <w:b/>
          </w:rPr>
          <w:t xml:space="preserve">of the </w:t>
        </w:r>
      </w:ins>
      <w:ins w:id="1143" w:author="Melanie Davies" w:date="2014-06-30T11:14:00Z">
        <w:r>
          <w:rPr>
            <w:b/>
          </w:rPr>
          <w:t xml:space="preserve">unattended operation settings. </w:t>
        </w:r>
      </w:ins>
    </w:p>
    <w:p w14:paraId="08E2E1FB" w14:textId="77777777" w:rsidR="00064B40" w:rsidRDefault="00064B40" w:rsidP="00660145">
      <w:pPr>
        <w:pStyle w:val="Heading2"/>
      </w:pPr>
      <w:bookmarkStart w:id="1144" w:name="_Toc391997081"/>
      <w:r>
        <w:t>DataMart Access Control</w:t>
      </w:r>
      <w:bookmarkEnd w:id="1144"/>
    </w:p>
    <w:p w14:paraId="0303FFF4" w14:textId="3D6A2ADE" w:rsidR="00064B40" w:rsidDel="00660145" w:rsidRDefault="00064B40" w:rsidP="00064B40">
      <w:pPr>
        <w:rPr>
          <w:del w:id="1145" w:author="Melanie Davies" w:date="2014-07-01T16:25:00Z"/>
        </w:rPr>
      </w:pPr>
      <w:r>
        <w:t xml:space="preserve">The Access Control panel is used to configure the default DataMart rights. </w:t>
      </w:r>
      <w:ins w:id="1146" w:author="Melanie Davies" w:date="2014-07-01T16:23:00Z">
        <w:r w:rsidR="00660145">
          <w:t>All rights in this panel are inherited from the DataMart</w:t>
        </w:r>
      </w:ins>
      <w:ins w:id="1147" w:author="Melanie Davies" w:date="2014-07-01T16:24:00Z">
        <w:r w:rsidR="00660145">
          <w:t>’s organization access controls.</w:t>
        </w:r>
      </w:ins>
      <w:r>
        <w:t xml:space="preserve"> </w:t>
      </w:r>
    </w:p>
    <w:p w14:paraId="4B7ED5BC" w14:textId="75788245" w:rsidR="00064B40" w:rsidDel="00660145" w:rsidRDefault="00064B40" w:rsidP="00660145">
      <w:pPr>
        <w:pStyle w:val="Heading3"/>
        <w:numPr>
          <w:ilvl w:val="0"/>
          <w:numId w:val="0"/>
        </w:numPr>
        <w:ind w:left="720"/>
        <w:rPr>
          <w:del w:id="1148" w:author="Melanie Davies" w:date="2014-07-01T16:24:00Z"/>
        </w:rPr>
        <w:pPrChange w:id="1149" w:author="Melanie Davies" w:date="2014-07-01T16:24:00Z">
          <w:pPr>
            <w:pStyle w:val="Heading3"/>
          </w:pPr>
        </w:pPrChange>
      </w:pPr>
      <w:del w:id="1150" w:author="Melanie Davies" w:date="2014-07-01T16:24:00Z">
        <w:r w:rsidDel="00660145">
          <w:delText>DataMart Access Control Operation Center Administrators Security Group</w:delText>
        </w:r>
      </w:del>
    </w:p>
    <w:p w14:paraId="5BDA5993" w14:textId="661571FC" w:rsidR="00064B40" w:rsidDel="00660145" w:rsidRDefault="00064B40" w:rsidP="00064B40">
      <w:pPr>
        <w:rPr>
          <w:del w:id="1151" w:author="Melanie Davies" w:date="2014-07-01T16:24:00Z"/>
        </w:rPr>
      </w:pPr>
      <w:del w:id="1152" w:author="Melanie Davies" w:date="2014-07-01T16:24:00Z">
        <w:r w:rsidDel="00660145">
          <w:delText xml:space="preserve">By default, the Operations Center has rights to completely administer any organization.  </w:delText>
        </w:r>
      </w:del>
    </w:p>
    <w:p w14:paraId="62AB49CC" w14:textId="4A62C5E3" w:rsidR="00064B40" w:rsidDel="00660145" w:rsidRDefault="00064B40" w:rsidP="00064B40">
      <w:pPr>
        <w:rPr>
          <w:del w:id="1153" w:author="Melanie Davies" w:date="2014-07-01T16:24:00Z"/>
        </w:rPr>
      </w:pPr>
      <w:del w:id="1154" w:author="Melanie Davies" w:date="2014-07-01T16:24:00Z">
        <w:r w:rsidDel="00660145">
          <w:rPr>
            <w:noProof/>
          </w:rPr>
          <w:drawing>
            <wp:inline distT="0" distB="0" distL="0" distR="0" wp14:anchorId="6430F8E6" wp14:editId="45C98CC3">
              <wp:extent cx="5935345" cy="4566285"/>
              <wp:effectExtent l="0" t="0" r="8255"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4566285"/>
                      </a:xfrm>
                      <a:prstGeom prst="rect">
                        <a:avLst/>
                      </a:prstGeom>
                      <a:noFill/>
                      <a:ln>
                        <a:noFill/>
                      </a:ln>
                    </pic:spPr>
                  </pic:pic>
                </a:graphicData>
              </a:graphic>
            </wp:inline>
          </w:drawing>
        </w:r>
      </w:del>
    </w:p>
    <w:p w14:paraId="603AF871" w14:textId="54C34B4C" w:rsidR="00064B40" w:rsidDel="00660145" w:rsidRDefault="00064B40" w:rsidP="001F414C">
      <w:pPr>
        <w:pStyle w:val="Heading3"/>
        <w:rPr>
          <w:del w:id="1155" w:author="Melanie Davies" w:date="2014-07-01T16:24:00Z"/>
        </w:rPr>
      </w:pPr>
      <w:del w:id="1156" w:author="Melanie Davies" w:date="2014-07-01T16:24:00Z">
        <w:r w:rsidDel="00660145">
          <w:delText>DataMart Access Control Organization Administrators Security Group</w:delText>
        </w:r>
      </w:del>
    </w:p>
    <w:p w14:paraId="51C6277F" w14:textId="50721304" w:rsidR="007E0DBC" w:rsidRPr="0005684A" w:rsidDel="009635BC" w:rsidRDefault="00064B40" w:rsidP="0005684A">
      <w:pPr>
        <w:rPr>
          <w:del w:id="1157" w:author="Melanie Davies" w:date="2014-06-30T11:25:00Z"/>
        </w:rPr>
      </w:pPr>
      <w:del w:id="1158" w:author="Melanie Davies" w:date="2014-07-01T16:24:00Z">
        <w:r w:rsidDel="00660145">
          <w:delText xml:space="preserve">The “DataMart Template” includes </w:delText>
        </w:r>
      </w:del>
      <w:del w:id="1159" w:author="Melanie Davies" w:date="2014-06-30T11:15:00Z">
        <w:r w:rsidDel="007E0DBC">
          <w:delText>O</w:delText>
        </w:r>
      </w:del>
      <w:del w:id="1160" w:author="Melanie Davies" w:date="2014-07-01T16:24:00Z">
        <w:r w:rsidDel="00660145">
          <w:delText xml:space="preserve">rganization </w:delText>
        </w:r>
      </w:del>
      <w:del w:id="1161" w:author="Melanie Davies" w:date="2014-06-30T11:15:00Z">
        <w:r w:rsidDel="007E0DBC">
          <w:delText>a</w:delText>
        </w:r>
      </w:del>
      <w:del w:id="1162" w:author="Melanie Davies" w:date="2014-07-01T16:24:00Z">
        <w:r w:rsidDel="00660145">
          <w:delText>dministrator</w:delText>
        </w:r>
      </w:del>
      <w:del w:id="1163" w:author="Melanie Davies" w:date="2014-06-30T11:15:00Z">
        <w:r w:rsidDel="007E0DBC">
          <w:delText>’s</w:delText>
        </w:r>
      </w:del>
      <w:del w:id="1164" w:author="Melanie Davies" w:date="2014-07-01T16:24:00Z">
        <w:r w:rsidDel="00660145">
          <w:delText xml:space="preserve"> settings that have been established on the DataMart’s organization page </w:delText>
        </w:r>
      </w:del>
      <w:del w:id="1165" w:author="Melanie Davies" w:date="2014-06-30T11:16:00Z">
        <w:r w:rsidDel="007E0DBC">
          <w:delText>d</w:delText>
        </w:r>
      </w:del>
      <w:del w:id="1166" w:author="Melanie Davies" w:date="2014-07-01T16:24:00Z">
        <w:r w:rsidDel="00660145">
          <w:delText xml:space="preserve">efault DataMart ACLs </w:delText>
        </w:r>
      </w:del>
    </w:p>
    <w:p w14:paraId="7FCD7FBB" w14:textId="435069BA" w:rsidR="00064B40" w:rsidDel="00660145" w:rsidRDefault="00064B40" w:rsidP="00064B40">
      <w:pPr>
        <w:rPr>
          <w:del w:id="1167" w:author="Melanie Davies" w:date="2014-07-01T16:24:00Z"/>
        </w:rPr>
      </w:pPr>
      <w:del w:id="1168" w:author="Melanie Davies" w:date="2014-06-30T11:25:00Z">
        <w:r w:rsidDel="009635BC">
          <w:rPr>
            <w:noProof/>
          </w:rPr>
          <w:drawing>
            <wp:inline distT="0" distB="0" distL="0" distR="0" wp14:anchorId="6029DC52" wp14:editId="6A5F1BC8">
              <wp:extent cx="5941060" cy="4566285"/>
              <wp:effectExtent l="0" t="0" r="254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1060" cy="4566285"/>
                      </a:xfrm>
                      <a:prstGeom prst="rect">
                        <a:avLst/>
                      </a:prstGeom>
                      <a:noFill/>
                      <a:ln>
                        <a:noFill/>
                      </a:ln>
                    </pic:spPr>
                  </pic:pic>
                </a:graphicData>
              </a:graphic>
            </wp:inline>
          </w:drawing>
        </w:r>
      </w:del>
    </w:p>
    <w:p w14:paraId="09AA1CA0" w14:textId="6BFD02D9" w:rsidR="00064B40" w:rsidDel="00660145" w:rsidRDefault="00064B40" w:rsidP="001F414C">
      <w:pPr>
        <w:pStyle w:val="Heading3"/>
        <w:rPr>
          <w:del w:id="1169" w:author="Melanie Davies" w:date="2014-07-01T16:24:00Z"/>
        </w:rPr>
      </w:pPr>
      <w:commentRangeStart w:id="1170"/>
      <w:del w:id="1171" w:author="Melanie Davies" w:date="2014-07-01T16:24:00Z">
        <w:r w:rsidDel="00660145">
          <w:delText>DataMart Access Control Organization DataMartAdministrators Security Group</w:delText>
        </w:r>
        <w:commentRangeEnd w:id="1170"/>
        <w:r w:rsidR="009635BC" w:rsidDel="00660145">
          <w:rPr>
            <w:rStyle w:val="CommentReference"/>
            <w:rFonts w:eastAsiaTheme="minorHAnsi" w:cstheme="minorBidi"/>
            <w:b w:val="0"/>
            <w:bCs w:val="0"/>
            <w:color w:val="auto"/>
          </w:rPr>
          <w:commentReference w:id="1170"/>
        </w:r>
      </w:del>
    </w:p>
    <w:p w14:paraId="5E18EAFC" w14:textId="4E36D0DC" w:rsidR="00064B40" w:rsidDel="009635BC" w:rsidRDefault="00064B40" w:rsidP="0005684A">
      <w:pPr>
        <w:rPr>
          <w:del w:id="1172" w:author="Melanie Davies" w:date="2014-06-30T11:24:00Z"/>
        </w:rPr>
      </w:pPr>
      <w:del w:id="1173" w:author="Melanie Davies" w:date="2014-06-30T11:24:00Z">
        <w:r w:rsidDel="009635BC">
          <w:delText>The “DataMart Template” has a configuration for the Organization DataMart Administrator’s settings to administer the DataMart as follows:</w:delText>
        </w:r>
      </w:del>
    </w:p>
    <w:p w14:paraId="7CFB9C9C" w14:textId="1D580C16" w:rsidR="00064B40" w:rsidRPr="00D0059C" w:rsidRDefault="00064B40" w:rsidP="00064B40">
      <w:del w:id="1174" w:author="Melanie Davies" w:date="2014-06-30T11:24:00Z">
        <w:r w:rsidDel="009635BC">
          <w:rPr>
            <w:noProof/>
          </w:rPr>
          <w:drawing>
            <wp:inline distT="0" distB="0" distL="0" distR="0" wp14:anchorId="3C661247" wp14:editId="08F7EE80">
              <wp:extent cx="5941060" cy="45720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1060" cy="4572000"/>
                      </a:xfrm>
                      <a:prstGeom prst="rect">
                        <a:avLst/>
                      </a:prstGeom>
                      <a:noFill/>
                      <a:ln>
                        <a:noFill/>
                      </a:ln>
                    </pic:spPr>
                  </pic:pic>
                </a:graphicData>
              </a:graphic>
            </wp:inline>
          </w:drawing>
        </w:r>
      </w:del>
    </w:p>
    <w:p w14:paraId="5BB40F6C" w14:textId="602EF861" w:rsidR="00064B40" w:rsidRDefault="00064B40" w:rsidP="00660145">
      <w:pPr>
        <w:pStyle w:val="Heading2"/>
      </w:pPr>
      <w:bookmarkStart w:id="1175" w:name="_Toc391997082"/>
      <w:r>
        <w:t>DataMart Downloads</w:t>
      </w:r>
      <w:bookmarkEnd w:id="1175"/>
    </w:p>
    <w:p w14:paraId="25C07ABA" w14:textId="77777777" w:rsidR="00064B40" w:rsidRPr="00D57BCB" w:rsidRDefault="00064B40" w:rsidP="00064B40">
      <w:r>
        <w:t>The Downloads panel is used by DataMart administrators to download and install the desktop DataMart client application.</w:t>
      </w:r>
    </w:p>
    <w:p w14:paraId="648B938A" w14:textId="092E7F05" w:rsidR="006F27A3" w:rsidRDefault="006F27A3" w:rsidP="00FB4133">
      <w:pPr>
        <w:pStyle w:val="Heading1"/>
      </w:pPr>
      <w:bookmarkStart w:id="1176" w:name="_Toc391997083"/>
      <w:r>
        <w:t xml:space="preserve">Creating a new </w:t>
      </w:r>
      <w:r w:rsidR="00293607">
        <w:t>group</w:t>
      </w:r>
      <w:bookmarkEnd w:id="1176"/>
    </w:p>
    <w:p w14:paraId="054DDE8E" w14:textId="4FEDE859" w:rsidR="00E77EFB" w:rsidRDefault="00217536" w:rsidP="00217536">
      <w:r>
        <w:t xml:space="preserve">PMN uses Groups to organize one or more Organizations into a sub-network to work on one or more Projects.  To create a new </w:t>
      </w:r>
      <w:ins w:id="1177" w:author="Melanie Davies" w:date="2014-07-01T16:25:00Z">
        <w:r w:rsidR="00660145">
          <w:t>g</w:t>
        </w:r>
      </w:ins>
      <w:del w:id="1178" w:author="Melanie Davies" w:date="2014-07-01T16:25:00Z">
        <w:r w:rsidDel="00660145">
          <w:delText>G</w:delText>
        </w:r>
      </w:del>
      <w:r>
        <w:t xml:space="preserve">roup, click on Network/Groups to see the list of existing groups.  Click </w:t>
      </w:r>
      <w:ins w:id="1179" w:author="Melanie Davies" w:date="2014-06-30T11:27:00Z">
        <w:r w:rsidR="009635BC">
          <w:t xml:space="preserve">the </w:t>
        </w:r>
      </w:ins>
      <w:r w:rsidRPr="009635BC">
        <w:rPr>
          <w:b/>
          <w:rPrChange w:id="1180" w:author="Melanie Davies" w:date="2014-06-30T11:27:00Z">
            <w:rPr/>
          </w:rPrChange>
        </w:rPr>
        <w:t>Add</w:t>
      </w:r>
      <w:r>
        <w:t xml:space="preserve"> </w:t>
      </w:r>
      <w:r w:rsidR="00CD58CB">
        <w:t xml:space="preserve">button to view the </w:t>
      </w:r>
      <w:del w:id="1181" w:author="Melanie Davies" w:date="2014-07-01T16:25:00Z">
        <w:r w:rsidR="00CD58CB" w:rsidDel="00660145">
          <w:delText>G</w:delText>
        </w:r>
      </w:del>
      <w:ins w:id="1182" w:author="Melanie Davies" w:date="2014-07-01T16:25:00Z">
        <w:r w:rsidR="00660145">
          <w:t>g</w:t>
        </w:r>
      </w:ins>
      <w:r w:rsidR="00CD58CB">
        <w:t xml:space="preserve">roup form, enter its name, and click </w:t>
      </w:r>
      <w:r w:rsidR="00CD58CB" w:rsidRPr="00660145">
        <w:rPr>
          <w:b/>
          <w:rPrChange w:id="1183" w:author="Melanie Davies" w:date="2014-07-01T16:25:00Z">
            <w:rPr/>
          </w:rPrChange>
        </w:rPr>
        <w:t>Save</w:t>
      </w:r>
      <w:r w:rsidR="00CD58CB">
        <w:t>.  Once saved, edit the group and configure it according the following sections.</w:t>
      </w:r>
      <w:r w:rsidR="00E77EFB">
        <w:t xml:space="preserve">  </w:t>
      </w:r>
    </w:p>
    <w:p w14:paraId="74880E5D" w14:textId="00948632" w:rsidR="00217536" w:rsidRPr="00E77EFB" w:rsidRDefault="00E77EFB" w:rsidP="00217536">
      <w:pPr>
        <w:rPr>
          <w:b/>
        </w:rPr>
      </w:pPr>
      <w:r w:rsidRPr="00E77EFB">
        <w:rPr>
          <w:b/>
        </w:rPr>
        <w:t xml:space="preserve">Note:  the term Group is used in two different contexts within PMN; as an organizational group described here, and </w:t>
      </w:r>
      <w:del w:id="1184" w:author="Melanie Davies" w:date="2014-07-01T16:25:00Z">
        <w:r w:rsidRPr="00E77EFB" w:rsidDel="00660145">
          <w:rPr>
            <w:b/>
          </w:rPr>
          <w:delText xml:space="preserve">used to set </w:delText>
        </w:r>
        <w:r w:rsidR="004862B3" w:rsidDel="00660145">
          <w:rPr>
            <w:b/>
          </w:rPr>
          <w:delText>of rights</w:delText>
        </w:r>
      </w:del>
      <w:ins w:id="1185" w:author="Melanie Davies" w:date="2014-07-01T16:25:00Z">
        <w:r w:rsidR="00660145">
          <w:rPr>
            <w:b/>
          </w:rPr>
          <w:t>as</w:t>
        </w:r>
      </w:ins>
      <w:r w:rsidR="004862B3">
        <w:rPr>
          <w:b/>
        </w:rPr>
        <w:t xml:space="preserve"> </w:t>
      </w:r>
      <w:r w:rsidRPr="00E77EFB">
        <w:rPr>
          <w:b/>
        </w:rPr>
        <w:t xml:space="preserve">a </w:t>
      </w:r>
      <w:r w:rsidR="004862B3">
        <w:rPr>
          <w:b/>
        </w:rPr>
        <w:t>Security G</w:t>
      </w:r>
      <w:r w:rsidRPr="00E77EFB">
        <w:rPr>
          <w:b/>
        </w:rPr>
        <w:t>roup</w:t>
      </w:r>
      <w:ins w:id="1186" w:author="Melanie Davies" w:date="2014-07-01T16:25:00Z">
        <w:r w:rsidR="00660145">
          <w:rPr>
            <w:b/>
          </w:rPr>
          <w:t>,</w:t>
        </w:r>
      </w:ins>
      <w:r w:rsidRPr="00E77EFB">
        <w:rPr>
          <w:b/>
        </w:rPr>
        <w:t xml:space="preserve"> </w:t>
      </w:r>
      <w:del w:id="1187" w:author="Melanie Davies" w:date="2014-07-01T16:25:00Z">
        <w:r w:rsidR="004862B3" w:rsidDel="00660145">
          <w:rPr>
            <w:b/>
          </w:rPr>
          <w:delText xml:space="preserve">which then can be </w:delText>
        </w:r>
      </w:del>
      <w:r w:rsidR="004862B3">
        <w:rPr>
          <w:b/>
        </w:rPr>
        <w:t xml:space="preserve">used to </w:t>
      </w:r>
      <w:r w:rsidRPr="00E77EFB">
        <w:rPr>
          <w:b/>
        </w:rPr>
        <w:t>assign</w:t>
      </w:r>
      <w:ins w:id="1188" w:author="Melanie Davies" w:date="2014-07-01T16:26:00Z">
        <w:r w:rsidR="00660145">
          <w:rPr>
            <w:b/>
          </w:rPr>
          <w:t xml:space="preserve"> sets of rights to</w:t>
        </w:r>
      </w:ins>
      <w:del w:id="1189" w:author="Melanie Davies" w:date="2014-07-01T16:26:00Z">
        <w:r w:rsidRPr="00E77EFB" w:rsidDel="00660145">
          <w:rPr>
            <w:b/>
          </w:rPr>
          <w:delText xml:space="preserve"> those rights to</w:delText>
        </w:r>
      </w:del>
      <w:r w:rsidRPr="00E77EFB">
        <w:rPr>
          <w:b/>
        </w:rPr>
        <w:t xml:space="preserve"> </w:t>
      </w:r>
      <w:del w:id="1190" w:author="Melanie Davies" w:date="2014-07-01T16:25:00Z">
        <w:r w:rsidR="004862B3" w:rsidDel="00660145">
          <w:rPr>
            <w:b/>
          </w:rPr>
          <w:delText xml:space="preserve">one or more </w:delText>
        </w:r>
      </w:del>
      <w:r w:rsidRPr="00E77EFB">
        <w:rPr>
          <w:b/>
        </w:rPr>
        <w:t>user</w:t>
      </w:r>
      <w:r w:rsidR="004862B3">
        <w:rPr>
          <w:b/>
        </w:rPr>
        <w:t>s</w:t>
      </w:r>
      <w:del w:id="1191" w:author="Melanie Davies" w:date="2014-07-01T16:26:00Z">
        <w:r w:rsidRPr="00E77EFB" w:rsidDel="00660145">
          <w:rPr>
            <w:b/>
          </w:rPr>
          <w:delText xml:space="preserve"> </w:delText>
        </w:r>
        <w:r w:rsidDel="00660145">
          <w:rPr>
            <w:b/>
          </w:rPr>
          <w:delText xml:space="preserve">in the “Member of Groups” panel </w:delText>
        </w:r>
      </w:del>
      <w:del w:id="1192" w:author="Melanie Davies" w:date="2014-07-01T16:25:00Z">
        <w:r w:rsidDel="00660145">
          <w:rPr>
            <w:b/>
          </w:rPr>
          <w:delText xml:space="preserve">in </w:delText>
        </w:r>
      </w:del>
      <w:del w:id="1193" w:author="Melanie Davies" w:date="2014-07-01T16:26:00Z">
        <w:r w:rsidRPr="00E77EFB" w:rsidDel="00660145">
          <w:rPr>
            <w:b/>
          </w:rPr>
          <w:delText>the user profile page.</w:delText>
        </w:r>
      </w:del>
      <w:ins w:id="1194" w:author="Melanie Davies" w:date="2014-07-01T16:26:00Z">
        <w:r w:rsidR="00660145">
          <w:rPr>
            <w:b/>
          </w:rPr>
          <w:t>.</w:t>
        </w:r>
      </w:ins>
    </w:p>
    <w:p w14:paraId="001809CA" w14:textId="6FA44D06" w:rsidR="00CD58CB" w:rsidRDefault="00CD58CB" w:rsidP="00660145">
      <w:pPr>
        <w:pStyle w:val="Heading2"/>
      </w:pPr>
      <w:bookmarkStart w:id="1195" w:name="_Toc391997084"/>
      <w:r>
        <w:t>Group Information</w:t>
      </w:r>
      <w:bookmarkEnd w:id="1195"/>
    </w:p>
    <w:p w14:paraId="2D2CF529" w14:textId="618C5A55" w:rsidR="00CD58CB" w:rsidRPr="00CD58CB" w:rsidRDefault="00CD58CB" w:rsidP="00CD58CB">
      <w:r>
        <w:t xml:space="preserve">Enter a short display name for the group. </w:t>
      </w:r>
    </w:p>
    <w:p w14:paraId="607261BE" w14:textId="2DA3872C" w:rsidR="00CD58CB" w:rsidRDefault="0069520F" w:rsidP="00660145">
      <w:pPr>
        <w:pStyle w:val="Heading2"/>
      </w:pPr>
      <w:bookmarkStart w:id="1196" w:name="_Toc391997085"/>
      <w:r>
        <w:lastRenderedPageBreak/>
        <w:t xml:space="preserve">Group </w:t>
      </w:r>
      <w:r w:rsidR="00CD58CB">
        <w:t>Or</w:t>
      </w:r>
      <w:r w:rsidR="00D501B5">
        <w:t>ganizations</w:t>
      </w:r>
      <w:bookmarkEnd w:id="1196"/>
    </w:p>
    <w:p w14:paraId="1669EC37" w14:textId="01CF8028" w:rsidR="00D501B5" w:rsidRPr="00D501B5" w:rsidRDefault="00D501B5" w:rsidP="00D501B5">
      <w:r>
        <w:t xml:space="preserve">In order for an organization to participate in a group project, it must be a member of the group.  Click the </w:t>
      </w:r>
      <w:r w:rsidRPr="009635BC">
        <w:rPr>
          <w:b/>
          <w:rPrChange w:id="1197" w:author="Melanie Davies" w:date="2014-06-30T11:27:00Z">
            <w:rPr/>
          </w:rPrChange>
        </w:rPr>
        <w:t>Add</w:t>
      </w:r>
      <w:r>
        <w:t xml:space="preserve"> button to see the list of organizations that are available to join the group.</w:t>
      </w:r>
      <w:r w:rsidR="001477E9">
        <w:t xml:space="preserve">  Once saved, the new organization’s security groups, users, and DataMarts will be visible within the group’s project page controls.</w:t>
      </w:r>
    </w:p>
    <w:p w14:paraId="7856A961" w14:textId="445AB9B0" w:rsidR="00D501B5" w:rsidRDefault="0069520F" w:rsidP="00660145">
      <w:pPr>
        <w:pStyle w:val="Heading2"/>
      </w:pPr>
      <w:bookmarkStart w:id="1198" w:name="_Toc391997086"/>
      <w:r>
        <w:t xml:space="preserve">Group </w:t>
      </w:r>
      <w:r w:rsidR="00D501B5">
        <w:t>Projects</w:t>
      </w:r>
      <w:bookmarkEnd w:id="1198"/>
    </w:p>
    <w:p w14:paraId="2B913029" w14:textId="1AF59ABA" w:rsidR="00D501B5" w:rsidRPr="00D501B5" w:rsidRDefault="00D501B5" w:rsidP="00D501B5">
      <w:r>
        <w:t>Projects are used to issue</w:t>
      </w:r>
      <w:ins w:id="1199" w:author="Melanie Davies" w:date="2014-06-30T11:27:00Z">
        <w:r w:rsidR="009635BC">
          <w:t xml:space="preserve"> and respond to</w:t>
        </w:r>
      </w:ins>
      <w:r>
        <w:t xml:space="preserve"> requests and view responses.  A Group may have one or more projects.  There are two ways to add a project</w:t>
      </w:r>
      <w:ins w:id="1200" w:author="Melanie Davies" w:date="2014-07-01T16:26:00Z">
        <w:r w:rsidR="00660145">
          <w:t>:</w:t>
        </w:r>
      </w:ins>
      <w:del w:id="1201" w:author="Melanie Davies" w:date="2014-07-01T16:26:00Z">
        <w:r w:rsidDel="00660145">
          <w:delText>.  C</w:delText>
        </w:r>
      </w:del>
      <w:ins w:id="1202" w:author="Melanie Davies" w:date="2014-07-01T16:26:00Z">
        <w:r w:rsidR="00660145">
          <w:t xml:space="preserve"> c</w:t>
        </w:r>
      </w:ins>
      <w:r>
        <w:t xml:space="preserve">opy the “Project Template” or click </w:t>
      </w:r>
      <w:del w:id="1203" w:author="Melanie Davies" w:date="2014-07-01T16:26:00Z">
        <w:r w:rsidDel="00660145">
          <w:delText xml:space="preserve">on </w:delText>
        </w:r>
      </w:del>
      <w:r>
        <w:t xml:space="preserve">the </w:t>
      </w:r>
      <w:r w:rsidRPr="009635BC">
        <w:rPr>
          <w:b/>
          <w:rPrChange w:id="1204" w:author="Melanie Davies" w:date="2014-06-30T11:27:00Z">
            <w:rPr/>
          </w:rPrChange>
        </w:rPr>
        <w:t>Add</w:t>
      </w:r>
      <w:r>
        <w:t xml:space="preserve"> button to create a project</w:t>
      </w:r>
      <w:ins w:id="1205" w:author="Melanie Davies" w:date="2014-06-30T11:28:00Z">
        <w:r w:rsidR="009635BC">
          <w:t>.</w:t>
        </w:r>
      </w:ins>
      <w:del w:id="1206" w:author="Melanie Davies" w:date="2014-06-30T11:28:00Z">
        <w:r w:rsidDel="009635BC">
          <w:delText xml:space="preserve"> and s</w:delText>
        </w:r>
      </w:del>
      <w:ins w:id="1207" w:author="Melanie Davies" w:date="2014-06-30T11:28:00Z">
        <w:r w:rsidR="009635BC">
          <w:t xml:space="preserve"> S</w:t>
        </w:r>
      </w:ins>
      <w:r>
        <w:t xml:space="preserve">ee the section below on </w:t>
      </w:r>
      <w:del w:id="1208" w:author="Melanie Davies" w:date="2014-07-01T16:27:00Z">
        <w:r w:rsidRPr="00660145" w:rsidDel="00660145">
          <w:rPr>
            <w:u w:val="single"/>
            <w:rPrChange w:id="1209" w:author="Melanie Davies" w:date="2014-07-01T16:27:00Z">
              <w:rPr/>
            </w:rPrChange>
          </w:rPr>
          <w:delText>“</w:delText>
        </w:r>
      </w:del>
      <w:ins w:id="1210" w:author="Melanie Davies" w:date="2014-06-30T11:28:00Z">
        <w:r w:rsidR="009635BC" w:rsidRPr="00660145">
          <w:rPr>
            <w:u w:val="single"/>
            <w:rPrChange w:id="1211" w:author="Melanie Davies" w:date="2014-07-01T16:27:00Z">
              <w:rPr/>
            </w:rPrChange>
          </w:rPr>
          <w:fldChar w:fldCharType="begin"/>
        </w:r>
        <w:r w:rsidR="009635BC" w:rsidRPr="00660145">
          <w:rPr>
            <w:u w:val="single"/>
            <w:rPrChange w:id="1212" w:author="Melanie Davies" w:date="2014-07-01T16:27:00Z">
              <w:rPr/>
            </w:rPrChange>
          </w:rPr>
          <w:instrText xml:space="preserve"> REF _Ref391891040 \h </w:instrText>
        </w:r>
        <w:r w:rsidR="009635BC" w:rsidRPr="00660145">
          <w:rPr>
            <w:u w:val="single"/>
            <w:rPrChange w:id="1213" w:author="Melanie Davies" w:date="2014-07-01T16:27:00Z">
              <w:rPr/>
            </w:rPrChange>
          </w:rPr>
        </w:r>
      </w:ins>
      <w:r w:rsidR="00660145">
        <w:rPr>
          <w:u w:val="single"/>
        </w:rPr>
        <w:instrText xml:space="preserve"> \* MERGEFORMAT </w:instrText>
      </w:r>
      <w:r w:rsidR="009635BC" w:rsidRPr="00660145">
        <w:rPr>
          <w:u w:val="single"/>
          <w:rPrChange w:id="1214" w:author="Melanie Davies" w:date="2014-07-01T16:27:00Z">
            <w:rPr/>
          </w:rPrChange>
        </w:rPr>
        <w:fldChar w:fldCharType="separate"/>
      </w:r>
      <w:ins w:id="1215" w:author="Melanie Davies" w:date="2014-07-01T12:57:00Z">
        <w:r w:rsidR="003F1798" w:rsidRPr="00660145">
          <w:rPr>
            <w:u w:val="single"/>
            <w:rPrChange w:id="1216" w:author="Melanie Davies" w:date="2014-07-01T16:27:00Z">
              <w:rPr/>
            </w:rPrChange>
          </w:rPr>
          <w:t>Creating a new project within a network</w:t>
        </w:r>
      </w:ins>
      <w:ins w:id="1217" w:author="Melanie Davies" w:date="2014-06-30T11:28:00Z">
        <w:r w:rsidR="009635BC" w:rsidRPr="00660145">
          <w:rPr>
            <w:u w:val="single"/>
            <w:rPrChange w:id="1218" w:author="Melanie Davies" w:date="2014-07-01T16:27:00Z">
              <w:rPr/>
            </w:rPrChange>
          </w:rPr>
          <w:fldChar w:fldCharType="end"/>
        </w:r>
      </w:ins>
      <w:del w:id="1219" w:author="Melanie Davies" w:date="2014-06-30T11:28:00Z">
        <w:r w:rsidDel="009635BC">
          <w:delText>Creating a new project</w:delText>
        </w:r>
      </w:del>
      <w:del w:id="1220" w:author="Melanie Davies" w:date="2014-07-01T16:26:00Z">
        <w:r w:rsidDel="00660145">
          <w:delText>”</w:delText>
        </w:r>
      </w:del>
      <w:r>
        <w:t xml:space="preserve"> for details on configuring a project.</w:t>
      </w:r>
    </w:p>
    <w:p w14:paraId="56C3EAE6" w14:textId="7412F49C" w:rsidR="00217536" w:rsidRDefault="0069520F" w:rsidP="00660145">
      <w:pPr>
        <w:pStyle w:val="Heading2"/>
      </w:pPr>
      <w:bookmarkStart w:id="1221" w:name="_Toc391997087"/>
      <w:r>
        <w:t xml:space="preserve">Group </w:t>
      </w:r>
      <w:del w:id="1222" w:author="Melanie Davies" w:date="2014-07-01T16:27:00Z">
        <w:r w:rsidDel="00660145">
          <w:delText xml:space="preserve">Project </w:delText>
        </w:r>
      </w:del>
      <w:r w:rsidR="00CD58CB">
        <w:t>Access Control</w:t>
      </w:r>
      <w:bookmarkEnd w:id="1221"/>
    </w:p>
    <w:p w14:paraId="49256404" w14:textId="4F08BDC9" w:rsidR="00660145" w:rsidRDefault="00660145" w:rsidP="00217536">
      <w:pPr>
        <w:rPr>
          <w:ins w:id="1223" w:author="Melanie Davies" w:date="2014-07-01T16:27:00Z"/>
        </w:rPr>
      </w:pPr>
      <w:ins w:id="1224" w:author="Melanie Davies" w:date="2014-07-01T16:27:00Z">
        <w:r>
          <w:t>The Group Access Control panel contains rights to edit, manage access to the group, and create projects within the group.</w:t>
        </w:r>
      </w:ins>
      <w:ins w:id="1225" w:author="Melanie Davies" w:date="2014-07-01T16:28:00Z">
        <w:r>
          <w:t xml:space="preserve"> There is a Group Template that may be used a reference when creating new groups. Note that, unlike organizations, DataMarts,</w:t>
        </w:r>
      </w:ins>
      <w:ins w:id="1226" w:author="Melanie Davies" w:date="2014-07-01T16:29:00Z">
        <w:r>
          <w:t xml:space="preserve"> and projects, groups may not be copied.</w:t>
        </w:r>
      </w:ins>
    </w:p>
    <w:p w14:paraId="19119343" w14:textId="4A53A57B" w:rsidR="00217536" w:rsidDel="00660145" w:rsidRDefault="00217536" w:rsidP="00FB4133">
      <w:pPr>
        <w:pStyle w:val="Heading3"/>
        <w:rPr>
          <w:del w:id="1227" w:author="Melanie Davies" w:date="2014-07-01T16:29:00Z"/>
        </w:rPr>
        <w:pPrChange w:id="1228" w:author="Melanie Davies" w:date="2014-07-01T16:45:00Z">
          <w:pPr/>
        </w:pPrChange>
      </w:pPr>
      <w:del w:id="1229" w:author="Melanie Davies" w:date="2014-07-01T16:29:00Z">
        <w:r w:rsidDel="00660145">
          <w:delText xml:space="preserve">There is a </w:delText>
        </w:r>
        <w:r w:rsidR="004E3C19" w:rsidDel="00660145">
          <w:delText>t</w:delText>
        </w:r>
        <w:r w:rsidDel="00660145">
          <w:delText xml:space="preserve">emplate that can be referenced to configure the Access Control for the new group.  </w:delText>
        </w:r>
        <w:r w:rsidR="00084EBC" w:rsidDel="00660145">
          <w:delText>Below is an image of the Access Control panel</w:delText>
        </w:r>
        <w:r w:rsidR="004E3C19" w:rsidDel="00660145">
          <w:delText xml:space="preserve"> of the “Group Template”</w:delText>
        </w:r>
        <w:r w:rsidR="00084EBC" w:rsidDel="00660145">
          <w:delText>.</w:delText>
        </w:r>
        <w:bookmarkStart w:id="1230" w:name="_Toc391997088"/>
        <w:bookmarkEnd w:id="1230"/>
      </w:del>
    </w:p>
    <w:p w14:paraId="14FA3ECC" w14:textId="0EFF4A32" w:rsidR="006A3748" w:rsidRDefault="0069520F" w:rsidP="00FB4133">
      <w:pPr>
        <w:pStyle w:val="Heading3"/>
      </w:pPr>
      <w:bookmarkStart w:id="1231" w:name="_Toc391997089"/>
      <w:r>
        <w:t xml:space="preserve">Group </w:t>
      </w:r>
      <w:del w:id="1232" w:author="Melanie Davies" w:date="2014-07-01T16:27:00Z">
        <w:r w:rsidDel="00660145">
          <w:delText xml:space="preserve">Project </w:delText>
        </w:r>
      </w:del>
      <w:r w:rsidR="006A3748">
        <w:t>Access Control</w:t>
      </w:r>
      <w:ins w:id="1233" w:author="Melanie Davies" w:date="2014-07-01T16:29:00Z">
        <w:r w:rsidR="00660145">
          <w:t xml:space="preserve">: </w:t>
        </w:r>
      </w:ins>
      <w:del w:id="1234" w:author="Melanie Davies" w:date="2014-07-01T16:29:00Z">
        <w:r w:rsidR="006A3748" w:rsidDel="00660145">
          <w:delText xml:space="preserve"> </w:delText>
        </w:r>
      </w:del>
      <w:r w:rsidR="006A3748">
        <w:t xml:space="preserve">Operation Center </w:t>
      </w:r>
      <w:ins w:id="1235" w:author="Melanie Davies" w:date="2014-07-01T16:29:00Z">
        <w:r w:rsidR="00660145">
          <w:t xml:space="preserve">System </w:t>
        </w:r>
      </w:ins>
      <w:r w:rsidR="006A3748">
        <w:t>Administrators Security Group</w:t>
      </w:r>
      <w:bookmarkEnd w:id="1231"/>
    </w:p>
    <w:p w14:paraId="4F861424" w14:textId="0D9B1182" w:rsidR="006A3748" w:rsidRDefault="006A3748" w:rsidP="006A3748">
      <w:pPr>
        <w:rPr>
          <w:ins w:id="1236" w:author="Melanie Davies" w:date="2014-06-30T11:29:00Z"/>
        </w:rPr>
      </w:pPr>
      <w:del w:id="1237" w:author="Melanie Davies" w:date="2014-07-01T16:29:00Z">
        <w:r w:rsidDel="00660145">
          <w:delText xml:space="preserve">We always allow the </w:delText>
        </w:r>
      </w:del>
      <w:r>
        <w:t>Operations Center</w:t>
      </w:r>
      <w:ins w:id="1238" w:author="Melanie Davies" w:date="2014-07-01T10:32:00Z">
        <w:r w:rsidR="006C1BB4">
          <w:t xml:space="preserve"> </w:t>
        </w:r>
      </w:ins>
      <w:del w:id="1239" w:author="Melanie Davies" w:date="2014-07-01T10:32:00Z">
        <w:r w:rsidDel="006C1BB4">
          <w:delText>\</w:delText>
        </w:r>
      </w:del>
      <w:ins w:id="1240" w:author="Melanie Davies" w:date="2014-06-30T11:28:00Z">
        <w:r w:rsidR="009635BC">
          <w:t>System</w:t>
        </w:r>
      </w:ins>
      <w:ins w:id="1241" w:author="Melanie Davies" w:date="2014-07-01T10:32:00Z">
        <w:r w:rsidR="006C1BB4">
          <w:t xml:space="preserve"> </w:t>
        </w:r>
      </w:ins>
      <w:r>
        <w:t xml:space="preserve">Administrators </w:t>
      </w:r>
      <w:del w:id="1242" w:author="Melanie Davies" w:date="2014-07-01T16:29:00Z">
        <w:r w:rsidDel="00660145">
          <w:delText xml:space="preserve">access </w:delText>
        </w:r>
      </w:del>
      <w:ins w:id="1243" w:author="Melanie Davies" w:date="2014-07-01T16:29:00Z">
        <w:r w:rsidR="00660145">
          <w:t>may</w:t>
        </w:r>
      </w:ins>
      <w:del w:id="1244" w:author="Melanie Davies" w:date="2014-07-01T16:29:00Z">
        <w:r w:rsidDel="00660145">
          <w:delText>to</w:delText>
        </w:r>
      </w:del>
      <w:r>
        <w:t xml:space="preserve"> completely manage any group.  These rights are </w:t>
      </w:r>
      <w:del w:id="1245" w:author="Melanie Davies" w:date="2014-07-01T16:29:00Z">
        <w:r w:rsidDel="00660145">
          <w:delText xml:space="preserve">defaulted </w:delText>
        </w:r>
      </w:del>
      <w:ins w:id="1246" w:author="Melanie Davies" w:date="2014-07-01T16:29:00Z">
        <w:r w:rsidR="00660145">
          <w:t>inherited from</w:t>
        </w:r>
      </w:ins>
      <w:del w:id="1247" w:author="Melanie Davies" w:date="2014-07-01T16:29:00Z">
        <w:r w:rsidDel="00660145">
          <w:delText>through the</w:delText>
        </w:r>
      </w:del>
      <w:ins w:id="1248" w:author="Melanie Davies" w:date="2014-07-01T16:29:00Z">
        <w:r w:rsidR="00660145">
          <w:t xml:space="preserve"> the</w:t>
        </w:r>
      </w:ins>
      <w:del w:id="1249" w:author="Melanie Davies" w:date="2014-07-01T16:29:00Z">
        <w:r w:rsidDel="00660145">
          <w:delText xml:space="preserve"> g</w:delText>
        </w:r>
      </w:del>
      <w:ins w:id="1250" w:author="Melanie Davies" w:date="2014-07-01T16:29:00Z">
        <w:r w:rsidR="00660145">
          <w:t xml:space="preserve"> G</w:t>
        </w:r>
      </w:ins>
      <w:r>
        <w:t xml:space="preserve">lobal </w:t>
      </w:r>
      <w:del w:id="1251" w:author="Melanie Davies" w:date="2014-07-01T16:29:00Z">
        <w:r w:rsidDel="00660145">
          <w:delText>a</w:delText>
        </w:r>
      </w:del>
      <w:ins w:id="1252" w:author="Melanie Davies" w:date="2014-07-01T16:29:00Z">
        <w:r w:rsidR="00660145">
          <w:t>A</w:t>
        </w:r>
      </w:ins>
      <w:r>
        <w:t xml:space="preserve">ccess </w:t>
      </w:r>
      <w:del w:id="1253" w:author="Melanie Davies" w:date="2014-07-01T16:29:00Z">
        <w:r w:rsidDel="00660145">
          <w:delText>page so they should already be set.</w:delText>
        </w:r>
      </w:del>
      <w:ins w:id="1254" w:author="Melanie Davies" w:date="2014-07-01T16:29:00Z">
        <w:r w:rsidR="00660145">
          <w:t>Controls. The figure below shows these inherited rights:</w:t>
        </w:r>
      </w:ins>
    </w:p>
    <w:p w14:paraId="394AEAB0" w14:textId="63EFBEC3" w:rsidR="009635BC" w:rsidRPr="006A3748" w:rsidDel="00660145" w:rsidRDefault="009635BC" w:rsidP="006A3748">
      <w:pPr>
        <w:rPr>
          <w:del w:id="1255" w:author="Melanie Davies" w:date="2014-07-01T16:30:00Z"/>
        </w:rPr>
      </w:pPr>
      <w:ins w:id="1256" w:author="Melanie Davies" w:date="2014-06-30T11:29:00Z">
        <w:r>
          <w:rPr>
            <w:noProof/>
          </w:rPr>
          <w:drawing>
            <wp:inline distT="0" distB="0" distL="0" distR="0" wp14:anchorId="7F76208B" wp14:editId="16AE1643">
              <wp:extent cx="5943600" cy="2055495"/>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55495"/>
                      </a:xfrm>
                      <a:prstGeom prst="rect">
                        <a:avLst/>
                      </a:prstGeom>
                    </pic:spPr>
                  </pic:pic>
                </a:graphicData>
              </a:graphic>
            </wp:inline>
          </w:drawing>
        </w:r>
      </w:ins>
    </w:p>
    <w:p w14:paraId="4AC44FE9" w14:textId="51803A6D" w:rsidR="00084EBC" w:rsidRDefault="00084EBC" w:rsidP="00217536">
      <w:del w:id="1257" w:author="Melanie Davies" w:date="2014-06-30T11:29:00Z">
        <w:r w:rsidDel="009635BC">
          <w:rPr>
            <w:noProof/>
          </w:rPr>
          <w:drawing>
            <wp:inline distT="0" distB="0" distL="0" distR="0" wp14:anchorId="424BF8FF" wp14:editId="2F98C183">
              <wp:extent cx="5941060" cy="20142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1060" cy="2014220"/>
                      </a:xfrm>
                      <a:prstGeom prst="rect">
                        <a:avLst/>
                      </a:prstGeom>
                      <a:noFill/>
                      <a:ln>
                        <a:noFill/>
                      </a:ln>
                    </pic:spPr>
                  </pic:pic>
                </a:graphicData>
              </a:graphic>
            </wp:inline>
          </w:drawing>
        </w:r>
      </w:del>
    </w:p>
    <w:p w14:paraId="48794911" w14:textId="4E28D0D4" w:rsidR="006A3748" w:rsidRDefault="0069520F" w:rsidP="00FB4133">
      <w:pPr>
        <w:pStyle w:val="Heading3"/>
      </w:pPr>
      <w:bookmarkStart w:id="1258" w:name="_Toc391997090"/>
      <w:r>
        <w:t xml:space="preserve">Group </w:t>
      </w:r>
      <w:del w:id="1259" w:author="Melanie Davies" w:date="2014-07-01T16:30:00Z">
        <w:r w:rsidDel="00660145">
          <w:delText xml:space="preserve">Project </w:delText>
        </w:r>
      </w:del>
      <w:r w:rsidR="006A3748">
        <w:t>Access Control</w:t>
      </w:r>
      <w:ins w:id="1260" w:author="Melanie Davies" w:date="2014-07-01T16:30:00Z">
        <w:r w:rsidR="00660145">
          <w:t>:</w:t>
        </w:r>
      </w:ins>
      <w:r w:rsidR="006A3748">
        <w:t xml:space="preserve"> </w:t>
      </w:r>
      <w:del w:id="1261" w:author="Melanie Davies" w:date="2014-07-01T16:30:00Z">
        <w:r w:rsidR="006A3748" w:rsidDel="00660145">
          <w:delText xml:space="preserve">Organization </w:delText>
        </w:r>
      </w:del>
      <w:r w:rsidR="006A3748">
        <w:t>Everyone Security Group</w:t>
      </w:r>
      <w:ins w:id="1262" w:author="Melanie Davies" w:date="2014-07-01T16:30:00Z">
        <w:r w:rsidR="00660145">
          <w:t>s</w:t>
        </w:r>
      </w:ins>
      <w:bookmarkEnd w:id="1258"/>
    </w:p>
    <w:p w14:paraId="0D946AB6" w14:textId="7CF41167" w:rsidR="009635BC" w:rsidRDefault="009635BC" w:rsidP="009635BC">
      <w:pPr>
        <w:rPr>
          <w:ins w:id="1263" w:author="Melanie Davies" w:date="2014-06-30T11:30:00Z"/>
        </w:rPr>
      </w:pPr>
      <w:ins w:id="1264" w:author="Melanie Davies" w:date="2014-06-30T11:30:00Z">
        <w:r>
          <w:t xml:space="preserve">The </w:t>
        </w:r>
        <w:r>
          <w:rPr>
            <w:b/>
          </w:rPr>
          <w:t>Read</w:t>
        </w:r>
        <w:r>
          <w:t xml:space="preserve"> organization access control grants users the right to view the </w:t>
        </w:r>
      </w:ins>
      <w:ins w:id="1265" w:author="Melanie Davies" w:date="2014-06-30T11:31:00Z">
        <w:r>
          <w:t>group’s</w:t>
        </w:r>
      </w:ins>
      <w:ins w:id="1266" w:author="Melanie Davies" w:date="2014-06-30T11:30:00Z">
        <w:r>
          <w:t xml:space="preserve"> metadata information</w:t>
        </w:r>
      </w:ins>
      <w:ins w:id="1267" w:author="Melanie Davies" w:date="2014-06-30T11:31:00Z">
        <w:r>
          <w:t xml:space="preserve"> and projects</w:t>
        </w:r>
      </w:ins>
      <w:ins w:id="1268" w:author="Melanie Davies" w:date="2014-06-30T11:30:00Z">
        <w:r>
          <w:t>. Which security groups are granted access to this right will differ by network</w:t>
        </w:r>
      </w:ins>
      <w:ins w:id="1269" w:author="Melanie Davies" w:date="2014-07-01T16:31:00Z">
        <w:r w:rsidR="00660145">
          <w:t>/sub-network</w:t>
        </w:r>
      </w:ins>
      <w:ins w:id="1270" w:author="Melanie Davies" w:date="2014-06-30T11:30:00Z">
        <w:r>
          <w:t>:</w:t>
        </w:r>
      </w:ins>
    </w:p>
    <w:p w14:paraId="11CE7381" w14:textId="77777777" w:rsidR="009635BC" w:rsidRDefault="009635BC" w:rsidP="009635BC">
      <w:pPr>
        <w:pStyle w:val="ListParagraph"/>
        <w:numPr>
          <w:ilvl w:val="0"/>
          <w:numId w:val="50"/>
        </w:numPr>
        <w:rPr>
          <w:ins w:id="1271" w:author="Melanie Davies" w:date="2014-06-30T11:30:00Z"/>
        </w:rPr>
      </w:pPr>
      <w:ins w:id="1272" w:author="Melanie Davies" w:date="2014-06-30T11:30:00Z">
        <w:r>
          <w:t xml:space="preserve">Anyone in the network: Enable the right for the Operations Center/Everyone security group. </w:t>
        </w:r>
      </w:ins>
    </w:p>
    <w:p w14:paraId="1A304DB8" w14:textId="026A38BD" w:rsidR="00660145" w:rsidRDefault="009635BC" w:rsidP="00660145">
      <w:pPr>
        <w:pStyle w:val="ListParagraph"/>
        <w:numPr>
          <w:ilvl w:val="0"/>
          <w:numId w:val="50"/>
        </w:numPr>
        <w:rPr>
          <w:ins w:id="1273" w:author="Melanie Davies" w:date="2014-06-30T11:30:00Z"/>
        </w:rPr>
      </w:pPr>
      <w:ins w:id="1274" w:author="Melanie Davies" w:date="2014-06-30T11:30:00Z">
        <w:r>
          <w:t>Only users in the group (sub-netw</w:t>
        </w:r>
        <w:r w:rsidR="00660145">
          <w:t xml:space="preserve">ork): Among organizations that belong to the group, enable the right for </w:t>
        </w:r>
      </w:ins>
      <w:ins w:id="1275" w:author="Melanie Davies" w:date="2014-07-01T16:31:00Z">
        <w:r w:rsidR="00660145">
          <w:t>their</w:t>
        </w:r>
      </w:ins>
      <w:ins w:id="1276" w:author="Melanie Davies" w:date="2014-06-30T11:30:00Z">
        <w:r w:rsidR="00660145">
          <w:t xml:space="preserve"> </w:t>
        </w:r>
      </w:ins>
      <w:ins w:id="1277" w:author="Melanie Davies" w:date="2014-07-01T16:32:00Z">
        <w:r w:rsidR="00660145">
          <w:t>organization</w:t>
        </w:r>
      </w:ins>
      <w:ins w:id="1278" w:author="Melanie Davies" w:date="2014-07-01T16:31:00Z">
        <w:r w:rsidR="00660145">
          <w:t xml:space="preserve"> Everyone security groups.</w:t>
        </w:r>
      </w:ins>
      <w:ins w:id="1279" w:author="Melanie Davies" w:date="2014-07-01T16:32:00Z">
        <w:r w:rsidR="00660145">
          <w:t xml:space="preserve"> This is shown in the figure below:</w:t>
        </w:r>
      </w:ins>
    </w:p>
    <w:p w14:paraId="0D0E10D8" w14:textId="1F010434" w:rsidR="00084EBC" w:rsidDel="00660145" w:rsidRDefault="00084EBC" w:rsidP="00217536">
      <w:pPr>
        <w:rPr>
          <w:del w:id="1280" w:author="Melanie Davies" w:date="2014-07-01T16:32:00Z"/>
        </w:rPr>
      </w:pPr>
      <w:del w:id="1281" w:author="Melanie Davies" w:date="2014-07-01T16:32:00Z">
        <w:r w:rsidDel="00660145">
          <w:lastRenderedPageBreak/>
          <w:delText>For each organization that is a member of the group, you need to set the</w:delText>
        </w:r>
        <w:r w:rsidR="00B054CB" w:rsidDel="00660145">
          <w:delText xml:space="preserve"> rights of the </w:delText>
        </w:r>
        <w:r w:rsidR="000974BB" w:rsidDel="00660145">
          <w:delText>“</w:delText>
        </w:r>
        <w:r w:rsidR="00B054CB" w:rsidDel="00660145">
          <w:delText>Everyone</w:delText>
        </w:r>
        <w:r w:rsidR="000974BB" w:rsidDel="00660145">
          <w:delText>”</w:delText>
        </w:r>
        <w:r w:rsidR="00B054CB" w:rsidDel="00660145">
          <w:delText xml:space="preserve"> security group to view the group and see the list of projects:</w:delText>
        </w:r>
      </w:del>
    </w:p>
    <w:p w14:paraId="27ABB04C" w14:textId="04D7A006" w:rsidR="00870011" w:rsidRDefault="00870011" w:rsidP="00217536">
      <w:r>
        <w:rPr>
          <w:noProof/>
        </w:rPr>
        <w:drawing>
          <wp:inline distT="0" distB="0" distL="0" distR="0" wp14:anchorId="673BD418" wp14:editId="67781557">
            <wp:extent cx="5935345" cy="203644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345" cy="2036445"/>
                    </a:xfrm>
                    <a:prstGeom prst="rect">
                      <a:avLst/>
                    </a:prstGeom>
                    <a:noFill/>
                    <a:ln>
                      <a:noFill/>
                    </a:ln>
                  </pic:spPr>
                </pic:pic>
              </a:graphicData>
            </a:graphic>
          </wp:inline>
        </w:drawing>
      </w:r>
    </w:p>
    <w:p w14:paraId="3E4CD7D7" w14:textId="04A5F1D7" w:rsidR="006A3748" w:rsidRDefault="0069520F" w:rsidP="00FB4133">
      <w:pPr>
        <w:pStyle w:val="Heading3"/>
      </w:pPr>
      <w:bookmarkStart w:id="1282" w:name="_Ref391976343"/>
      <w:bookmarkStart w:id="1283" w:name="_Toc391997091"/>
      <w:r>
        <w:t xml:space="preserve">Group </w:t>
      </w:r>
      <w:del w:id="1284" w:author="Melanie Davies" w:date="2014-07-01T16:32:00Z">
        <w:r w:rsidDel="00660145">
          <w:delText xml:space="preserve">Project </w:delText>
        </w:r>
      </w:del>
      <w:r w:rsidR="006A3748">
        <w:t>Access Control</w:t>
      </w:r>
      <w:ins w:id="1285" w:author="Melanie Davies" w:date="2014-07-01T16:32:00Z">
        <w:r w:rsidR="00660145">
          <w:t xml:space="preserve">: </w:t>
        </w:r>
      </w:ins>
      <w:del w:id="1286" w:author="Melanie Davies" w:date="2014-07-01T16:32:00Z">
        <w:r w:rsidR="006A3748" w:rsidDel="00660145">
          <w:delText xml:space="preserve"> </w:delText>
        </w:r>
      </w:del>
      <w:r w:rsidR="006A3748">
        <w:t>Organization Group</w:t>
      </w:r>
      <w:ins w:id="1287" w:author="Melanie Davies" w:date="2014-07-01T16:32:00Z">
        <w:r w:rsidR="00660145">
          <w:t xml:space="preserve"> </w:t>
        </w:r>
      </w:ins>
      <w:r w:rsidR="006A3748">
        <w:t>Administrators Security Group</w:t>
      </w:r>
      <w:bookmarkEnd w:id="1282"/>
      <w:bookmarkEnd w:id="1283"/>
    </w:p>
    <w:p w14:paraId="77F350D5" w14:textId="21D2BE85" w:rsidR="006C1BB4" w:rsidRDefault="006C1BB4" w:rsidP="006C1BB4">
      <w:pPr>
        <w:pStyle w:val="Heading4"/>
        <w:rPr>
          <w:ins w:id="1288" w:author="Melanie Davies" w:date="2014-07-01T10:33:00Z"/>
        </w:rPr>
        <w:pPrChange w:id="1289" w:author="Melanie Davies" w:date="2014-07-01T10:33:00Z">
          <w:pPr/>
        </w:pPrChange>
      </w:pPr>
      <w:ins w:id="1290" w:author="Melanie Davies" w:date="2014-07-01T10:33:00Z">
        <w:r>
          <w:t>Centralized</w:t>
        </w:r>
      </w:ins>
    </w:p>
    <w:p w14:paraId="3907161C" w14:textId="5FE811BA" w:rsidR="006C1BB4" w:rsidRPr="0005684A" w:rsidRDefault="006C1BB4" w:rsidP="0005684A">
      <w:pPr>
        <w:rPr>
          <w:ins w:id="1291" w:author="Melanie Davies" w:date="2014-07-01T10:33:00Z"/>
        </w:rPr>
      </w:pPr>
      <w:ins w:id="1292" w:author="Melanie Davies" w:date="2014-07-01T10:33:00Z">
        <w:r>
          <w:t>Only System Administrators have rights to manage groups.</w:t>
        </w:r>
      </w:ins>
    </w:p>
    <w:p w14:paraId="4C70E374" w14:textId="2CE3C4F1" w:rsidR="006C1BB4" w:rsidRDefault="006C1BB4" w:rsidP="006C1BB4">
      <w:pPr>
        <w:pStyle w:val="Heading4"/>
        <w:rPr>
          <w:ins w:id="1293" w:author="Melanie Davies" w:date="2014-07-01T10:33:00Z"/>
        </w:rPr>
        <w:pPrChange w:id="1294" w:author="Melanie Davies" w:date="2014-07-01T10:33:00Z">
          <w:pPr/>
        </w:pPrChange>
      </w:pPr>
      <w:ins w:id="1295" w:author="Melanie Davies" w:date="2014-07-01T10:33:00Z">
        <w:r>
          <w:t>Decentralized</w:t>
        </w:r>
      </w:ins>
    </w:p>
    <w:p w14:paraId="64FCF970" w14:textId="50B604C3" w:rsidR="006C1BB4" w:rsidRPr="0005684A" w:rsidRDefault="006C1BB4" w:rsidP="0005684A">
      <w:pPr>
        <w:rPr>
          <w:ins w:id="1296" w:author="Melanie Davies" w:date="2014-07-01T10:33:00Z"/>
        </w:rPr>
      </w:pPr>
      <w:ins w:id="1297" w:author="Melanie Davies" w:date="2014-07-01T10:33:00Z">
        <w:r>
          <w:t xml:space="preserve">An organization’s </w:t>
        </w:r>
        <w:commentRangeStart w:id="1298"/>
        <w:r>
          <w:t xml:space="preserve">Group Administrator </w:t>
        </w:r>
      </w:ins>
      <w:commentRangeEnd w:id="1298"/>
      <w:ins w:id="1299" w:author="Melanie Davies" w:date="2014-07-01T16:33:00Z">
        <w:r w:rsidR="00660145">
          <w:rPr>
            <w:rStyle w:val="CommentReference"/>
          </w:rPr>
          <w:commentReference w:id="1298"/>
        </w:r>
      </w:ins>
      <w:ins w:id="1300" w:author="Melanie Davies" w:date="2014-07-01T10:33:00Z">
        <w:r>
          <w:t>may be granted rights to manage the group and create projects.</w:t>
        </w:r>
      </w:ins>
      <w:ins w:id="1301" w:author="Melanie Davies" w:date="2014-07-01T16:32:00Z">
        <w:r w:rsidR="00660145">
          <w:t xml:space="preserve"> These settings are shown in the figure below.</w:t>
        </w:r>
      </w:ins>
    </w:p>
    <w:p w14:paraId="5C4320B0" w14:textId="5761FD12" w:rsidR="00B054CB" w:rsidDel="006C1BB4" w:rsidRDefault="00B054CB" w:rsidP="00217536">
      <w:pPr>
        <w:rPr>
          <w:del w:id="1302" w:author="Melanie Davies" w:date="2014-07-01T10:34:00Z"/>
        </w:rPr>
      </w:pPr>
      <w:del w:id="1303" w:author="Melanie Davies" w:date="2014-07-01T10:34:00Z">
        <w:r w:rsidDel="006C1BB4">
          <w:delText xml:space="preserve">Initially it makes sense to keep MS in charge of creating and managing groups, however you can optionally designate their </w:delText>
        </w:r>
        <w:r w:rsidR="000974BB" w:rsidDel="006C1BB4">
          <w:delText>“</w:delText>
        </w:r>
        <w:r w:rsidDel="006C1BB4">
          <w:delText>GroupAdministrators</w:delText>
        </w:r>
        <w:r w:rsidR="000974BB" w:rsidDel="006C1BB4">
          <w:delText>”</w:delText>
        </w:r>
        <w:r w:rsidDel="006C1BB4">
          <w:delText xml:space="preserve"> the rights to Edit the name of the group, add organizations, and create projects.</w:delText>
        </w:r>
      </w:del>
    </w:p>
    <w:p w14:paraId="07A6A53C" w14:textId="40C6287D" w:rsidR="00870011" w:rsidRDefault="00870011" w:rsidP="00217536">
      <w:r>
        <w:rPr>
          <w:noProof/>
        </w:rPr>
        <w:drawing>
          <wp:inline distT="0" distB="0" distL="0" distR="0" wp14:anchorId="08875B89" wp14:editId="1B7709F8">
            <wp:extent cx="5935345" cy="20193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345" cy="2019300"/>
                    </a:xfrm>
                    <a:prstGeom prst="rect">
                      <a:avLst/>
                    </a:prstGeom>
                    <a:noFill/>
                    <a:ln>
                      <a:noFill/>
                    </a:ln>
                  </pic:spPr>
                </pic:pic>
              </a:graphicData>
            </a:graphic>
          </wp:inline>
        </w:drawing>
      </w:r>
    </w:p>
    <w:p w14:paraId="6FD7375B" w14:textId="2E739678" w:rsidR="006F27A3" w:rsidRDefault="006F27A3" w:rsidP="00FB4133">
      <w:pPr>
        <w:pStyle w:val="Heading1"/>
      </w:pPr>
      <w:bookmarkStart w:id="1304" w:name="_Ref391891040"/>
      <w:bookmarkStart w:id="1305" w:name="_Toc391997092"/>
      <w:r>
        <w:t>Creating a new project within a network</w:t>
      </w:r>
      <w:bookmarkEnd w:id="1304"/>
      <w:bookmarkEnd w:id="1305"/>
    </w:p>
    <w:p w14:paraId="78519296" w14:textId="27FCC9B5" w:rsidR="00B96629" w:rsidRDefault="007B05C0" w:rsidP="00A018B1">
      <w:r>
        <w:t xml:space="preserve">A </w:t>
      </w:r>
      <w:r w:rsidR="00A018B1">
        <w:t xml:space="preserve">PMN </w:t>
      </w:r>
      <w:r>
        <w:t xml:space="preserve">Group </w:t>
      </w:r>
      <w:r w:rsidR="00A018B1">
        <w:t xml:space="preserve">may have one or more </w:t>
      </w:r>
      <w:r>
        <w:t xml:space="preserve">Projects.  </w:t>
      </w:r>
      <w:r w:rsidR="00B96629">
        <w:t xml:space="preserve">All requests are issued within the context of a </w:t>
      </w:r>
      <w:ins w:id="1306" w:author="Melanie Davies" w:date="2014-07-01T16:34:00Z">
        <w:r w:rsidR="00EF5868">
          <w:t>p</w:t>
        </w:r>
      </w:ins>
      <w:del w:id="1307" w:author="Melanie Davies" w:date="2014-07-01T16:34:00Z">
        <w:r w:rsidR="00B96629" w:rsidDel="00EF5868">
          <w:delText>P</w:delText>
        </w:r>
      </w:del>
      <w:r w:rsidR="00B96629">
        <w:t xml:space="preserve">roject.  A </w:t>
      </w:r>
      <w:ins w:id="1308" w:author="Melanie Davies" w:date="2014-07-01T16:34:00Z">
        <w:r w:rsidR="00EF5868">
          <w:t>p</w:t>
        </w:r>
      </w:ins>
      <w:del w:id="1309" w:author="Melanie Davies" w:date="2014-07-01T16:34:00Z">
        <w:r w:rsidR="00B96629" w:rsidDel="00EF5868">
          <w:delText>P</w:delText>
        </w:r>
      </w:del>
      <w:r w:rsidR="00B96629">
        <w:t xml:space="preserve">roject may configured to include users and DataMarts from any organization that is a member of the project’s group.  </w:t>
      </w:r>
      <w:r w:rsidR="00A018B1">
        <w:t xml:space="preserve">There are two ways to create a </w:t>
      </w:r>
      <w:r w:rsidR="00B96629">
        <w:t>project</w:t>
      </w:r>
      <w:ins w:id="1310" w:author="Melanie Davies" w:date="2014-07-01T16:35:00Z">
        <w:r w:rsidR="00EF5868">
          <w:t xml:space="preserve">: </w:t>
        </w:r>
      </w:ins>
      <w:del w:id="1311" w:author="Melanie Davies" w:date="2014-07-01T16:35:00Z">
        <w:r w:rsidR="00A018B1" w:rsidDel="00EF5868">
          <w:delText>.  C</w:delText>
        </w:r>
      </w:del>
      <w:ins w:id="1312" w:author="Melanie Davies" w:date="2014-07-01T16:35:00Z">
        <w:r w:rsidR="00EF5868">
          <w:t>c</w:t>
        </w:r>
      </w:ins>
      <w:r w:rsidR="00A018B1">
        <w:t>opy the “</w:t>
      </w:r>
      <w:r w:rsidR="00B96629">
        <w:t>Project</w:t>
      </w:r>
      <w:r w:rsidR="00A018B1">
        <w:t xml:space="preserve"> Template” or click on the </w:t>
      </w:r>
      <w:r w:rsidR="00A018B1" w:rsidRPr="006C1BB4">
        <w:rPr>
          <w:b/>
          <w:rPrChange w:id="1313" w:author="Melanie Davies" w:date="2014-07-01T10:35:00Z">
            <w:rPr/>
          </w:rPrChange>
        </w:rPr>
        <w:t>Add</w:t>
      </w:r>
      <w:r w:rsidR="00A018B1">
        <w:t xml:space="preserve"> button the Network/</w:t>
      </w:r>
      <w:r w:rsidR="00B96629">
        <w:t>Projects</w:t>
      </w:r>
      <w:r w:rsidR="00A018B1">
        <w:t xml:space="preserve"> list</w:t>
      </w:r>
      <w:r w:rsidR="00B96629">
        <w:t xml:space="preserve"> or the Group</w:t>
      </w:r>
      <w:del w:id="1314" w:author="Melanie Davies" w:date="2014-07-01T16:35:00Z">
        <w:r w:rsidR="00B96629" w:rsidDel="00EF5868">
          <w:delText>/</w:delText>
        </w:r>
      </w:del>
      <w:ins w:id="1315" w:author="Melanie Davies" w:date="2014-07-01T16:35:00Z">
        <w:r w:rsidR="00EF5868">
          <w:t xml:space="preserve"> </w:t>
        </w:r>
      </w:ins>
      <w:r w:rsidR="00B96629">
        <w:t>Projects</w:t>
      </w:r>
      <w:ins w:id="1316" w:author="Melanie Davies" w:date="2014-07-01T16:35:00Z">
        <w:r w:rsidR="00EF5868">
          <w:t xml:space="preserve"> panel</w:t>
        </w:r>
      </w:ins>
      <w:r w:rsidR="00A018B1">
        <w:t xml:space="preserve">.  </w:t>
      </w:r>
    </w:p>
    <w:p w14:paraId="5AB964CE" w14:textId="05A10DC8" w:rsidR="00A018B1" w:rsidDel="00EF5868" w:rsidRDefault="00A018B1" w:rsidP="00A018B1">
      <w:pPr>
        <w:rPr>
          <w:del w:id="1317" w:author="Melanie Davies" w:date="2014-07-01T16:43:00Z"/>
        </w:rPr>
      </w:pPr>
      <w:r>
        <w:t xml:space="preserve">The template has a set of preconfigured security groups that can be used to assign to users.  The security groups are listed under the Security Groups section below.  If the </w:t>
      </w:r>
      <w:r w:rsidR="008916B3">
        <w:t>project</w:t>
      </w:r>
      <w:r>
        <w:t xml:space="preserve"> is created by clicking the </w:t>
      </w:r>
      <w:r w:rsidRPr="006C1BB4">
        <w:rPr>
          <w:b/>
          <w:rPrChange w:id="1318" w:author="Melanie Davies" w:date="2014-07-01T10:35:00Z">
            <w:rPr/>
          </w:rPrChange>
        </w:rPr>
        <w:t>Add</w:t>
      </w:r>
      <w:r>
        <w:t xml:space="preserve"> button, the template can be used</w:t>
      </w:r>
      <w:ins w:id="1319" w:author="Melanie Davies" w:date="2014-07-01T10:35:00Z">
        <w:r w:rsidR="006C1BB4">
          <w:t xml:space="preserve"> as a reference</w:t>
        </w:r>
      </w:ins>
      <w:r>
        <w:t xml:space="preserve"> to configure the </w:t>
      </w:r>
      <w:del w:id="1320" w:author="Melanie Davies" w:date="2014-07-01T16:43:00Z">
        <w:r w:rsidDel="00EF5868">
          <w:delText xml:space="preserve">organization’s </w:delText>
        </w:r>
      </w:del>
      <w:ins w:id="1321" w:author="Melanie Davies" w:date="2014-07-01T16:43:00Z">
        <w:r w:rsidR="00EF5868">
          <w:t xml:space="preserve">project’s </w:t>
        </w:r>
      </w:ins>
      <w:r>
        <w:t>security groups and access controls.</w:t>
      </w:r>
    </w:p>
    <w:p w14:paraId="360FEC59" w14:textId="03B7C0AA" w:rsidR="00A018B1" w:rsidRPr="00A018B1" w:rsidDel="006C1BB4" w:rsidRDefault="00A018B1" w:rsidP="00A018B1">
      <w:pPr>
        <w:rPr>
          <w:del w:id="1322" w:author="Melanie Davies" w:date="2014-07-01T10:35:00Z"/>
          <w:b/>
        </w:rPr>
      </w:pPr>
      <w:del w:id="1323" w:author="Melanie Davies" w:date="2014-07-01T16:43:00Z">
        <w:r w:rsidRPr="00A018B1" w:rsidDel="00EF5868">
          <w:rPr>
            <w:b/>
          </w:rPr>
          <w:delText xml:space="preserve">NOTE: </w:delText>
        </w:r>
        <w:r w:rsidDel="00EF5868">
          <w:rPr>
            <w:b/>
          </w:rPr>
          <w:delText xml:space="preserve">When adding </w:delText>
        </w:r>
        <w:r w:rsidRPr="00A018B1" w:rsidDel="00EF5868">
          <w:rPr>
            <w:b/>
          </w:rPr>
          <w:delText xml:space="preserve">a new </w:delText>
        </w:r>
        <w:r w:rsidDel="00EF5868">
          <w:rPr>
            <w:b/>
          </w:rPr>
          <w:delText>Project</w:delText>
        </w:r>
        <w:r w:rsidRPr="00A018B1" w:rsidDel="00EF5868">
          <w:rPr>
            <w:b/>
          </w:rPr>
          <w:delText xml:space="preserve">, ensure the </w:delText>
        </w:r>
        <w:r w:rsidDel="00EF5868">
          <w:rPr>
            <w:b/>
          </w:rPr>
          <w:delText>Group</w:delText>
        </w:r>
        <w:r w:rsidRPr="00A018B1" w:rsidDel="00EF5868">
          <w:rPr>
            <w:b/>
          </w:rPr>
          <w:delText xml:space="preserve"> link in the information panel is set to the correct </w:delText>
        </w:r>
        <w:r w:rsidDel="00EF5868">
          <w:rPr>
            <w:b/>
          </w:rPr>
          <w:delText>group</w:delText>
        </w:r>
        <w:r w:rsidRPr="00A018B1" w:rsidDel="00EF5868">
          <w:rPr>
            <w:b/>
          </w:rPr>
          <w:delText>.</w:delText>
        </w:r>
      </w:del>
    </w:p>
    <w:p w14:paraId="3B43E0B2" w14:textId="77777777" w:rsidR="00A018B1" w:rsidRDefault="00A018B1" w:rsidP="00A018B1"/>
    <w:p w14:paraId="5FB52DC6" w14:textId="44A9E955" w:rsidR="00F71E91" w:rsidRDefault="00F71E91" w:rsidP="00660145">
      <w:pPr>
        <w:pStyle w:val="Heading2"/>
      </w:pPr>
      <w:bookmarkStart w:id="1324" w:name="_Toc391997093"/>
      <w:r>
        <w:lastRenderedPageBreak/>
        <w:t>Project Information</w:t>
      </w:r>
      <w:bookmarkEnd w:id="1324"/>
    </w:p>
    <w:p w14:paraId="47B1225A" w14:textId="77777777" w:rsidR="006C1BB4" w:rsidRDefault="009C054D" w:rsidP="009C054D">
      <w:pPr>
        <w:rPr>
          <w:ins w:id="1325" w:author="Melanie Davies" w:date="2014-07-01T10:35:00Z"/>
        </w:rPr>
      </w:pPr>
      <w:r>
        <w:t xml:space="preserve">Enter the name and acronym, used as a short name in some displays, for the project.  </w:t>
      </w:r>
      <w:r w:rsidR="00E95B1A">
        <w:t xml:space="preserve">The Start Date and End Date is used to control the period for which new requests can be submitted.  The Active flag is used to control submitting new requests to the project within the start/end period.  </w:t>
      </w:r>
    </w:p>
    <w:p w14:paraId="5E55E72A" w14:textId="6067F91E" w:rsidR="009C054D" w:rsidDel="006C1BB4" w:rsidRDefault="00E95B1A" w:rsidP="009C054D">
      <w:pPr>
        <w:rPr>
          <w:del w:id="1326" w:author="Melanie Davies" w:date="2014-07-01T10:36:00Z"/>
        </w:rPr>
      </w:pPr>
      <w:del w:id="1327" w:author="Melanie Davies" w:date="2014-07-01T10:36:00Z">
        <w:r w:rsidDel="006C1BB4">
          <w:delText xml:space="preserve">The description field </w:delText>
        </w:r>
        <w:r w:rsidR="009C054D" w:rsidDel="006C1BB4">
          <w:delText>be entered by the organization administrator</w:delText>
        </w:r>
        <w:r w:rsidR="00E76504" w:rsidDel="006C1BB4">
          <w:delText xml:space="preserve"> or project administrator</w:delText>
        </w:r>
        <w:r w:rsidR="009C054D" w:rsidDel="006C1BB4">
          <w:delText>.</w:delText>
        </w:r>
      </w:del>
    </w:p>
    <w:p w14:paraId="02498BFB" w14:textId="77777777" w:rsidR="009C054D" w:rsidRDefault="009C054D" w:rsidP="009C054D">
      <w:pPr>
        <w:rPr>
          <w:ins w:id="1328" w:author="Melanie Davies" w:date="2014-07-01T10:36:00Z"/>
          <w:b/>
        </w:rPr>
      </w:pPr>
      <w:r w:rsidRPr="00A018B1">
        <w:rPr>
          <w:b/>
        </w:rPr>
        <w:t xml:space="preserve">NOTE: </w:t>
      </w:r>
      <w:r>
        <w:rPr>
          <w:b/>
        </w:rPr>
        <w:t xml:space="preserve">When adding </w:t>
      </w:r>
      <w:r w:rsidRPr="00A018B1">
        <w:rPr>
          <w:b/>
        </w:rPr>
        <w:t xml:space="preserve">a new </w:t>
      </w:r>
      <w:r>
        <w:rPr>
          <w:b/>
        </w:rPr>
        <w:t>Project</w:t>
      </w:r>
      <w:r w:rsidRPr="00A018B1">
        <w:rPr>
          <w:b/>
        </w:rPr>
        <w:t xml:space="preserve">, ensure the </w:t>
      </w:r>
      <w:r>
        <w:rPr>
          <w:b/>
        </w:rPr>
        <w:t>Group</w:t>
      </w:r>
      <w:r w:rsidRPr="00A018B1">
        <w:rPr>
          <w:b/>
        </w:rPr>
        <w:t xml:space="preserve"> link in the information panel is set to the correct </w:t>
      </w:r>
      <w:r>
        <w:rPr>
          <w:b/>
        </w:rPr>
        <w:t>group</w:t>
      </w:r>
      <w:r w:rsidRPr="00A018B1">
        <w:rPr>
          <w:b/>
        </w:rPr>
        <w:t>.</w:t>
      </w:r>
    </w:p>
    <w:p w14:paraId="3F09A404" w14:textId="77777777" w:rsidR="006C1BB4" w:rsidRDefault="006C1BB4" w:rsidP="006C1BB4">
      <w:pPr>
        <w:pStyle w:val="Heading4"/>
        <w:rPr>
          <w:ins w:id="1329" w:author="Melanie Davies" w:date="2014-07-01T10:36:00Z"/>
        </w:rPr>
      </w:pPr>
      <w:ins w:id="1330" w:author="Melanie Davies" w:date="2014-07-01T10:36:00Z">
        <w:r>
          <w:t>Centralized</w:t>
        </w:r>
      </w:ins>
    </w:p>
    <w:p w14:paraId="6FE60438" w14:textId="77777777" w:rsidR="006C1BB4" w:rsidRPr="000C777F" w:rsidRDefault="006C1BB4" w:rsidP="006C1BB4">
      <w:pPr>
        <w:rPr>
          <w:ins w:id="1331" w:author="Melanie Davies" w:date="2014-07-01T10:36:00Z"/>
        </w:rPr>
      </w:pPr>
      <w:ins w:id="1332" w:author="Melanie Davies" w:date="2014-07-01T10:36:00Z">
        <w:r>
          <w:t>The description field may only be entered by the System Administrator.</w:t>
        </w:r>
      </w:ins>
    </w:p>
    <w:p w14:paraId="663CBF38" w14:textId="77777777" w:rsidR="006C1BB4" w:rsidRDefault="006C1BB4" w:rsidP="006C1BB4">
      <w:pPr>
        <w:pStyle w:val="Heading4"/>
        <w:rPr>
          <w:ins w:id="1333" w:author="Melanie Davies" w:date="2014-07-01T10:36:00Z"/>
        </w:rPr>
      </w:pPr>
      <w:ins w:id="1334" w:author="Melanie Davies" w:date="2014-07-01T10:36:00Z">
        <w:r>
          <w:t>Decentralized</w:t>
        </w:r>
      </w:ins>
    </w:p>
    <w:p w14:paraId="4B27558B" w14:textId="3C5495CC" w:rsidR="006C1BB4" w:rsidRPr="00EF5868" w:rsidRDefault="006C1BB4" w:rsidP="009C054D">
      <w:pPr>
        <w:rPr>
          <w:rPrChange w:id="1335" w:author="Melanie Davies" w:date="2014-07-01T16:44:00Z">
            <w:rPr>
              <w:b/>
            </w:rPr>
          </w:rPrChange>
        </w:rPr>
      </w:pPr>
      <w:ins w:id="1336" w:author="Melanie Davies" w:date="2014-07-01T10:36:00Z">
        <w:r>
          <w:t>The description field may be entered by the project Administrator.</w:t>
        </w:r>
      </w:ins>
    </w:p>
    <w:p w14:paraId="504A0B87" w14:textId="69C572D8" w:rsidR="006F27A3" w:rsidRDefault="003A5B8E" w:rsidP="00660145">
      <w:pPr>
        <w:pStyle w:val="Heading2"/>
      </w:pPr>
      <w:bookmarkStart w:id="1337" w:name="_Toc391997094"/>
      <w:r>
        <w:t xml:space="preserve">Project </w:t>
      </w:r>
      <w:r w:rsidR="00F71E91">
        <w:t>Access Control</w:t>
      </w:r>
      <w:bookmarkEnd w:id="1337"/>
      <w:r w:rsidR="006F27A3">
        <w:t xml:space="preserve"> </w:t>
      </w:r>
    </w:p>
    <w:p w14:paraId="7D1B5674" w14:textId="6FD8C3F6" w:rsidR="00E2512A" w:rsidRDefault="008F103C" w:rsidP="008F103C">
      <w:pPr>
        <w:rPr>
          <w:ins w:id="1338" w:author="Melanie Davies" w:date="2014-07-01T11:19:00Z"/>
        </w:rPr>
      </w:pPr>
      <w:r>
        <w:t xml:space="preserve">The Access Control panel is used to configure the rights to administer the project and to </w:t>
      </w:r>
      <w:ins w:id="1339" w:author="Melanie Davies" w:date="2014-07-01T16:44:00Z">
        <w:r w:rsidR="00FB4133">
          <w:t>use the project</w:t>
        </w:r>
      </w:ins>
      <w:del w:id="1340" w:author="Melanie Davies" w:date="2014-07-01T16:44:00Z">
        <w:r w:rsidDel="00FB4133">
          <w:delText>use it</w:delText>
        </w:r>
      </w:del>
      <w:r>
        <w:t xml:space="preserve">.  </w:t>
      </w:r>
      <w:r w:rsidR="00E2512A">
        <w:t>Projects have their own Security Groups that may be used to assign sets of rights to users.  The “Project Template” has a set of security groups that mirror those that are in the “Organization Template”.    See the section on Security Groups in the Organization section above for details.</w:t>
      </w:r>
    </w:p>
    <w:p w14:paraId="23EB3C21" w14:textId="12B0B04F" w:rsidR="00BA76C1" w:rsidRPr="00BA76C1" w:rsidRDefault="00BA76C1" w:rsidP="008F103C">
      <w:pPr>
        <w:rPr>
          <w:b/>
          <w:rPrChange w:id="1341" w:author="Melanie Davies" w:date="2014-07-01T11:19:00Z">
            <w:rPr/>
          </w:rPrChange>
        </w:rPr>
      </w:pPr>
      <w:ins w:id="1342" w:author="Melanie Davies" w:date="2014-07-01T11:19:00Z">
        <w:r>
          <w:rPr>
            <w:b/>
          </w:rPr>
          <w:t xml:space="preserve">Note: The access controls for this project are based on the most common project configuration across the PopMedNet networks. In this configuration, all investigators are Enhanced Investigators and may view </w:t>
        </w:r>
      </w:ins>
      <w:ins w:id="1343" w:author="Melanie Davies" w:date="2014-07-01T11:20:00Z">
        <w:r>
          <w:rPr>
            <w:b/>
          </w:rPr>
          <w:t>individual</w:t>
        </w:r>
      </w:ins>
      <w:ins w:id="1344" w:author="Melanie Davies" w:date="2014-07-01T11:19:00Z">
        <w:r>
          <w:rPr>
            <w:b/>
          </w:rPr>
          <w:t xml:space="preserve"> </w:t>
        </w:r>
      </w:ins>
      <w:ins w:id="1345" w:author="Melanie Davies" w:date="2014-07-01T11:20:00Z">
        <w:r>
          <w:rPr>
            <w:b/>
          </w:rPr>
          <w:t xml:space="preserve">results. DataMart Administrators may submit requests to their own DataMart. There is no approval required for submitting requests or approval needed before results are returned to the investigator. </w:t>
        </w:r>
      </w:ins>
    </w:p>
    <w:p w14:paraId="56D3AB26" w14:textId="42AD205E" w:rsidR="003A5B8E" w:rsidRDefault="00E96823" w:rsidP="00FB4133">
      <w:pPr>
        <w:pStyle w:val="Heading3"/>
      </w:pPr>
      <w:bookmarkStart w:id="1346" w:name="_Toc391997095"/>
      <w:r>
        <w:t xml:space="preserve">Project Access </w:t>
      </w:r>
      <w:del w:id="1347" w:author="Melanie Davies" w:date="2014-07-01T16:44:00Z">
        <w:r w:rsidDel="00FB4133">
          <w:delText xml:space="preserve">Control </w:delText>
        </w:r>
      </w:del>
      <w:ins w:id="1348" w:author="Melanie Davies" w:date="2014-07-01T16:44:00Z">
        <w:r w:rsidR="00FB4133">
          <w:t xml:space="preserve">Control: </w:t>
        </w:r>
      </w:ins>
      <w:r w:rsidR="003A5B8E">
        <w:t>Operation Center</w:t>
      </w:r>
      <w:ins w:id="1349" w:author="Melanie Davies" w:date="2014-07-01T16:44:00Z">
        <w:r w:rsidR="00FB4133">
          <w:t xml:space="preserve"> System</w:t>
        </w:r>
      </w:ins>
      <w:r w:rsidR="003A5B8E">
        <w:t xml:space="preserve"> Administrators</w:t>
      </w:r>
      <w:bookmarkEnd w:id="1346"/>
    </w:p>
    <w:p w14:paraId="0A4F74F4" w14:textId="7D735BB0" w:rsidR="008F103C" w:rsidRDefault="008F103C" w:rsidP="008F103C">
      <w:r>
        <w:t>By default, the Operations Center</w:t>
      </w:r>
      <w:ins w:id="1350" w:author="Melanie Davies" w:date="2014-07-01T10:37:00Z">
        <w:r w:rsidR="006C1BB4">
          <w:t xml:space="preserve"> System Administrator</w:t>
        </w:r>
      </w:ins>
      <w:r>
        <w:t xml:space="preserve"> has rights to completely administer any project. </w:t>
      </w:r>
      <w:ins w:id="1351" w:author="Melanie Davies" w:date="2014-07-01T10:37:00Z">
        <w:r w:rsidR="006C1BB4">
          <w:t>These rights are inherited from the Global Access Controls.</w:t>
        </w:r>
      </w:ins>
      <w:r>
        <w:t xml:space="preserve"> </w:t>
      </w:r>
    </w:p>
    <w:p w14:paraId="011D4752" w14:textId="7827538F" w:rsidR="00330C2A" w:rsidRDefault="00330C2A" w:rsidP="009E3D87">
      <w:r>
        <w:rPr>
          <w:noProof/>
        </w:rPr>
        <w:drawing>
          <wp:inline distT="0" distB="0" distL="0" distR="0" wp14:anchorId="1AC49017" wp14:editId="0FE5539B">
            <wp:extent cx="5935345" cy="238442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345" cy="2384425"/>
                    </a:xfrm>
                    <a:prstGeom prst="rect">
                      <a:avLst/>
                    </a:prstGeom>
                    <a:noFill/>
                    <a:ln>
                      <a:noFill/>
                    </a:ln>
                  </pic:spPr>
                </pic:pic>
              </a:graphicData>
            </a:graphic>
          </wp:inline>
        </w:drawing>
      </w:r>
    </w:p>
    <w:p w14:paraId="0EC8BD5A" w14:textId="7FB25708" w:rsidR="003A5B8E" w:rsidRDefault="00E96823" w:rsidP="00FB4133">
      <w:pPr>
        <w:pStyle w:val="Heading3"/>
      </w:pPr>
      <w:bookmarkStart w:id="1352" w:name="_Toc391997096"/>
      <w:r>
        <w:lastRenderedPageBreak/>
        <w:t>Project Access Control</w:t>
      </w:r>
      <w:ins w:id="1353" w:author="Melanie Davies" w:date="2014-07-01T16:45:00Z">
        <w:r w:rsidR="00FB4133">
          <w:t>:</w:t>
        </w:r>
      </w:ins>
      <w:r>
        <w:t xml:space="preserve"> </w:t>
      </w:r>
      <w:r w:rsidR="003A5B8E">
        <w:t>Project Administrators</w:t>
      </w:r>
      <w:bookmarkEnd w:id="1352"/>
    </w:p>
    <w:p w14:paraId="485C54D9" w14:textId="55470CF5" w:rsidR="006C1BB4" w:rsidRDefault="006C1BB4" w:rsidP="006C1BB4">
      <w:pPr>
        <w:pStyle w:val="Heading4"/>
        <w:rPr>
          <w:ins w:id="1354" w:author="Melanie Davies" w:date="2014-07-01T10:39:00Z"/>
        </w:rPr>
        <w:pPrChange w:id="1355" w:author="Melanie Davies" w:date="2014-07-01T10:39:00Z">
          <w:pPr/>
        </w:pPrChange>
      </w:pPr>
      <w:ins w:id="1356" w:author="Melanie Davies" w:date="2014-07-01T10:38:00Z">
        <w:r>
          <w:t>Centralized</w:t>
        </w:r>
      </w:ins>
    </w:p>
    <w:p w14:paraId="3EEADFAB" w14:textId="53937012" w:rsidR="006C1BB4" w:rsidRPr="0005684A" w:rsidRDefault="006C1BB4" w:rsidP="0005684A">
      <w:pPr>
        <w:rPr>
          <w:ins w:id="1357" w:author="Melanie Davies" w:date="2014-07-01T10:38:00Z"/>
        </w:rPr>
      </w:pPr>
      <w:ins w:id="1358" w:author="Melanie Davies" w:date="2014-07-01T10:39:00Z">
        <w:r>
          <w:t xml:space="preserve">Only System Administrators have the rights to administer projects in the network. </w:t>
        </w:r>
      </w:ins>
    </w:p>
    <w:p w14:paraId="776ABFA5" w14:textId="24E4AB87" w:rsidR="006C1BB4" w:rsidRPr="0005684A" w:rsidRDefault="0005684A" w:rsidP="006C1BB4">
      <w:pPr>
        <w:pStyle w:val="Heading4"/>
        <w:rPr>
          <w:ins w:id="1359" w:author="Melanie Davies" w:date="2014-07-01T10:38:00Z"/>
        </w:rPr>
        <w:pPrChange w:id="1360" w:author="Melanie Davies" w:date="2014-07-01T10:38:00Z">
          <w:pPr/>
        </w:pPrChange>
      </w:pPr>
      <w:ins w:id="1361" w:author="Melanie Davies" w:date="2014-07-01T10:42:00Z">
        <w:r>
          <w:t>Decentralized</w:t>
        </w:r>
      </w:ins>
    </w:p>
    <w:p w14:paraId="17BD9634" w14:textId="68B39A10" w:rsidR="00E2512A" w:rsidRDefault="00E2512A" w:rsidP="009E3D87">
      <w:r>
        <w:t xml:space="preserve">Project </w:t>
      </w:r>
      <w:del w:id="1362" w:author="Melanie Davies" w:date="2014-07-01T10:40:00Z">
        <w:r w:rsidDel="006C1BB4">
          <w:delText>a</w:delText>
        </w:r>
      </w:del>
      <w:ins w:id="1363" w:author="Melanie Davies" w:date="2014-07-01T10:40:00Z">
        <w:r w:rsidR="006C1BB4">
          <w:t>A</w:t>
        </w:r>
      </w:ins>
      <w:r>
        <w:t xml:space="preserve">dministrators </w:t>
      </w:r>
      <w:del w:id="1364" w:author="Melanie Davies" w:date="2014-07-01T10:40:00Z">
        <w:r w:rsidDel="006C1BB4">
          <w:delText xml:space="preserve">are users who </w:delText>
        </w:r>
      </w:del>
      <w:r>
        <w:t>may manage</w:t>
      </w:r>
      <w:del w:id="1365" w:author="Melanie Davies" w:date="2014-07-01T10:40:00Z">
        <w:r w:rsidDel="006C1BB4">
          <w:delText>d</w:delText>
        </w:r>
      </w:del>
      <w:r>
        <w:t xml:space="preserve"> the access control of the project, edit the project information, and copy the project.  </w:t>
      </w:r>
    </w:p>
    <w:p w14:paraId="4F150E1D" w14:textId="36D68364" w:rsidR="00E2512A" w:rsidRDefault="00E2512A" w:rsidP="009E3D87">
      <w:pPr>
        <w:rPr>
          <w:b/>
        </w:rPr>
      </w:pPr>
      <w:r w:rsidRPr="00E2512A">
        <w:rPr>
          <w:b/>
        </w:rPr>
        <w:t>NOTE: It is recommended that at least one user from one of the organizations participating in the project be assigned a</w:t>
      </w:r>
      <w:r>
        <w:rPr>
          <w:b/>
        </w:rPr>
        <w:t>s</w:t>
      </w:r>
      <w:r w:rsidRPr="00E2512A">
        <w:rPr>
          <w:b/>
        </w:rPr>
        <w:t xml:space="preserve"> </w:t>
      </w:r>
      <w:r>
        <w:rPr>
          <w:b/>
        </w:rPr>
        <w:t>the p</w:t>
      </w:r>
      <w:r w:rsidRPr="00E2512A">
        <w:rPr>
          <w:b/>
        </w:rPr>
        <w:t>roject Administrator.</w:t>
      </w:r>
    </w:p>
    <w:p w14:paraId="047E84ED" w14:textId="24A92533" w:rsidR="00E2512A" w:rsidRPr="00E2512A" w:rsidRDefault="00E2512A" w:rsidP="009E3D87">
      <w:r>
        <w:t xml:space="preserve">The </w:t>
      </w:r>
      <w:ins w:id="1366" w:author="Melanie Davies" w:date="2014-07-01T16:45:00Z">
        <w:r w:rsidR="00FB4133">
          <w:t xml:space="preserve">project </w:t>
        </w:r>
      </w:ins>
      <w:del w:id="1367" w:author="Melanie Davies" w:date="2014-07-01T10:40:00Z">
        <w:r w:rsidDel="0005684A">
          <w:delText>Adminstrators</w:delText>
        </w:r>
      </w:del>
      <w:ins w:id="1368" w:author="Melanie Davies" w:date="2014-07-01T10:40:00Z">
        <w:r w:rsidR="0005684A">
          <w:t>Administrators</w:t>
        </w:r>
      </w:ins>
      <w:r>
        <w:t xml:space="preserve"> security group is configured as follows:</w:t>
      </w:r>
    </w:p>
    <w:p w14:paraId="567C992D" w14:textId="597A96E5" w:rsidR="00330C2A" w:rsidRDefault="00330C2A" w:rsidP="009E3D87">
      <w:r>
        <w:rPr>
          <w:noProof/>
        </w:rPr>
        <w:drawing>
          <wp:inline distT="0" distB="0" distL="0" distR="0" wp14:anchorId="3A35BE6B" wp14:editId="013E98DA">
            <wp:extent cx="5935345" cy="2378710"/>
            <wp:effectExtent l="0" t="0" r="825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345" cy="2378710"/>
                    </a:xfrm>
                    <a:prstGeom prst="rect">
                      <a:avLst/>
                    </a:prstGeom>
                    <a:noFill/>
                    <a:ln>
                      <a:noFill/>
                    </a:ln>
                  </pic:spPr>
                </pic:pic>
              </a:graphicData>
            </a:graphic>
          </wp:inline>
        </w:drawing>
      </w:r>
    </w:p>
    <w:p w14:paraId="2E722291" w14:textId="0FBAA6C6" w:rsidR="00AC5809" w:rsidRDefault="00AC5809" w:rsidP="00FB4133">
      <w:pPr>
        <w:pStyle w:val="Heading3"/>
        <w:rPr>
          <w:ins w:id="1369" w:author="Melanie Davies" w:date="2014-07-01T11:11:00Z"/>
        </w:rPr>
      </w:pPr>
      <w:bookmarkStart w:id="1370" w:name="_Toc391997097"/>
      <w:ins w:id="1371" w:author="Melanie Davies" w:date="2014-07-01T11:11:00Z">
        <w:r>
          <w:t>Project Access Control</w:t>
        </w:r>
      </w:ins>
      <w:ins w:id="1372" w:author="Melanie Davies" w:date="2014-07-01T16:45:00Z">
        <w:r w:rsidR="00FB4133">
          <w:t>:</w:t>
        </w:r>
      </w:ins>
      <w:ins w:id="1373" w:author="Melanie Davies" w:date="2014-07-01T11:11:00Z">
        <w:r>
          <w:t xml:space="preserve"> Group Administrators</w:t>
        </w:r>
        <w:bookmarkEnd w:id="1370"/>
      </w:ins>
    </w:p>
    <w:p w14:paraId="6BA4D7A9" w14:textId="77777777" w:rsidR="00AC5809" w:rsidRDefault="00AC5809" w:rsidP="00AC5809">
      <w:pPr>
        <w:pStyle w:val="Heading4"/>
        <w:rPr>
          <w:ins w:id="1374" w:author="Melanie Davies" w:date="2014-07-01T11:11:00Z"/>
        </w:rPr>
      </w:pPr>
      <w:ins w:id="1375" w:author="Melanie Davies" w:date="2014-07-01T11:11:00Z">
        <w:r>
          <w:t>Centralized</w:t>
        </w:r>
      </w:ins>
    </w:p>
    <w:p w14:paraId="32616A97" w14:textId="29343D6C" w:rsidR="00AC5809" w:rsidRPr="00AC5809" w:rsidRDefault="00AC5809" w:rsidP="00AC5809">
      <w:pPr>
        <w:rPr>
          <w:ins w:id="1376" w:author="Melanie Davies" w:date="2014-07-01T11:11:00Z"/>
        </w:rPr>
        <w:pPrChange w:id="1377" w:author="Melanie Davies" w:date="2014-07-01T11:11:00Z">
          <w:pPr>
            <w:pStyle w:val="Heading4"/>
          </w:pPr>
        </w:pPrChange>
      </w:pPr>
      <w:ins w:id="1378" w:author="Melanie Davies" w:date="2014-07-01T11:11:00Z">
        <w:r>
          <w:t xml:space="preserve">Only System Administrators have rights to </w:t>
        </w:r>
      </w:ins>
      <w:ins w:id="1379" w:author="Melanie Davies" w:date="2014-07-01T11:12:00Z">
        <w:r>
          <w:t>administer projects in the network.</w:t>
        </w:r>
      </w:ins>
    </w:p>
    <w:p w14:paraId="2DF25712" w14:textId="77777777" w:rsidR="00AC5809" w:rsidRDefault="00AC5809" w:rsidP="00AC5809">
      <w:pPr>
        <w:pStyle w:val="Heading4"/>
        <w:rPr>
          <w:ins w:id="1380" w:author="Melanie Davies" w:date="2014-07-01T11:11:00Z"/>
        </w:rPr>
      </w:pPr>
      <w:ins w:id="1381" w:author="Melanie Davies" w:date="2014-07-01T11:11:00Z">
        <w:r>
          <w:t>Decentralized</w:t>
        </w:r>
      </w:ins>
    </w:p>
    <w:p w14:paraId="64E61BE9" w14:textId="3A8E1612" w:rsidR="00AC5809" w:rsidRDefault="00AC5809" w:rsidP="00AC5809">
      <w:pPr>
        <w:rPr>
          <w:ins w:id="1382" w:author="Melanie Davies" w:date="2014-07-01T11:11:00Z"/>
        </w:rPr>
        <w:pPrChange w:id="1383" w:author="Melanie Davies" w:date="2014-07-01T11:12:00Z">
          <w:pPr>
            <w:pStyle w:val="Heading3"/>
            <w:numPr>
              <w:ilvl w:val="0"/>
              <w:numId w:val="0"/>
            </w:numPr>
            <w:ind w:left="0" w:firstLine="0"/>
          </w:pPr>
        </w:pPrChange>
      </w:pPr>
      <w:ins w:id="1384" w:author="Melanie Davies" w:date="2014-07-01T11:11:00Z">
        <w:r>
          <w:t xml:space="preserve">If Group Administrators were utilized in step </w:t>
        </w:r>
        <w:r w:rsidRPr="00FB4133">
          <w:rPr>
            <w:u w:val="single"/>
            <w:rPrChange w:id="1385" w:author="Melanie Davies" w:date="2014-07-01T16:45:00Z">
              <w:rPr/>
            </w:rPrChange>
          </w:rPr>
          <w:fldChar w:fldCharType="begin"/>
        </w:r>
        <w:r w:rsidRPr="00FB4133">
          <w:rPr>
            <w:u w:val="single"/>
            <w:rPrChange w:id="1386" w:author="Melanie Davies" w:date="2014-07-01T16:45:00Z">
              <w:rPr/>
            </w:rPrChange>
          </w:rPr>
          <w:instrText xml:space="preserve"> REF _Ref391976343 \h </w:instrText>
        </w:r>
        <w:r w:rsidRPr="00FB4133">
          <w:rPr>
            <w:u w:val="single"/>
            <w:rPrChange w:id="1387" w:author="Melanie Davies" w:date="2014-07-01T16:45:00Z">
              <w:rPr/>
            </w:rPrChange>
          </w:rPr>
        </w:r>
      </w:ins>
      <w:r w:rsidR="00FB4133">
        <w:rPr>
          <w:u w:val="single"/>
        </w:rPr>
        <w:instrText xml:space="preserve"> \* MERGEFORMAT </w:instrText>
      </w:r>
      <w:ins w:id="1388" w:author="Melanie Davies" w:date="2014-07-01T11:11:00Z">
        <w:r w:rsidRPr="00FB4133">
          <w:rPr>
            <w:u w:val="single"/>
            <w:rPrChange w:id="1389" w:author="Melanie Davies" w:date="2014-07-01T16:45:00Z">
              <w:rPr/>
            </w:rPrChange>
          </w:rPr>
          <w:fldChar w:fldCharType="separate"/>
        </w:r>
      </w:ins>
      <w:ins w:id="1390" w:author="Melanie Davies" w:date="2014-07-01T12:57:00Z">
        <w:r w:rsidR="003F1798" w:rsidRPr="00FB4133">
          <w:rPr>
            <w:u w:val="single"/>
            <w:rPrChange w:id="1391" w:author="Melanie Davies" w:date="2014-07-01T16:45:00Z">
              <w:rPr/>
            </w:rPrChange>
          </w:rPr>
          <w:t>Group Project Access Control Organization GroupAdministrators Security Group</w:t>
        </w:r>
      </w:ins>
      <w:ins w:id="1392" w:author="Melanie Davies" w:date="2014-07-01T11:11:00Z">
        <w:r w:rsidRPr="00FB4133">
          <w:rPr>
            <w:u w:val="single"/>
            <w:rPrChange w:id="1393" w:author="Melanie Davies" w:date="2014-07-01T16:45:00Z">
              <w:rPr/>
            </w:rPrChange>
          </w:rPr>
          <w:fldChar w:fldCharType="end"/>
        </w:r>
        <w:r>
          <w:t xml:space="preserve"> above, then they should be granted the same rights as project Administrators above.</w:t>
        </w:r>
      </w:ins>
    </w:p>
    <w:p w14:paraId="4791CDFF" w14:textId="37B66A8D" w:rsidR="003A5B8E" w:rsidRDefault="00E96823" w:rsidP="00FB4133">
      <w:pPr>
        <w:pStyle w:val="Heading3"/>
      </w:pPr>
      <w:bookmarkStart w:id="1394" w:name="_Toc391997098"/>
      <w:r>
        <w:t>Project Access Control</w:t>
      </w:r>
      <w:ins w:id="1395" w:author="Melanie Davies" w:date="2014-07-01T16:45:00Z">
        <w:r w:rsidR="00FB4133">
          <w:t>:</w:t>
        </w:r>
      </w:ins>
      <w:r>
        <w:t xml:space="preserve"> </w:t>
      </w:r>
      <w:r w:rsidR="003A5B8E">
        <w:t>Project DataMartAdministrators</w:t>
      </w:r>
      <w:bookmarkEnd w:id="1394"/>
    </w:p>
    <w:p w14:paraId="4EFBB5C5" w14:textId="24513E9A" w:rsidR="00330C2A" w:rsidRDefault="00E2512A" w:rsidP="009E3D87">
      <w:r>
        <w:t>DataMart administrators whose DataMarts participate in the project must be assigned rights to view and list requests within the project so they can submit queries to the DataMarts they administer.  The DataMartAdminstrators security group is configured as follows:</w:t>
      </w:r>
    </w:p>
    <w:p w14:paraId="213679FC" w14:textId="6D90CD0E" w:rsidR="00330C2A" w:rsidRDefault="00330C2A" w:rsidP="009E3D87">
      <w:commentRangeStart w:id="1396"/>
      <w:r>
        <w:rPr>
          <w:noProof/>
        </w:rPr>
        <w:lastRenderedPageBreak/>
        <w:drawing>
          <wp:inline distT="0" distB="0" distL="0" distR="0" wp14:anchorId="1FB6D2AF" wp14:editId="5CEC3A98">
            <wp:extent cx="5935345" cy="2395220"/>
            <wp:effectExtent l="0" t="0" r="825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345" cy="2395220"/>
                    </a:xfrm>
                    <a:prstGeom prst="rect">
                      <a:avLst/>
                    </a:prstGeom>
                    <a:noFill/>
                    <a:ln>
                      <a:noFill/>
                    </a:ln>
                  </pic:spPr>
                </pic:pic>
              </a:graphicData>
            </a:graphic>
          </wp:inline>
        </w:drawing>
      </w:r>
      <w:commentRangeEnd w:id="1396"/>
      <w:r w:rsidR="0005684A">
        <w:rPr>
          <w:rStyle w:val="CommentReference"/>
        </w:rPr>
        <w:commentReference w:id="1396"/>
      </w:r>
    </w:p>
    <w:p w14:paraId="2908D205" w14:textId="7CD48E39" w:rsidR="003A5B8E" w:rsidRDefault="00E96823" w:rsidP="00FB4133">
      <w:pPr>
        <w:pStyle w:val="Heading3"/>
      </w:pPr>
      <w:bookmarkStart w:id="1397" w:name="_Toc391997099"/>
      <w:commentRangeStart w:id="1398"/>
      <w:r>
        <w:t>Project Access Control</w:t>
      </w:r>
      <w:ins w:id="1399" w:author="Melanie Davies" w:date="2014-07-01T16:47:00Z">
        <w:r w:rsidR="00FB4133">
          <w:t>:</w:t>
        </w:r>
      </w:ins>
      <w:r>
        <w:t xml:space="preserve"> </w:t>
      </w:r>
      <w:r w:rsidR="003A5B8E">
        <w:t xml:space="preserve">Project </w:t>
      </w:r>
      <w:ins w:id="1400" w:author="Melanie Davies" w:date="2014-07-01T11:18:00Z">
        <w:r w:rsidR="00BA76C1">
          <w:t xml:space="preserve">Enhanced </w:t>
        </w:r>
      </w:ins>
      <w:r w:rsidR="003A5B8E">
        <w:t>Investigators</w:t>
      </w:r>
      <w:commentRangeEnd w:id="1398"/>
      <w:r w:rsidR="00BA76C1">
        <w:rPr>
          <w:rStyle w:val="CommentReference"/>
          <w:rFonts w:eastAsiaTheme="minorHAnsi" w:cstheme="minorBidi"/>
          <w:b w:val="0"/>
          <w:bCs w:val="0"/>
          <w:color w:val="auto"/>
        </w:rPr>
        <w:commentReference w:id="1398"/>
      </w:r>
      <w:bookmarkEnd w:id="1397"/>
    </w:p>
    <w:p w14:paraId="67178B3E" w14:textId="4C238A70" w:rsidR="00330C2A" w:rsidRDefault="00BA76C1" w:rsidP="009E3D87">
      <w:ins w:id="1401" w:author="Melanie Davies" w:date="2014-07-01T11:18:00Z">
        <w:r>
          <w:t xml:space="preserve">Enhanced </w:t>
        </w:r>
      </w:ins>
      <w:r w:rsidR="00E2512A">
        <w:t>Investigators who participate in the project must be assigned rights to view and list requests within the project so they can submit queries to the project DataMarts.</w:t>
      </w:r>
    </w:p>
    <w:p w14:paraId="16B13B23" w14:textId="0F272D5D" w:rsidR="00E2512A" w:rsidDel="00BA76C1" w:rsidRDefault="00E2512A" w:rsidP="009E3D87">
      <w:pPr>
        <w:rPr>
          <w:del w:id="1402" w:author="Melanie Davies" w:date="2014-07-01T11:21:00Z"/>
          <w:b/>
        </w:rPr>
      </w:pPr>
      <w:del w:id="1403" w:author="Melanie Davies" w:date="2014-07-01T11:21:00Z">
        <w:r w:rsidRPr="00E2512A" w:rsidDel="00BA76C1">
          <w:rPr>
            <w:b/>
          </w:rPr>
          <w:delText>NOTE: Since the “Project Template”/EnhancedInvestigators group inherits from “Project Template”/ Investigators group, there is no need to replicate these rights for Enhanced Investigators.</w:delText>
        </w:r>
      </w:del>
    </w:p>
    <w:p w14:paraId="2403C201" w14:textId="3A03B033" w:rsidR="00E2512A" w:rsidRPr="00E2512A" w:rsidRDefault="00E2512A" w:rsidP="009E3D87">
      <w:r>
        <w:t xml:space="preserve">The </w:t>
      </w:r>
      <w:ins w:id="1404" w:author="Melanie Davies" w:date="2014-07-01T11:21:00Z">
        <w:r w:rsidR="00BA76C1">
          <w:t xml:space="preserve">Enhanced </w:t>
        </w:r>
      </w:ins>
      <w:r>
        <w:t>Investigators security group is configured as follows:</w:t>
      </w:r>
    </w:p>
    <w:p w14:paraId="38EBBEA1" w14:textId="1B48F6F3" w:rsidR="00330C2A" w:rsidRDefault="00330C2A" w:rsidP="009E3D87">
      <w:commentRangeStart w:id="1405"/>
      <w:r>
        <w:rPr>
          <w:noProof/>
        </w:rPr>
        <w:drawing>
          <wp:inline distT="0" distB="0" distL="0" distR="0" wp14:anchorId="36C1CF8B" wp14:editId="52943884">
            <wp:extent cx="5941060" cy="239522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1060" cy="2395220"/>
                    </a:xfrm>
                    <a:prstGeom prst="rect">
                      <a:avLst/>
                    </a:prstGeom>
                    <a:noFill/>
                    <a:ln>
                      <a:noFill/>
                    </a:ln>
                  </pic:spPr>
                </pic:pic>
              </a:graphicData>
            </a:graphic>
          </wp:inline>
        </w:drawing>
      </w:r>
      <w:commentRangeEnd w:id="1405"/>
      <w:r w:rsidR="00BA76C1">
        <w:rPr>
          <w:rStyle w:val="CommentReference"/>
        </w:rPr>
        <w:commentReference w:id="1405"/>
      </w:r>
    </w:p>
    <w:p w14:paraId="38514A86" w14:textId="1996C826" w:rsidR="003A5B8E" w:rsidRDefault="00E96823" w:rsidP="00FB4133">
      <w:pPr>
        <w:pStyle w:val="Heading3"/>
      </w:pPr>
      <w:bookmarkStart w:id="1406" w:name="_Toc391997100"/>
      <w:r>
        <w:t xml:space="preserve">Project Access Control </w:t>
      </w:r>
      <w:r w:rsidR="003A5B8E">
        <w:t>Project Observers</w:t>
      </w:r>
      <w:bookmarkEnd w:id="1406"/>
    </w:p>
    <w:p w14:paraId="59367755" w14:textId="70546A49" w:rsidR="00330C2A" w:rsidRDefault="00BD0C3D" w:rsidP="009E3D87">
      <w:r>
        <w:t>Observers monitor the activities of the project.  They must be assigned rights to view the project and see requests issue within the project.  The Observers security group is configured as follows:</w:t>
      </w:r>
    </w:p>
    <w:p w14:paraId="4B285B7E" w14:textId="32A23E2F" w:rsidR="00330C2A" w:rsidRDefault="00330C2A" w:rsidP="009E3D87">
      <w:pPr>
        <w:rPr>
          <w:ins w:id="1407" w:author="Melanie Davies" w:date="2014-07-01T11:08:00Z"/>
        </w:rPr>
      </w:pPr>
      <w:r>
        <w:rPr>
          <w:noProof/>
        </w:rPr>
        <w:lastRenderedPageBreak/>
        <w:drawing>
          <wp:inline distT="0" distB="0" distL="0" distR="0" wp14:anchorId="2B214AFB" wp14:editId="1B6FFF4F">
            <wp:extent cx="5941060" cy="23952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1060" cy="2395220"/>
                    </a:xfrm>
                    <a:prstGeom prst="rect">
                      <a:avLst/>
                    </a:prstGeom>
                    <a:noFill/>
                    <a:ln>
                      <a:noFill/>
                    </a:ln>
                  </pic:spPr>
                </pic:pic>
              </a:graphicData>
            </a:graphic>
          </wp:inline>
        </w:drawing>
      </w:r>
    </w:p>
    <w:p w14:paraId="479038F0" w14:textId="5263B7A3" w:rsidR="00AC5809" w:rsidDel="00AC5809" w:rsidRDefault="00AC5809" w:rsidP="00660145">
      <w:pPr>
        <w:pStyle w:val="Heading2"/>
        <w:rPr>
          <w:del w:id="1408" w:author="Melanie Davies" w:date="2014-07-01T11:08:00Z"/>
        </w:rPr>
        <w:pPrChange w:id="1409" w:author="Melanie Davies" w:date="2014-07-01T16:27:00Z">
          <w:pPr/>
        </w:pPrChange>
      </w:pPr>
      <w:bookmarkStart w:id="1410" w:name="_Toc391997101"/>
      <w:bookmarkEnd w:id="1410"/>
    </w:p>
    <w:p w14:paraId="7160BAFE" w14:textId="2B983CB1" w:rsidR="003A5B8E" w:rsidDel="00AC5809" w:rsidRDefault="00E96823" w:rsidP="00660145">
      <w:pPr>
        <w:pStyle w:val="Heading2"/>
        <w:rPr>
          <w:del w:id="1411" w:author="Melanie Davies" w:date="2014-07-01T11:07:00Z"/>
        </w:rPr>
        <w:pPrChange w:id="1412" w:author="Melanie Davies" w:date="2014-07-01T16:27:00Z">
          <w:pPr>
            <w:pStyle w:val="Heading3"/>
          </w:pPr>
        </w:pPrChange>
      </w:pPr>
      <w:commentRangeStart w:id="1413"/>
      <w:del w:id="1414" w:author="Melanie Davies" w:date="2014-07-01T11:07:00Z">
        <w:r w:rsidDel="00AC5809">
          <w:delText xml:space="preserve">Project Access Control </w:delText>
        </w:r>
        <w:r w:rsidR="003A5B8E" w:rsidDel="00AC5809">
          <w:delText>Project QueryAdministrators</w:delText>
        </w:r>
        <w:commentRangeEnd w:id="1413"/>
        <w:r w:rsidR="005075B3" w:rsidDel="00AC5809">
          <w:rPr>
            <w:rStyle w:val="CommentReference"/>
            <w:rFonts w:eastAsiaTheme="minorHAnsi" w:cstheme="minorBidi"/>
            <w:b w:val="0"/>
            <w:bCs w:val="0"/>
            <w:color w:val="auto"/>
          </w:rPr>
          <w:commentReference w:id="1413"/>
        </w:r>
        <w:bookmarkStart w:id="1415" w:name="_Toc391997102"/>
        <w:bookmarkEnd w:id="1415"/>
      </w:del>
    </w:p>
    <w:p w14:paraId="15386BAA" w14:textId="4E9C185F" w:rsidR="00330C2A" w:rsidDel="00AC5809" w:rsidRDefault="00BD0C3D" w:rsidP="00660145">
      <w:pPr>
        <w:pStyle w:val="Heading2"/>
        <w:rPr>
          <w:del w:id="1416" w:author="Melanie Davies" w:date="2014-07-01T11:07:00Z"/>
        </w:rPr>
        <w:pPrChange w:id="1417" w:author="Melanie Davies" w:date="2014-07-01T16:27:00Z">
          <w:pPr/>
        </w:pPrChange>
      </w:pPr>
      <w:del w:id="1418" w:author="Melanie Davies" w:date="2014-07-01T11:07:00Z">
        <w:r w:rsidDel="00AC5809">
          <w:delText>Query Administrators are responsible for approving queries issued from investigators in their sub/organization.  They need to have rights to view the project and see requests submitted to the project that need their approval.  The QueryAdministrators group is configured as follows:</w:delText>
        </w:r>
        <w:bookmarkStart w:id="1419" w:name="_Toc391997103"/>
        <w:bookmarkEnd w:id="1419"/>
      </w:del>
    </w:p>
    <w:p w14:paraId="2AF0276E" w14:textId="5A3C64AE" w:rsidR="00330C2A" w:rsidRPr="009E3D87" w:rsidDel="00AC5809" w:rsidRDefault="00E422E5" w:rsidP="00660145">
      <w:pPr>
        <w:pStyle w:val="Heading2"/>
        <w:rPr>
          <w:del w:id="1420" w:author="Melanie Davies" w:date="2014-07-01T11:07:00Z"/>
        </w:rPr>
        <w:pPrChange w:id="1421" w:author="Melanie Davies" w:date="2014-07-01T16:27:00Z">
          <w:pPr/>
        </w:pPrChange>
      </w:pPr>
      <w:del w:id="1422" w:author="Melanie Davies" w:date="2014-07-01T11:07:00Z">
        <w:r w:rsidDel="00AC5809">
          <w:rPr>
            <w:noProof/>
          </w:rPr>
          <w:drawing>
            <wp:inline distT="0" distB="0" distL="0" distR="0" wp14:anchorId="14AC71B4" wp14:editId="41087E66">
              <wp:extent cx="5941060" cy="23952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1060" cy="2395220"/>
                      </a:xfrm>
                      <a:prstGeom prst="rect">
                        <a:avLst/>
                      </a:prstGeom>
                      <a:noFill/>
                      <a:ln>
                        <a:noFill/>
                      </a:ln>
                    </pic:spPr>
                  </pic:pic>
                </a:graphicData>
              </a:graphic>
            </wp:inline>
          </w:drawing>
        </w:r>
        <w:bookmarkStart w:id="1423" w:name="_Toc391997104"/>
        <w:bookmarkEnd w:id="1423"/>
      </w:del>
    </w:p>
    <w:p w14:paraId="13DCE64A" w14:textId="0C652627" w:rsidR="00A018B1" w:rsidRDefault="003A5B8E" w:rsidP="00660145">
      <w:pPr>
        <w:pStyle w:val="Heading2"/>
      </w:pPr>
      <w:bookmarkStart w:id="1424" w:name="_Toc391997105"/>
      <w:r>
        <w:t xml:space="preserve">Project </w:t>
      </w:r>
      <w:r w:rsidR="00A018B1">
        <w:t>Default DataMart ACL</w:t>
      </w:r>
      <w:bookmarkEnd w:id="1424"/>
    </w:p>
    <w:p w14:paraId="3488FB97" w14:textId="0E4E0EF1" w:rsidR="00E422E5" w:rsidRPr="00E422E5" w:rsidRDefault="007254D0" w:rsidP="00E422E5">
      <w:r>
        <w:t xml:space="preserve">The Default DataMart ACL panel is used to configure default rights for all DataMarts that are used in the project.  </w:t>
      </w:r>
      <w:r w:rsidR="000C5979">
        <w:t>At this time, it is not recommended that any settings be applied in this panel.</w:t>
      </w:r>
    </w:p>
    <w:p w14:paraId="23252004" w14:textId="6D671255" w:rsidR="00A018B1" w:rsidRDefault="003A5B8E" w:rsidP="00660145">
      <w:pPr>
        <w:pStyle w:val="Heading2"/>
      </w:pPr>
      <w:bookmarkStart w:id="1425" w:name="_Toc391997106"/>
      <w:r>
        <w:t xml:space="preserve">Project </w:t>
      </w:r>
      <w:r w:rsidR="00A018B1">
        <w:t>Default Request ACL</w:t>
      </w:r>
      <w:bookmarkEnd w:id="1425"/>
    </w:p>
    <w:p w14:paraId="2E3C66E6" w14:textId="73F40019" w:rsidR="00055E1C" w:rsidDel="00FB4133" w:rsidRDefault="000C5979" w:rsidP="000C5979">
      <w:pPr>
        <w:rPr>
          <w:del w:id="1426" w:author="Melanie Davies" w:date="2014-07-01T16:46:00Z"/>
        </w:rPr>
      </w:pPr>
      <w:r>
        <w:t xml:space="preserve">The Default Request ACL panel is used to configure default rights for all requests that are issued within the project.  </w:t>
      </w:r>
      <w:r w:rsidR="0012658F">
        <w:t>The “Project Template” has a set of assignments to its security groups.</w:t>
      </w:r>
    </w:p>
    <w:p w14:paraId="2F2CDB01" w14:textId="0814FE30" w:rsidR="003A5B8E" w:rsidDel="0005684A" w:rsidRDefault="003A5B8E" w:rsidP="001F414C">
      <w:pPr>
        <w:pStyle w:val="Heading3"/>
        <w:rPr>
          <w:del w:id="1427" w:author="Melanie Davies" w:date="2014-07-01T10:47:00Z"/>
        </w:rPr>
      </w:pPr>
      <w:del w:id="1428" w:author="Melanie Davies" w:date="2014-07-01T10:47:00Z">
        <w:r w:rsidDel="0005684A">
          <w:delText>Project Default Request DataMartAdministrators ACL</w:delText>
        </w:r>
      </w:del>
    </w:p>
    <w:p w14:paraId="72B4BDC8" w14:textId="6393DC19" w:rsidR="0012658F" w:rsidDel="0005684A" w:rsidRDefault="0012658F" w:rsidP="000C5979">
      <w:pPr>
        <w:rPr>
          <w:del w:id="1429" w:author="Melanie Davies" w:date="2014-07-01T10:47:00Z"/>
        </w:rPr>
      </w:pPr>
      <w:commentRangeStart w:id="1430"/>
      <w:del w:id="1431" w:author="Melanie Davies" w:date="2014-07-01T10:47:00Z">
        <w:r w:rsidDel="0005684A">
          <w:delText>The DataMartAdministrators group is assigned the right to subscribe to the Results Viewed event so that the user is notified when an investigator views the results from their DataMart.</w:delText>
        </w:r>
      </w:del>
      <w:commentRangeEnd w:id="1430"/>
      <w:r w:rsidR="0005684A">
        <w:rPr>
          <w:rStyle w:val="CommentReference"/>
        </w:rPr>
        <w:commentReference w:id="1430"/>
      </w:r>
    </w:p>
    <w:p w14:paraId="5E444ED5" w14:textId="5926F74E" w:rsidR="00055E1C" w:rsidRDefault="00055E1C" w:rsidP="000C5979">
      <w:del w:id="1432" w:author="Melanie Davies" w:date="2014-07-01T10:47:00Z">
        <w:r w:rsidDel="0005684A">
          <w:rPr>
            <w:noProof/>
          </w:rPr>
          <w:drawing>
            <wp:inline distT="0" distB="0" distL="0" distR="0" wp14:anchorId="32B90384" wp14:editId="46EA573C">
              <wp:extent cx="5935345" cy="3438525"/>
              <wp:effectExtent l="0" t="0" r="825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345" cy="3438525"/>
                      </a:xfrm>
                      <a:prstGeom prst="rect">
                        <a:avLst/>
                      </a:prstGeom>
                      <a:noFill/>
                      <a:ln>
                        <a:noFill/>
                      </a:ln>
                    </pic:spPr>
                  </pic:pic>
                </a:graphicData>
              </a:graphic>
            </wp:inline>
          </w:drawing>
        </w:r>
      </w:del>
    </w:p>
    <w:p w14:paraId="48EB5C7E" w14:textId="45577DD9" w:rsidR="003A5B8E" w:rsidRDefault="003A5B8E" w:rsidP="00FB4133">
      <w:pPr>
        <w:pStyle w:val="Heading3"/>
      </w:pPr>
      <w:bookmarkStart w:id="1433" w:name="_Toc391997107"/>
      <w:r>
        <w:t>Project Default Request</w:t>
      </w:r>
      <w:ins w:id="1434" w:author="Melanie Davies" w:date="2014-07-01T16:46:00Z">
        <w:r w:rsidR="00FB4133">
          <w:t>:</w:t>
        </w:r>
      </w:ins>
      <w:r>
        <w:t xml:space="preserve"> Enhanced</w:t>
      </w:r>
      <w:ins w:id="1435" w:author="Melanie Davies" w:date="2014-07-01T16:46:00Z">
        <w:r w:rsidR="00FB4133">
          <w:t xml:space="preserve"> </w:t>
        </w:r>
      </w:ins>
      <w:r>
        <w:t>Investigators</w:t>
      </w:r>
      <w:bookmarkEnd w:id="1433"/>
      <w:del w:id="1436" w:author="Melanie Davies" w:date="2014-07-01T16:46:00Z">
        <w:r w:rsidDel="00FB4133">
          <w:delText xml:space="preserve"> ACL</w:delText>
        </w:r>
      </w:del>
    </w:p>
    <w:p w14:paraId="5B9ECD46" w14:textId="1305BF7E" w:rsidR="00055E1C" w:rsidRDefault="00BD13C9" w:rsidP="000C5979">
      <w:pPr>
        <w:rPr>
          <w:ins w:id="1437" w:author="Melanie Davies" w:date="2014-07-01T10:49:00Z"/>
        </w:rPr>
      </w:pPr>
      <w:r>
        <w:t xml:space="preserve">Project </w:t>
      </w:r>
      <w:r w:rsidR="0012658F">
        <w:t>Enhanced</w:t>
      </w:r>
      <w:ins w:id="1438" w:author="Melanie Davies" w:date="2014-07-01T16:46:00Z">
        <w:r w:rsidR="00FB4133">
          <w:t xml:space="preserve"> </w:t>
        </w:r>
      </w:ins>
      <w:r w:rsidR="0012658F">
        <w:t xml:space="preserve">Investigators have rights that allow them to </w:t>
      </w:r>
      <w:ins w:id="1439" w:author="Melanie Davies" w:date="2014-07-01T10:48:00Z">
        <w:r w:rsidR="0005684A">
          <w:t xml:space="preserve">delete their draft requests, change DataMart routings after submission, </w:t>
        </w:r>
      </w:ins>
      <w:r>
        <w:t>skip request approval</w:t>
      </w:r>
      <w:ins w:id="1440" w:author="Melanie Davies" w:date="2014-07-01T10:48:00Z">
        <w:r w:rsidR="0005684A">
          <w:t>,</w:t>
        </w:r>
      </w:ins>
      <w:ins w:id="1441" w:author="Melanie Davies" w:date="2014-07-01T16:46:00Z">
        <w:r w:rsidR="00FB4133">
          <w:t xml:space="preserve"> </w:t>
        </w:r>
      </w:ins>
      <w:del w:id="1442" w:author="Melanie Davies" w:date="2014-07-01T10:48:00Z">
        <w:r w:rsidDel="0005684A">
          <w:delText xml:space="preserve"> and </w:delText>
        </w:r>
      </w:del>
      <w:r w:rsidR="0012658F">
        <w:t xml:space="preserve">view </w:t>
      </w:r>
      <w:r>
        <w:t xml:space="preserve">individual </w:t>
      </w:r>
      <w:r w:rsidR="003A5B8E">
        <w:t>r</w:t>
      </w:r>
      <w:r>
        <w:t>esults</w:t>
      </w:r>
      <w:ins w:id="1443" w:author="Melanie Davies" w:date="2014-07-01T10:48:00Z">
        <w:r w:rsidR="0005684A">
          <w:t xml:space="preserve">, </w:t>
        </w:r>
      </w:ins>
      <w:ins w:id="1444" w:author="Melanie Davies" w:date="2014-07-01T10:49:00Z">
        <w:r w:rsidR="0005684A">
          <w:t xml:space="preserve">and </w:t>
        </w:r>
      </w:ins>
      <w:ins w:id="1445" w:author="Melanie Davies" w:date="2014-07-01T10:48:00Z">
        <w:r w:rsidR="0005684A">
          <w:t xml:space="preserve">view </w:t>
        </w:r>
      </w:ins>
      <w:ins w:id="1446" w:author="Melanie Davies" w:date="2014-07-01T16:46:00Z">
        <w:r w:rsidR="00FB4133">
          <w:t>the history of their requests</w:t>
        </w:r>
      </w:ins>
      <w:ins w:id="1447" w:author="Melanie Davies" w:date="2014-07-01T10:48:00Z">
        <w:r w:rsidR="0005684A">
          <w:t>.</w:t>
        </w:r>
      </w:ins>
      <w:del w:id="1448" w:author="Melanie Davies" w:date="2014-07-01T10:48:00Z">
        <w:r w:rsidDel="0005684A">
          <w:delText xml:space="preserve">. </w:delText>
        </w:r>
      </w:del>
    </w:p>
    <w:p w14:paraId="70E99225" w14:textId="6C9E8ABD" w:rsidR="0005684A" w:rsidRPr="0005684A" w:rsidRDefault="0005684A" w:rsidP="000C5979">
      <w:pPr>
        <w:rPr>
          <w:b/>
          <w:rPrChange w:id="1449" w:author="Melanie Davies" w:date="2014-07-01T10:49:00Z">
            <w:rPr/>
          </w:rPrChange>
        </w:rPr>
      </w:pPr>
      <w:commentRangeStart w:id="1450"/>
      <w:ins w:id="1451" w:author="Melanie Davies" w:date="2014-07-01T10:49:00Z">
        <w:r>
          <w:rPr>
            <w:b/>
          </w:rPr>
          <w:t xml:space="preserve">Note: There are certain rights that </w:t>
        </w:r>
      </w:ins>
      <w:ins w:id="1452" w:author="Melanie Davies" w:date="2014-07-01T10:52:00Z">
        <w:r w:rsidR="005075B3">
          <w:rPr>
            <w:b/>
          </w:rPr>
          <w:t>users</w:t>
        </w:r>
      </w:ins>
      <w:ins w:id="1453" w:author="Melanie Davies" w:date="2014-07-01T10:49:00Z">
        <w:r>
          <w:rPr>
            <w:b/>
          </w:rPr>
          <w:t xml:space="preserve"> receive implicitly if they have rights to submit requests. These include </w:t>
        </w:r>
      </w:ins>
      <w:ins w:id="1454" w:author="Melanie Davies" w:date="2014-07-01T10:50:00Z">
        <w:r>
          <w:rPr>
            <w:b/>
          </w:rPr>
          <w:t>the</w:t>
        </w:r>
      </w:ins>
      <w:ins w:id="1455" w:author="Melanie Davies" w:date="2014-07-01T10:49:00Z">
        <w:r>
          <w:rPr>
            <w:b/>
          </w:rPr>
          <w:t xml:space="preserve"> </w:t>
        </w:r>
      </w:ins>
      <w:ins w:id="1456" w:author="Melanie Davies" w:date="2014-07-01T10:50:00Z">
        <w:r>
          <w:rPr>
            <w:b/>
          </w:rPr>
          <w:t xml:space="preserve">rights to view their requests, edit their draft requests, view the results of their requests, and </w:t>
        </w:r>
      </w:ins>
      <w:ins w:id="1457" w:author="Melanie Davies" w:date="2014-07-01T16:46:00Z">
        <w:r w:rsidR="00FB4133">
          <w:rPr>
            <w:b/>
          </w:rPr>
          <w:t>subscribe to</w:t>
        </w:r>
      </w:ins>
      <w:ins w:id="1458" w:author="Melanie Davies" w:date="2014-07-01T10:50:00Z">
        <w:r>
          <w:rPr>
            <w:b/>
          </w:rPr>
          <w:t xml:space="preserve"> notifications regarding their requests. </w:t>
        </w:r>
      </w:ins>
      <w:ins w:id="1459" w:author="Melanie Davies" w:date="2014-07-01T10:51:00Z">
        <w:r>
          <w:rPr>
            <w:b/>
          </w:rPr>
          <w:t>The rights granted in the Default Request ACL panel apply to every request in the project that the user has permission</w:t>
        </w:r>
        <w:r w:rsidR="005075B3">
          <w:rPr>
            <w:b/>
          </w:rPr>
          <w:t xml:space="preserve"> to view. Therefore security groups should only be granted the Read right if they should </w:t>
        </w:r>
      </w:ins>
      <w:ins w:id="1460" w:author="Melanie Davies" w:date="2014-07-01T10:52:00Z">
        <w:r w:rsidR="005075B3">
          <w:rPr>
            <w:b/>
          </w:rPr>
          <w:t>be able to view</w:t>
        </w:r>
      </w:ins>
      <w:ins w:id="1461" w:author="Melanie Davies" w:date="2014-07-01T10:51:00Z">
        <w:r w:rsidR="005075B3">
          <w:rPr>
            <w:b/>
          </w:rPr>
          <w:t xml:space="preserve"> every request in the Project</w:t>
        </w:r>
      </w:ins>
      <w:ins w:id="1462" w:author="Melanie Davies" w:date="2014-07-01T10:52:00Z">
        <w:r w:rsidR="005075B3">
          <w:rPr>
            <w:b/>
          </w:rPr>
          <w:t xml:space="preserve">. If they do not have </w:t>
        </w:r>
      </w:ins>
      <w:ins w:id="1463" w:author="Melanie Davies" w:date="2014-07-01T10:53:00Z">
        <w:r w:rsidR="005075B3">
          <w:rPr>
            <w:b/>
          </w:rPr>
          <w:t>the</w:t>
        </w:r>
      </w:ins>
      <w:ins w:id="1464" w:author="Melanie Davies" w:date="2014-07-01T10:52:00Z">
        <w:r w:rsidR="005075B3">
          <w:rPr>
            <w:b/>
          </w:rPr>
          <w:t xml:space="preserve"> </w:t>
        </w:r>
      </w:ins>
      <w:ins w:id="1465" w:author="Melanie Davies" w:date="2014-07-01T10:53:00Z">
        <w:r w:rsidR="005075B3">
          <w:rPr>
            <w:b/>
          </w:rPr>
          <w:t xml:space="preserve">Read right, then the rights selected in this panel will only apply to the requests that the user has </w:t>
        </w:r>
      </w:ins>
      <w:ins w:id="1466" w:author="Melanie Davies" w:date="2014-07-01T16:46:00Z">
        <w:r w:rsidR="00FB4133">
          <w:rPr>
            <w:b/>
          </w:rPr>
          <w:t>created</w:t>
        </w:r>
      </w:ins>
      <w:ins w:id="1467" w:author="Melanie Davies" w:date="2014-07-01T10:53:00Z">
        <w:r w:rsidR="005075B3">
          <w:rPr>
            <w:b/>
          </w:rPr>
          <w:t>.</w:t>
        </w:r>
      </w:ins>
      <w:commentRangeEnd w:id="1450"/>
      <w:ins w:id="1468" w:author="Melanie Davies" w:date="2014-07-01T10:55:00Z">
        <w:r w:rsidR="005075B3">
          <w:rPr>
            <w:rStyle w:val="CommentReference"/>
          </w:rPr>
          <w:commentReference w:id="1450"/>
        </w:r>
      </w:ins>
    </w:p>
    <w:p w14:paraId="48CBA77E" w14:textId="2A9CBDFA" w:rsidR="00055E1C" w:rsidDel="00BA76C1" w:rsidRDefault="00055E1C" w:rsidP="000C5979">
      <w:pPr>
        <w:rPr>
          <w:del w:id="1469" w:author="Melanie Davies" w:date="2014-07-01T11:13:00Z"/>
        </w:rPr>
      </w:pPr>
      <w:commentRangeStart w:id="1470"/>
      <w:r>
        <w:rPr>
          <w:noProof/>
        </w:rPr>
        <w:lastRenderedPageBreak/>
        <w:drawing>
          <wp:inline distT="0" distB="0" distL="0" distR="0" wp14:anchorId="038AC6F5" wp14:editId="5C6505CF">
            <wp:extent cx="5941060" cy="344424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1060" cy="3444240"/>
                    </a:xfrm>
                    <a:prstGeom prst="rect">
                      <a:avLst/>
                    </a:prstGeom>
                    <a:noFill/>
                    <a:ln>
                      <a:noFill/>
                    </a:ln>
                  </pic:spPr>
                </pic:pic>
              </a:graphicData>
            </a:graphic>
          </wp:inline>
        </w:drawing>
      </w:r>
      <w:commentRangeEnd w:id="1470"/>
      <w:r w:rsidR="005075B3">
        <w:rPr>
          <w:rStyle w:val="CommentReference"/>
        </w:rPr>
        <w:commentReference w:id="1470"/>
      </w:r>
    </w:p>
    <w:p w14:paraId="280605F8" w14:textId="5349DF9E" w:rsidR="003A5B8E" w:rsidDel="005075B3" w:rsidRDefault="003A5B8E" w:rsidP="001F414C">
      <w:pPr>
        <w:pStyle w:val="Heading3"/>
        <w:rPr>
          <w:del w:id="1471" w:author="Melanie Davies" w:date="2014-07-01T10:54:00Z"/>
        </w:rPr>
      </w:pPr>
      <w:commentRangeStart w:id="1472"/>
      <w:del w:id="1473" w:author="Melanie Davies" w:date="2014-07-01T10:54:00Z">
        <w:r w:rsidDel="005075B3">
          <w:delText>Project Default Request Investigators ACL</w:delText>
        </w:r>
      </w:del>
    </w:p>
    <w:p w14:paraId="5A30E940" w14:textId="3546FDF8" w:rsidR="00055E1C" w:rsidDel="005075B3" w:rsidRDefault="00BD13C9" w:rsidP="000C5979">
      <w:pPr>
        <w:rPr>
          <w:del w:id="1474" w:author="Melanie Davies" w:date="2014-07-01T10:54:00Z"/>
        </w:rPr>
      </w:pPr>
      <w:del w:id="1475" w:author="Melanie Davies" w:date="2014-07-01T10:54:00Z">
        <w:r w:rsidDel="005075B3">
          <w:delText>Project Investigators have rights to subscribe to the event that notifies them whenever a request status changes for requests they submit</w:delText>
        </w:r>
      </w:del>
      <w:commentRangeEnd w:id="1472"/>
      <w:r w:rsidR="005075B3">
        <w:rPr>
          <w:rStyle w:val="CommentReference"/>
        </w:rPr>
        <w:commentReference w:id="1472"/>
      </w:r>
      <w:del w:id="1476" w:author="Melanie Davies" w:date="2014-07-01T10:54:00Z">
        <w:r w:rsidDel="005075B3">
          <w:delText>.</w:delText>
        </w:r>
      </w:del>
    </w:p>
    <w:p w14:paraId="7E6DF5F3" w14:textId="44FA2B10" w:rsidR="00055E1C" w:rsidRDefault="00055E1C" w:rsidP="000C5979">
      <w:del w:id="1477" w:author="Melanie Davies" w:date="2014-07-01T10:54:00Z">
        <w:r w:rsidDel="005075B3">
          <w:rPr>
            <w:noProof/>
          </w:rPr>
          <w:drawing>
            <wp:inline distT="0" distB="0" distL="0" distR="0" wp14:anchorId="2F4B3565" wp14:editId="4C52D150">
              <wp:extent cx="5935345" cy="3438525"/>
              <wp:effectExtent l="0" t="0" r="825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345" cy="3438525"/>
                      </a:xfrm>
                      <a:prstGeom prst="rect">
                        <a:avLst/>
                      </a:prstGeom>
                      <a:noFill/>
                      <a:ln>
                        <a:noFill/>
                      </a:ln>
                    </pic:spPr>
                  </pic:pic>
                </a:graphicData>
              </a:graphic>
            </wp:inline>
          </w:drawing>
        </w:r>
      </w:del>
    </w:p>
    <w:p w14:paraId="2FBECF0F" w14:textId="5CD32620" w:rsidR="003A5B8E" w:rsidRDefault="003A5B8E" w:rsidP="00FB4133">
      <w:pPr>
        <w:pStyle w:val="Heading3"/>
      </w:pPr>
      <w:bookmarkStart w:id="1478" w:name="_Toc391997108"/>
      <w:r>
        <w:t>Project Default Request</w:t>
      </w:r>
      <w:ins w:id="1479" w:author="Melanie Davies" w:date="2014-07-01T16:47:00Z">
        <w:r w:rsidR="00FB4133">
          <w:t>:</w:t>
        </w:r>
      </w:ins>
      <w:r>
        <w:t xml:space="preserve"> Observers</w:t>
      </w:r>
      <w:bookmarkEnd w:id="1478"/>
      <w:r>
        <w:t xml:space="preserve"> </w:t>
      </w:r>
      <w:del w:id="1480" w:author="Melanie Davies" w:date="2014-07-01T16:46:00Z">
        <w:r w:rsidDel="00FB4133">
          <w:delText>ACL</w:delText>
        </w:r>
      </w:del>
    </w:p>
    <w:p w14:paraId="6809E636" w14:textId="44212F62" w:rsidR="00055E1C" w:rsidRDefault="00BD13C9" w:rsidP="000C5979">
      <w:r>
        <w:t xml:space="preserve">Project Observers have rights to view all requests submitted within the project, see their request status, </w:t>
      </w:r>
      <w:ins w:id="1481" w:author="Melanie Davies" w:date="2014-07-01T10:56:00Z">
        <w:r w:rsidR="005075B3">
          <w:t xml:space="preserve">view history, </w:t>
        </w:r>
      </w:ins>
      <w:r>
        <w:t>and subscribe to events that notify them when a request status changes.</w:t>
      </w:r>
    </w:p>
    <w:p w14:paraId="553E8F1D" w14:textId="6A4C0670" w:rsidR="00055E1C" w:rsidRDefault="00055E1C" w:rsidP="000C5979">
      <w:commentRangeStart w:id="1482"/>
      <w:r>
        <w:rPr>
          <w:noProof/>
        </w:rPr>
        <w:drawing>
          <wp:inline distT="0" distB="0" distL="0" distR="0" wp14:anchorId="0790F8FA" wp14:editId="4CE4382D">
            <wp:extent cx="5943600" cy="3474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commentRangeEnd w:id="1482"/>
      <w:r w:rsidR="005075B3">
        <w:rPr>
          <w:rStyle w:val="CommentReference"/>
        </w:rPr>
        <w:commentReference w:id="1482"/>
      </w:r>
    </w:p>
    <w:p w14:paraId="301272F0" w14:textId="79E8A74C" w:rsidR="00A018B1" w:rsidRDefault="003A5B8E" w:rsidP="00660145">
      <w:pPr>
        <w:pStyle w:val="Heading2"/>
      </w:pPr>
      <w:bookmarkStart w:id="1483" w:name="_Toc391997109"/>
      <w:r>
        <w:lastRenderedPageBreak/>
        <w:t xml:space="preserve">Project </w:t>
      </w:r>
      <w:r w:rsidR="00A018B1">
        <w:t>Security Groups</w:t>
      </w:r>
      <w:bookmarkEnd w:id="1483"/>
    </w:p>
    <w:p w14:paraId="06972339" w14:textId="23E92467" w:rsidR="00055E1C" w:rsidRDefault="00055E1C" w:rsidP="00055E1C">
      <w:r>
        <w:t xml:space="preserve">Projects have a set of security groups that </w:t>
      </w:r>
      <w:del w:id="1484" w:author="Melanie Davies" w:date="2014-07-01T10:59:00Z">
        <w:r w:rsidDel="005075B3">
          <w:delText xml:space="preserve">contain </w:delText>
        </w:r>
      </w:del>
      <w:ins w:id="1485" w:author="Melanie Davies" w:date="2014-07-01T10:59:00Z">
        <w:r w:rsidR="005075B3">
          <w:t xml:space="preserve">may </w:t>
        </w:r>
      </w:ins>
      <w:r>
        <w:t>be assigned rights within the project.  The</w:t>
      </w:r>
      <w:ins w:id="1486" w:author="Melanie Davies" w:date="2014-07-01T10:59:00Z">
        <w:r w:rsidR="005075B3">
          <w:t>se</w:t>
        </w:r>
      </w:ins>
      <w:del w:id="1487" w:author="Melanie Davies" w:date="2014-07-01T10:59:00Z">
        <w:r w:rsidDel="005075B3">
          <w:delText>re are a set of</w:delText>
        </w:r>
      </w:del>
      <w:r>
        <w:t xml:space="preserve"> groups </w:t>
      </w:r>
      <w:del w:id="1488" w:author="Melanie Davies" w:date="2014-07-01T10:59:00Z">
        <w:r w:rsidDel="005075B3">
          <w:delText xml:space="preserve">that </w:delText>
        </w:r>
      </w:del>
      <w:r>
        <w:t>match those from organizations.  The security groups in “Template Project” ha</w:t>
      </w:r>
      <w:del w:id="1489" w:author="Melanie Davies" w:date="2014-07-01T16:48:00Z">
        <w:r w:rsidDel="00FB4133">
          <w:delText>s</w:delText>
        </w:r>
      </w:del>
      <w:ins w:id="1490" w:author="Melanie Davies" w:date="2014-07-01T16:48:00Z">
        <w:r w:rsidR="00FB4133">
          <w:t>ve</w:t>
        </w:r>
      </w:ins>
      <w:r>
        <w:t xml:space="preserve"> </w:t>
      </w:r>
      <w:ins w:id="1491" w:author="Melanie Davies" w:date="2014-07-01T11:00:00Z">
        <w:r w:rsidR="005075B3">
          <w:t xml:space="preserve">the </w:t>
        </w:r>
      </w:ins>
      <w:r>
        <w:t xml:space="preserve">ACL assignments </w:t>
      </w:r>
      <w:del w:id="1492" w:author="Melanie Davies" w:date="2014-07-01T16:48:00Z">
        <w:r w:rsidDel="00FB4133">
          <w:delText xml:space="preserve">to these groups are </w:delText>
        </w:r>
      </w:del>
      <w:r>
        <w:t xml:space="preserve">presented in the above sections.  </w:t>
      </w:r>
    </w:p>
    <w:p w14:paraId="019FECB4" w14:textId="581E32F6" w:rsidR="00055E1C" w:rsidRDefault="00055E1C" w:rsidP="00055E1C">
      <w:r>
        <w:t>The Enhanced</w:t>
      </w:r>
      <w:ins w:id="1493" w:author="Melanie Davies" w:date="2014-07-01T16:47:00Z">
        <w:r w:rsidR="00FB4133">
          <w:t xml:space="preserve"> </w:t>
        </w:r>
      </w:ins>
      <w:r>
        <w:t>Investigators group inherits the rights assigned from the Investigators group as follows:</w:t>
      </w:r>
    </w:p>
    <w:p w14:paraId="4EEC4D6B" w14:textId="4B7A09E6" w:rsidR="00055E1C" w:rsidRPr="00055E1C" w:rsidRDefault="00055E1C" w:rsidP="00055E1C">
      <w:r>
        <w:rPr>
          <w:noProof/>
        </w:rPr>
        <w:drawing>
          <wp:inline distT="0" distB="0" distL="0" distR="0" wp14:anchorId="7E3907B5" wp14:editId="3FCA35AD">
            <wp:extent cx="5943600" cy="11887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23840397" w14:textId="4CFF518F" w:rsidR="00A018B1" w:rsidRDefault="003A5B8E" w:rsidP="00660145">
      <w:pPr>
        <w:pStyle w:val="Heading2"/>
      </w:pPr>
      <w:bookmarkStart w:id="1494" w:name="_Toc391997110"/>
      <w:r>
        <w:t xml:space="preserve">Project </w:t>
      </w:r>
      <w:r w:rsidR="00A018B1">
        <w:t>DataMarts</w:t>
      </w:r>
      <w:bookmarkEnd w:id="1494"/>
    </w:p>
    <w:p w14:paraId="3BD2175E" w14:textId="4A54756A" w:rsidR="00181EAE" w:rsidRDefault="001477F4" w:rsidP="00181EAE">
      <w:r>
        <w:t xml:space="preserve">The DataMarts panel </w:t>
      </w:r>
      <w:r w:rsidR="004F5FEC">
        <w:t xml:space="preserve">is used to select DataMarts to participate in a project.  </w:t>
      </w:r>
      <w:r w:rsidR="00181EAE">
        <w:t>F</w:t>
      </w:r>
      <w:r w:rsidR="004F5FEC">
        <w:t xml:space="preserve">or a DataMart to be eligible for participation in a project, its organization or parent organization must be a member of the project’s group parent.  Once a DataMart is added to the project, it can be configured for use within the project.  </w:t>
      </w:r>
    </w:p>
    <w:p w14:paraId="71E359A9" w14:textId="05D7388F" w:rsidR="00181EAE" w:rsidRDefault="00181EAE" w:rsidP="00181EAE">
      <w:r>
        <w:t>DataMart ACLs may be configured at three locations:</w:t>
      </w:r>
    </w:p>
    <w:p w14:paraId="39F39E8F" w14:textId="77777777" w:rsidR="00181EAE" w:rsidRDefault="00181EAE" w:rsidP="00181EAE">
      <w:pPr>
        <w:pStyle w:val="ListParagraph"/>
        <w:numPr>
          <w:ilvl w:val="0"/>
          <w:numId w:val="48"/>
        </w:numPr>
      </w:pPr>
      <w:r>
        <w:t>ACL panel on the DataMart page</w:t>
      </w:r>
    </w:p>
    <w:p w14:paraId="521698A8" w14:textId="77777777" w:rsidR="00181EAE" w:rsidRDefault="00181EAE" w:rsidP="00181EAE">
      <w:pPr>
        <w:pStyle w:val="ListParagraph"/>
        <w:numPr>
          <w:ilvl w:val="0"/>
          <w:numId w:val="48"/>
        </w:numPr>
      </w:pPr>
      <w:r>
        <w:t>Default DataMart ACL panel on the DataMart’s organization page</w:t>
      </w:r>
    </w:p>
    <w:p w14:paraId="47EB5486" w14:textId="77777777" w:rsidR="00181EAE" w:rsidRDefault="00181EAE" w:rsidP="00181EAE">
      <w:pPr>
        <w:pStyle w:val="ListParagraph"/>
        <w:numPr>
          <w:ilvl w:val="0"/>
          <w:numId w:val="48"/>
        </w:numPr>
      </w:pPr>
      <w:r>
        <w:t>In the ACL panel on the project’s DataMart entry in the DataMart panel</w:t>
      </w:r>
    </w:p>
    <w:p w14:paraId="56FD009F" w14:textId="10ED374E" w:rsidR="005075B3" w:rsidRDefault="00181EAE" w:rsidP="00181EAE">
      <w:pPr>
        <w:rPr>
          <w:ins w:id="1495" w:author="Melanie Davies" w:date="2014-07-01T11:00:00Z"/>
          <w:b/>
        </w:rPr>
      </w:pPr>
      <w:r w:rsidRPr="009B1443">
        <w:rPr>
          <w:b/>
        </w:rPr>
        <w:t xml:space="preserve">NOTE: </w:t>
      </w:r>
      <w:ins w:id="1496" w:author="Melanie Davies" w:date="2014-07-01T11:00:00Z">
        <w:r w:rsidR="005075B3">
          <w:rPr>
            <w:b/>
          </w:rPr>
          <w:t xml:space="preserve">Given that </w:t>
        </w:r>
      </w:ins>
      <w:ins w:id="1497" w:author="Melanie Davies" w:date="2014-07-01T11:01:00Z">
        <w:r w:rsidR="005075B3">
          <w:rPr>
            <w:b/>
          </w:rPr>
          <w:t xml:space="preserve">the rights to a </w:t>
        </w:r>
      </w:ins>
      <w:ins w:id="1498" w:author="Melanie Davies" w:date="2014-07-01T11:00:00Z">
        <w:r w:rsidR="005075B3">
          <w:rPr>
            <w:b/>
          </w:rPr>
          <w:t>DataMart may</w:t>
        </w:r>
      </w:ins>
      <w:ins w:id="1499" w:author="Melanie Davies" w:date="2014-07-01T11:01:00Z">
        <w:r w:rsidR="005075B3">
          <w:rPr>
            <w:b/>
          </w:rPr>
          <w:t xml:space="preserve"> differ by project and that the DataMart may</w:t>
        </w:r>
      </w:ins>
      <w:ins w:id="1500" w:author="Melanie Davies" w:date="2014-07-01T11:00:00Z">
        <w:r w:rsidR="005075B3">
          <w:rPr>
            <w:b/>
          </w:rPr>
          <w:t xml:space="preserve"> be administered by users from different projects, it is recommend to configure the </w:t>
        </w:r>
      </w:ins>
      <w:ins w:id="1501" w:author="Melanie Davies" w:date="2014-07-01T11:01:00Z">
        <w:r w:rsidR="005075B3">
          <w:rPr>
            <w:b/>
          </w:rPr>
          <w:t>organization’s DataMart rights at the project level.</w:t>
        </w:r>
      </w:ins>
    </w:p>
    <w:p w14:paraId="12254292" w14:textId="26688ECE" w:rsidR="00181EAE" w:rsidDel="005075B3" w:rsidRDefault="00181EAE" w:rsidP="00181EAE">
      <w:pPr>
        <w:rPr>
          <w:del w:id="1502" w:author="Melanie Davies" w:date="2014-07-01T11:01:00Z"/>
        </w:rPr>
      </w:pPr>
      <w:del w:id="1503" w:author="Melanie Davies" w:date="2014-07-01T11:01:00Z">
        <w:r w:rsidRPr="009B1443" w:rsidDel="005075B3">
          <w:rPr>
            <w:b/>
          </w:rPr>
          <w:delText>Given that most organizations have a single DataMart, it is recommended that the DataMart page is used to configure the organization’s DataMart rights to be used across all projects.</w:delText>
        </w:r>
      </w:del>
    </w:p>
    <w:p w14:paraId="6105F3C6" w14:textId="3A779E2D" w:rsidR="004F5FEC" w:rsidRDefault="004F5FEC" w:rsidP="001477F4">
      <w:r>
        <w:t>The “Project</w:t>
      </w:r>
      <w:r w:rsidR="009B1443">
        <w:t xml:space="preserve"> Template</w:t>
      </w:r>
      <w:r>
        <w:t>” has a single “DataMart</w:t>
      </w:r>
      <w:r w:rsidR="009B1443">
        <w:t xml:space="preserve"> Template</w:t>
      </w:r>
      <w:r>
        <w:t xml:space="preserve">” configured for use in the project.  </w:t>
      </w:r>
    </w:p>
    <w:p w14:paraId="722B0A17" w14:textId="7B040730" w:rsidR="009B1443" w:rsidRDefault="009B1443" w:rsidP="001477F4">
      <w:r>
        <w:rPr>
          <w:noProof/>
        </w:rPr>
        <w:drawing>
          <wp:inline distT="0" distB="0" distL="0" distR="0" wp14:anchorId="29F2A2C4" wp14:editId="722E7323">
            <wp:extent cx="5935345" cy="1043305"/>
            <wp:effectExtent l="0" t="0" r="825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345" cy="1043305"/>
                    </a:xfrm>
                    <a:prstGeom prst="rect">
                      <a:avLst/>
                    </a:prstGeom>
                    <a:noFill/>
                    <a:ln>
                      <a:noFill/>
                    </a:ln>
                  </pic:spPr>
                </pic:pic>
              </a:graphicData>
            </a:graphic>
          </wp:inline>
        </w:drawing>
      </w:r>
    </w:p>
    <w:p w14:paraId="1FC3753D" w14:textId="3FE00C5B" w:rsidR="001477F4" w:rsidRDefault="00FA4EED" w:rsidP="001477F4">
      <w:r>
        <w:t>The “DataMart Template” in the “Project Template” has the following settings.</w:t>
      </w:r>
    </w:p>
    <w:p w14:paraId="0F32320C" w14:textId="4DADB854" w:rsidR="003A5B8E" w:rsidRDefault="003A5B8E" w:rsidP="00FB4133">
      <w:pPr>
        <w:pStyle w:val="Heading3"/>
      </w:pPr>
      <w:bookmarkStart w:id="1504" w:name="_Toc391997111"/>
      <w:r>
        <w:t>Project DataMart</w:t>
      </w:r>
      <w:ins w:id="1505" w:author="Melanie Davies" w:date="2014-07-01T16:49:00Z">
        <w:r w:rsidR="00FB4133">
          <w:t>:</w:t>
        </w:r>
      </w:ins>
      <w:r>
        <w:t xml:space="preserve"> Organization DataMartAdministrators</w:t>
      </w:r>
      <w:bookmarkEnd w:id="1504"/>
    </w:p>
    <w:p w14:paraId="252948AA" w14:textId="45B6644C" w:rsidR="00181EAE" w:rsidRDefault="00181EAE" w:rsidP="001477F4">
      <w:r>
        <w:t xml:space="preserve">The </w:t>
      </w:r>
      <w:r w:rsidRPr="00181EAE">
        <w:rPr>
          <w:i/>
        </w:rPr>
        <w:t>Organization Temp</w:t>
      </w:r>
      <w:r>
        <w:rPr>
          <w:i/>
        </w:rPr>
        <w:t>l</w:t>
      </w:r>
      <w:r w:rsidRPr="00181EAE">
        <w:rPr>
          <w:i/>
        </w:rPr>
        <w:t>ate</w:t>
      </w:r>
      <w:r>
        <w:t>/DataMartAdministrators</w:t>
      </w:r>
      <w:ins w:id="1506" w:author="Melanie Davies" w:date="2014-07-01T11:02:00Z">
        <w:r w:rsidR="00AC5809">
          <w:t xml:space="preserve"> has</w:t>
        </w:r>
      </w:ins>
      <w:r>
        <w:t xml:space="preserve"> rights to administer the “DataMart Template” DataMart</w:t>
      </w:r>
      <w:ins w:id="1507" w:author="Melanie Davies" w:date="2014-07-01T11:13:00Z">
        <w:r w:rsidR="00BA76C1">
          <w:t xml:space="preserve"> </w:t>
        </w:r>
      </w:ins>
      <w:del w:id="1508" w:author="Melanie Davies" w:date="2014-07-01T11:02:00Z">
        <w:r w:rsidDel="00AC5809">
          <w:delText xml:space="preserve"> is defaulted through the DataMart page</w:delText>
        </w:r>
      </w:del>
      <w:del w:id="1509" w:author="Melanie Davies" w:date="2014-07-01T11:05:00Z">
        <w:r w:rsidDel="00AC5809">
          <w:delText xml:space="preserve">.  Rights </w:delText>
        </w:r>
      </w:del>
      <w:ins w:id="1510" w:author="Melanie Davies" w:date="2014-07-01T11:05:00Z">
        <w:r w:rsidR="00AC5809">
          <w:t xml:space="preserve">and to </w:t>
        </w:r>
      </w:ins>
      <w:del w:id="1511" w:author="Melanie Davies" w:date="2014-07-01T11:13:00Z">
        <w:r w:rsidDel="00BA76C1">
          <w:delText xml:space="preserve">to </w:delText>
        </w:r>
      </w:del>
      <w:r>
        <w:t xml:space="preserve">issue query types </w:t>
      </w:r>
      <w:del w:id="1512" w:author="Melanie Davies" w:date="2014-07-01T11:06:00Z">
        <w:r w:rsidDel="00AC5809">
          <w:delText xml:space="preserve">for </w:delText>
        </w:r>
      </w:del>
      <w:ins w:id="1513" w:author="Melanie Davies" w:date="2014-07-01T11:06:00Z">
        <w:r w:rsidR="00AC5809">
          <w:t xml:space="preserve">within </w:t>
        </w:r>
      </w:ins>
      <w:r>
        <w:t xml:space="preserve">the </w:t>
      </w:r>
      <w:del w:id="1514" w:author="Melanie Davies" w:date="2014-07-01T11:06:00Z">
        <w:r w:rsidDel="00AC5809">
          <w:delText xml:space="preserve">given </w:delText>
        </w:r>
      </w:del>
      <w:r>
        <w:t>project</w:t>
      </w:r>
      <w:ins w:id="1515" w:author="Melanie Davies" w:date="2014-07-01T11:06:00Z">
        <w:r w:rsidR="00AC5809">
          <w:t>,</w:t>
        </w:r>
      </w:ins>
      <w:ins w:id="1516" w:author="Melanie Davies" w:date="2014-07-01T11:13:00Z">
        <w:r w:rsidR="00BA76C1">
          <w:t xml:space="preserve"> </w:t>
        </w:r>
      </w:ins>
      <w:del w:id="1517" w:author="Melanie Davies" w:date="2014-07-01T11:06:00Z">
        <w:r w:rsidDel="00AC5809">
          <w:delText xml:space="preserve"> are configured for the project </w:delText>
        </w:r>
      </w:del>
      <w:r>
        <w:t>as shown below.</w:t>
      </w:r>
    </w:p>
    <w:p w14:paraId="16FE967E" w14:textId="40AE1E95" w:rsidR="00FA4EED" w:rsidDel="00FB4133" w:rsidRDefault="000C61A1" w:rsidP="001477F4">
      <w:pPr>
        <w:rPr>
          <w:del w:id="1518" w:author="Melanie Davies" w:date="2014-07-01T16:49:00Z"/>
        </w:rPr>
      </w:pPr>
      <w:commentRangeStart w:id="1519"/>
      <w:r>
        <w:rPr>
          <w:noProof/>
        </w:rPr>
        <w:lastRenderedPageBreak/>
        <w:drawing>
          <wp:inline distT="0" distB="0" distL="0" distR="0" wp14:anchorId="2F1F85BA" wp14:editId="14EC1A00">
            <wp:extent cx="5935345" cy="442023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5345" cy="4420235"/>
                    </a:xfrm>
                    <a:prstGeom prst="rect">
                      <a:avLst/>
                    </a:prstGeom>
                    <a:noFill/>
                    <a:ln>
                      <a:noFill/>
                    </a:ln>
                  </pic:spPr>
                </pic:pic>
              </a:graphicData>
            </a:graphic>
          </wp:inline>
        </w:drawing>
      </w:r>
      <w:commentRangeEnd w:id="1519"/>
      <w:r w:rsidR="00AC5809">
        <w:rPr>
          <w:rStyle w:val="CommentReference"/>
        </w:rPr>
        <w:commentReference w:id="1519"/>
      </w:r>
    </w:p>
    <w:p w14:paraId="3783322B" w14:textId="5DA45097" w:rsidR="003A5B8E" w:rsidDel="00BA76C1" w:rsidRDefault="003A5B8E" w:rsidP="001F414C">
      <w:pPr>
        <w:pStyle w:val="Heading3"/>
        <w:rPr>
          <w:del w:id="1520" w:author="Melanie Davies" w:date="2014-07-01T11:13:00Z"/>
        </w:rPr>
      </w:pPr>
      <w:commentRangeStart w:id="1521"/>
      <w:del w:id="1522" w:author="Melanie Davies" w:date="2014-07-01T11:13:00Z">
        <w:r w:rsidDel="00BA76C1">
          <w:delText>Project DataMart Organization GroupDataMartAdministrators</w:delText>
        </w:r>
      </w:del>
      <w:commentRangeEnd w:id="1521"/>
      <w:r w:rsidR="00BA76C1">
        <w:rPr>
          <w:rStyle w:val="CommentReference"/>
          <w:rFonts w:eastAsiaTheme="minorHAnsi" w:cstheme="minorBidi"/>
          <w:b w:val="0"/>
          <w:bCs w:val="0"/>
          <w:color w:val="auto"/>
        </w:rPr>
        <w:commentReference w:id="1521"/>
      </w:r>
    </w:p>
    <w:p w14:paraId="7A0A7738" w14:textId="759F09FB" w:rsidR="000C61A1" w:rsidDel="00FB4133" w:rsidRDefault="000C61A1" w:rsidP="001477F4">
      <w:pPr>
        <w:rPr>
          <w:del w:id="1523" w:author="Melanie Davies" w:date="2014-07-01T16:49:00Z"/>
        </w:rPr>
      </w:pPr>
      <w:del w:id="1524" w:author="Melanie Davies" w:date="2014-07-01T11:13:00Z">
        <w:r w:rsidDel="00BA76C1">
          <w:rPr>
            <w:noProof/>
          </w:rPr>
          <w:drawing>
            <wp:inline distT="0" distB="0" distL="0" distR="0" wp14:anchorId="62378CDA" wp14:editId="714EE934">
              <wp:extent cx="5935345" cy="442023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5345" cy="4420235"/>
                      </a:xfrm>
                      <a:prstGeom prst="rect">
                        <a:avLst/>
                      </a:prstGeom>
                      <a:noFill/>
                      <a:ln>
                        <a:noFill/>
                      </a:ln>
                    </pic:spPr>
                  </pic:pic>
                </a:graphicData>
              </a:graphic>
            </wp:inline>
          </w:drawing>
        </w:r>
      </w:del>
    </w:p>
    <w:p w14:paraId="0FA4B0BB" w14:textId="08B408D8" w:rsidR="003A5B8E" w:rsidDel="00BA76C1" w:rsidRDefault="003A5B8E" w:rsidP="001F414C">
      <w:pPr>
        <w:pStyle w:val="Heading3"/>
        <w:rPr>
          <w:del w:id="1525" w:author="Melanie Davies" w:date="2014-07-01T11:14:00Z"/>
        </w:rPr>
      </w:pPr>
      <w:commentRangeStart w:id="1526"/>
      <w:del w:id="1527" w:author="Melanie Davies" w:date="2014-07-01T11:14:00Z">
        <w:r w:rsidDel="00BA76C1">
          <w:delText>Project</w:delText>
        </w:r>
      </w:del>
      <w:commentRangeEnd w:id="1526"/>
      <w:r w:rsidR="00BA76C1">
        <w:rPr>
          <w:rStyle w:val="CommentReference"/>
          <w:rFonts w:eastAsiaTheme="minorHAnsi" w:cstheme="minorBidi"/>
          <w:b w:val="0"/>
          <w:bCs w:val="0"/>
          <w:color w:val="auto"/>
        </w:rPr>
        <w:commentReference w:id="1526"/>
      </w:r>
      <w:del w:id="1528" w:author="Melanie Davies" w:date="2014-07-01T11:14:00Z">
        <w:r w:rsidDel="00BA76C1">
          <w:delText xml:space="preserve"> DataMart Project DataMartAdministrators</w:delText>
        </w:r>
      </w:del>
    </w:p>
    <w:p w14:paraId="187339EC" w14:textId="29E1FE45" w:rsidR="000C61A1" w:rsidRDefault="000C61A1" w:rsidP="001477F4">
      <w:del w:id="1529" w:author="Melanie Davies" w:date="2014-07-01T11:14:00Z">
        <w:r w:rsidDel="00BA76C1">
          <w:rPr>
            <w:noProof/>
          </w:rPr>
          <w:drawing>
            <wp:inline distT="0" distB="0" distL="0" distR="0" wp14:anchorId="6AFFDB6F" wp14:editId="5DE453D6">
              <wp:extent cx="5935345" cy="4420235"/>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345" cy="4420235"/>
                      </a:xfrm>
                      <a:prstGeom prst="rect">
                        <a:avLst/>
                      </a:prstGeom>
                      <a:noFill/>
                      <a:ln>
                        <a:noFill/>
                      </a:ln>
                    </pic:spPr>
                  </pic:pic>
                </a:graphicData>
              </a:graphic>
            </wp:inline>
          </w:drawing>
        </w:r>
      </w:del>
    </w:p>
    <w:p w14:paraId="772B2C89" w14:textId="31505A58" w:rsidR="00BA76C1" w:rsidDel="00D925CA" w:rsidRDefault="003A5B8E" w:rsidP="00FB4133">
      <w:pPr>
        <w:pStyle w:val="Heading3"/>
        <w:rPr>
          <w:del w:id="1530" w:author="Melanie Davies" w:date="2014-07-01T11:15:00Z"/>
        </w:rPr>
        <w:pPrChange w:id="1531" w:author="Melanie Davies" w:date="2014-07-01T16:45:00Z">
          <w:pPr>
            <w:pStyle w:val="Heading3"/>
          </w:pPr>
        </w:pPrChange>
      </w:pPr>
      <w:bookmarkStart w:id="1532" w:name="_Toc391997112"/>
      <w:r>
        <w:t>Project DataMart</w:t>
      </w:r>
      <w:ins w:id="1533" w:author="Melanie Davies" w:date="2014-07-01T16:49:00Z">
        <w:r w:rsidR="00FB4133">
          <w:t>:</w:t>
        </w:r>
      </w:ins>
      <w:r>
        <w:t xml:space="preserve"> Project Enhanced</w:t>
      </w:r>
      <w:ins w:id="1534" w:author="Melanie Davies" w:date="2014-07-01T16:49:00Z">
        <w:r w:rsidR="00FB4133">
          <w:t xml:space="preserve"> </w:t>
        </w:r>
      </w:ins>
      <w:r>
        <w:t>Investigators</w:t>
      </w:r>
      <w:bookmarkEnd w:id="1532"/>
    </w:p>
    <w:p w14:paraId="78848557" w14:textId="77777777" w:rsidR="00D925CA" w:rsidRDefault="00D925CA" w:rsidP="00FB4133">
      <w:pPr>
        <w:pStyle w:val="Heading3"/>
        <w:rPr>
          <w:ins w:id="1535" w:author="Melanie Davies" w:date="2014-07-01T11:25:00Z"/>
        </w:rPr>
      </w:pPr>
      <w:bookmarkStart w:id="1536" w:name="_Toc391997113"/>
      <w:bookmarkEnd w:id="1536"/>
    </w:p>
    <w:p w14:paraId="1BAEF2A5" w14:textId="77777777" w:rsidR="00D925CA" w:rsidRDefault="00D925CA" w:rsidP="00D925CA">
      <w:pPr>
        <w:rPr>
          <w:ins w:id="1537" w:author="Melanie Davies" w:date="2014-07-01T11:26:00Z"/>
        </w:rPr>
      </w:pPr>
      <w:ins w:id="1538" w:author="Melanie Davies" w:date="2014-07-01T11:24:00Z">
        <w:r>
          <w:t>Enhanced Investigators should be granted the rights to skip response approval and to submit requests to this DataMart.</w:t>
        </w:r>
      </w:ins>
    </w:p>
    <w:p w14:paraId="12639A5A" w14:textId="7DF0A558" w:rsidR="000C61A1" w:rsidDel="00D925CA" w:rsidRDefault="00D925CA" w:rsidP="00D925CA">
      <w:pPr>
        <w:ind w:left="720"/>
        <w:rPr>
          <w:del w:id="1539" w:author="Melanie Davies" w:date="2014-07-01T11:24:00Z"/>
        </w:rPr>
        <w:pPrChange w:id="1540" w:author="Melanie Davies" w:date="2014-07-01T11:25:00Z">
          <w:pPr/>
        </w:pPrChange>
      </w:pPr>
      <w:commentRangeStart w:id="1541"/>
      <w:ins w:id="1542" w:author="Melanie Davies" w:date="2014-07-01T11:26:00Z">
        <w:r>
          <w:rPr>
            <w:noProof/>
          </w:rPr>
          <w:lastRenderedPageBreak/>
          <w:drawing>
            <wp:inline distT="0" distB="0" distL="0" distR="0" wp14:anchorId="14041B1B" wp14:editId="7C909147">
              <wp:extent cx="5941060" cy="476821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1060" cy="4768215"/>
                      </a:xfrm>
                      <a:prstGeom prst="rect">
                        <a:avLst/>
                      </a:prstGeom>
                      <a:noFill/>
                      <a:ln>
                        <a:noFill/>
                      </a:ln>
                    </pic:spPr>
                  </pic:pic>
                </a:graphicData>
              </a:graphic>
            </wp:inline>
          </w:drawing>
        </w:r>
        <w:commentRangeEnd w:id="1541"/>
        <w:r>
          <w:rPr>
            <w:rStyle w:val="CommentReference"/>
          </w:rPr>
          <w:commentReference w:id="1541"/>
        </w:r>
      </w:ins>
      <w:del w:id="1543" w:author="Melanie Davies" w:date="2014-07-01T11:15:00Z">
        <w:r w:rsidR="000C61A1" w:rsidDel="00BA76C1">
          <w:rPr>
            <w:noProof/>
          </w:rPr>
          <w:drawing>
            <wp:inline distT="0" distB="0" distL="0" distR="0" wp14:anchorId="4607AD0C" wp14:editId="4BB87770">
              <wp:extent cx="5941060" cy="476821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1060" cy="4768215"/>
                      </a:xfrm>
                      <a:prstGeom prst="rect">
                        <a:avLst/>
                      </a:prstGeom>
                      <a:noFill/>
                      <a:ln>
                        <a:noFill/>
                      </a:ln>
                    </pic:spPr>
                  </pic:pic>
                </a:graphicData>
              </a:graphic>
            </wp:inline>
          </w:drawing>
        </w:r>
      </w:del>
    </w:p>
    <w:p w14:paraId="4A9D67EB" w14:textId="582ECBCD" w:rsidR="00BA76C1" w:rsidRPr="00BA76C1" w:rsidDel="00D925CA" w:rsidRDefault="003A5B8E" w:rsidP="00D925CA">
      <w:pPr>
        <w:rPr>
          <w:del w:id="1544" w:author="Melanie Davies" w:date="2014-07-01T11:24:00Z"/>
        </w:rPr>
        <w:pPrChange w:id="1545" w:author="Melanie Davies" w:date="2014-07-01T11:25:00Z">
          <w:pPr>
            <w:pStyle w:val="Heading3"/>
          </w:pPr>
        </w:pPrChange>
      </w:pPr>
      <w:del w:id="1546" w:author="Melanie Davies" w:date="2014-07-01T11:24:00Z">
        <w:r w:rsidDel="00D925CA">
          <w:delText>Project DataMart Project Investigators</w:delText>
        </w:r>
      </w:del>
    </w:p>
    <w:p w14:paraId="02FFCA3D" w14:textId="53E58BB6" w:rsidR="000C61A1" w:rsidRDefault="000C61A1" w:rsidP="00D925CA">
      <w:del w:id="1547" w:author="Melanie Davies" w:date="2014-07-01T11:24:00Z">
        <w:r w:rsidDel="00D925CA">
          <w:rPr>
            <w:noProof/>
          </w:rPr>
          <w:drawing>
            <wp:inline distT="0" distB="0" distL="0" distR="0" wp14:anchorId="1FBF158F" wp14:editId="282DABD8">
              <wp:extent cx="5941060" cy="4773930"/>
              <wp:effectExtent l="0" t="0" r="254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1060" cy="4773930"/>
                      </a:xfrm>
                      <a:prstGeom prst="rect">
                        <a:avLst/>
                      </a:prstGeom>
                      <a:noFill/>
                      <a:ln>
                        <a:noFill/>
                      </a:ln>
                    </pic:spPr>
                  </pic:pic>
                </a:graphicData>
              </a:graphic>
            </wp:inline>
          </w:drawing>
        </w:r>
      </w:del>
    </w:p>
    <w:p w14:paraId="1A8A814A" w14:textId="7828B6F2" w:rsidR="00A018B1" w:rsidRPr="00A018B1" w:rsidRDefault="003A5B8E" w:rsidP="00660145">
      <w:pPr>
        <w:pStyle w:val="Heading2"/>
      </w:pPr>
      <w:bookmarkStart w:id="1548" w:name="_Toc391997114"/>
      <w:r>
        <w:t xml:space="preserve">Project </w:t>
      </w:r>
      <w:r w:rsidR="00A018B1">
        <w:t>Organizations</w:t>
      </w:r>
      <w:bookmarkEnd w:id="1548"/>
    </w:p>
    <w:p w14:paraId="0A329F91" w14:textId="645D535B" w:rsidR="00BC0865" w:rsidRDefault="00BC0865" w:rsidP="00BC0865">
      <w:r>
        <w:t xml:space="preserve">The Organizations panel is used to </w:t>
      </w:r>
      <w:del w:id="1549" w:author="Melanie Davies" w:date="2014-07-01T11:27:00Z">
        <w:r w:rsidDel="00D925CA">
          <w:delText xml:space="preserve">select </w:delText>
        </w:r>
      </w:del>
      <w:ins w:id="1550" w:author="Melanie Davies" w:date="2014-07-01T11:27:00Z">
        <w:r w:rsidR="00D925CA">
          <w:t xml:space="preserve">configure organization-specific access controls for organizations who </w:t>
        </w:r>
      </w:ins>
      <w:del w:id="1551" w:author="Melanie Davies" w:date="2014-07-01T11:27:00Z">
        <w:r w:rsidDel="00D925CA">
          <w:delText xml:space="preserve">Organizations to </w:delText>
        </w:r>
      </w:del>
      <w:r>
        <w:t>participate in a project.  For a</w:t>
      </w:r>
      <w:ins w:id="1552" w:author="Melanie Davies" w:date="2014-07-01T11:27:00Z">
        <w:r w:rsidR="00D925CA">
          <w:t>n</w:t>
        </w:r>
      </w:ins>
      <w:r>
        <w:t xml:space="preserve"> </w:t>
      </w:r>
      <w:r w:rsidR="00BA6AC6">
        <w:t>Organization</w:t>
      </w:r>
      <w:r>
        <w:t xml:space="preserve"> to be eligible for participation in a project, it must be a member of the project’s group parent.  Once a</w:t>
      </w:r>
      <w:ins w:id="1553" w:author="Melanie Davies" w:date="2014-07-01T11:27:00Z">
        <w:r w:rsidR="00D925CA">
          <w:t>n</w:t>
        </w:r>
      </w:ins>
      <w:r>
        <w:t xml:space="preserve"> </w:t>
      </w:r>
      <w:r w:rsidR="00BA6AC6">
        <w:t>Organization</w:t>
      </w:r>
      <w:r>
        <w:t xml:space="preserve"> is added to the project, it can be configured for use within the project.  </w:t>
      </w:r>
    </w:p>
    <w:p w14:paraId="53202BE8" w14:textId="6B806157" w:rsidR="00BC0865" w:rsidRDefault="00BA6AC6" w:rsidP="00BC0865">
      <w:r>
        <w:t xml:space="preserve">Organization ACLs may be configured in two </w:t>
      </w:r>
      <w:r w:rsidR="00BC0865">
        <w:t>locations:</w:t>
      </w:r>
    </w:p>
    <w:p w14:paraId="14413FE5" w14:textId="5D101F96" w:rsidR="00BC0865" w:rsidRDefault="00BC0865" w:rsidP="00BC0865">
      <w:pPr>
        <w:pStyle w:val="ListParagraph"/>
        <w:numPr>
          <w:ilvl w:val="0"/>
          <w:numId w:val="48"/>
        </w:numPr>
      </w:pPr>
      <w:r>
        <w:t xml:space="preserve">ACL panel on the </w:t>
      </w:r>
      <w:r w:rsidR="00BA6AC6">
        <w:t>Organization</w:t>
      </w:r>
      <w:r>
        <w:t xml:space="preserve"> page</w:t>
      </w:r>
    </w:p>
    <w:p w14:paraId="0C7BBB2C" w14:textId="043EE5EC" w:rsidR="00BC0865" w:rsidRDefault="00BC0865" w:rsidP="00BC0865">
      <w:pPr>
        <w:pStyle w:val="ListParagraph"/>
        <w:numPr>
          <w:ilvl w:val="0"/>
          <w:numId w:val="48"/>
        </w:numPr>
      </w:pPr>
      <w:r>
        <w:t xml:space="preserve">In the </w:t>
      </w:r>
      <w:r w:rsidR="00BA6AC6">
        <w:t xml:space="preserve">Project Organization </w:t>
      </w:r>
      <w:r>
        <w:t xml:space="preserve">ACL panel </w:t>
      </w:r>
      <w:r w:rsidR="00BA6AC6">
        <w:t>Organization</w:t>
      </w:r>
      <w:r>
        <w:t xml:space="preserve"> entry</w:t>
      </w:r>
    </w:p>
    <w:p w14:paraId="7B4341D6" w14:textId="5AFF2501" w:rsidR="00D925CA" w:rsidRPr="00D925CA" w:rsidRDefault="00D925CA" w:rsidP="00BC0865">
      <w:pPr>
        <w:rPr>
          <w:ins w:id="1554" w:author="Melanie Davies" w:date="2014-07-01T11:28:00Z"/>
          <w:rPrChange w:id="1555" w:author="Melanie Davies" w:date="2014-07-01T11:28:00Z">
            <w:rPr>
              <w:ins w:id="1556" w:author="Melanie Davies" w:date="2014-07-01T11:28:00Z"/>
              <w:b/>
            </w:rPr>
          </w:rPrChange>
        </w:rPr>
      </w:pPr>
      <w:commentRangeStart w:id="1557"/>
      <w:ins w:id="1558" w:author="Melanie Davies" w:date="2014-07-01T11:28:00Z">
        <w:r>
          <w:t xml:space="preserve">This section is not used in the typical project configuration, although there may be organizations listed in this panel </w:t>
        </w:r>
      </w:ins>
      <w:ins w:id="1559" w:author="Melanie Davies" w:date="2014-07-01T16:50:00Z">
        <w:r w:rsidR="00FB4133">
          <w:t>as a result of inherited</w:t>
        </w:r>
      </w:ins>
      <w:ins w:id="1560" w:author="Melanie Davies" w:date="2014-07-01T11:28:00Z">
        <w:r w:rsidR="00FB4133">
          <w:t xml:space="preserve"> rights</w:t>
        </w:r>
      </w:ins>
      <w:ins w:id="1561" w:author="Melanie Davies" w:date="2014-07-01T12:53:00Z">
        <w:r w:rsidR="005D1641">
          <w:t>.</w:t>
        </w:r>
        <w:commentRangeEnd w:id="1557"/>
        <w:r w:rsidR="005D1641">
          <w:rPr>
            <w:rStyle w:val="CommentReference"/>
          </w:rPr>
          <w:commentReference w:id="1557"/>
        </w:r>
      </w:ins>
    </w:p>
    <w:p w14:paraId="01C83CB6" w14:textId="0375A861" w:rsidR="00BC0865" w:rsidDel="00D925CA" w:rsidRDefault="00BC0865" w:rsidP="00FB4133">
      <w:pPr>
        <w:pStyle w:val="Heading1"/>
        <w:rPr>
          <w:del w:id="1562" w:author="Melanie Davies" w:date="2014-07-01T11:29:00Z"/>
        </w:rPr>
        <w:pPrChange w:id="1563" w:author="Melanie Davies" w:date="2014-07-01T16:50:00Z">
          <w:pPr/>
        </w:pPrChange>
      </w:pPr>
      <w:del w:id="1564" w:author="Melanie Davies" w:date="2014-07-01T11:29:00Z">
        <w:r w:rsidRPr="009B1443" w:rsidDel="00D925CA">
          <w:delText xml:space="preserve">NOTE: Given that most organizations </w:delText>
        </w:r>
        <w:r w:rsidR="00EF7591" w:rsidDel="00D925CA">
          <w:delText>within a Group participate in each Group project</w:delText>
        </w:r>
        <w:r w:rsidRPr="009B1443" w:rsidDel="00D925CA">
          <w:delText xml:space="preserve">, it is recommended that the </w:delText>
        </w:r>
        <w:r w:rsidR="00EF7591" w:rsidDel="00D925CA">
          <w:delText>Organization</w:delText>
        </w:r>
        <w:r w:rsidRPr="009B1443" w:rsidDel="00D925CA">
          <w:delText xml:space="preserve"> page is used to configure the organization’s rights to be used across all projects.</w:delText>
        </w:r>
        <w:bookmarkStart w:id="1565" w:name="_Toc391997115"/>
        <w:bookmarkEnd w:id="1565"/>
      </w:del>
    </w:p>
    <w:p w14:paraId="79CDCEA8" w14:textId="7139A02E" w:rsidR="00BC0865" w:rsidDel="00D925CA" w:rsidRDefault="00BC0865" w:rsidP="00FB4133">
      <w:pPr>
        <w:pStyle w:val="Heading1"/>
        <w:rPr>
          <w:del w:id="1566" w:author="Melanie Davies" w:date="2014-07-01T11:29:00Z"/>
        </w:rPr>
        <w:pPrChange w:id="1567" w:author="Melanie Davies" w:date="2014-07-01T16:50:00Z">
          <w:pPr/>
        </w:pPrChange>
      </w:pPr>
      <w:del w:id="1568" w:author="Melanie Davies" w:date="2014-07-01T11:29:00Z">
        <w:r w:rsidDel="00D925CA">
          <w:delText>The “Project Template” has a single “</w:delText>
        </w:r>
        <w:r w:rsidR="00EF7591" w:rsidDel="00D925CA">
          <w:delText>Organization</w:delText>
        </w:r>
        <w:r w:rsidDel="00D925CA">
          <w:delText xml:space="preserve"> Template” </w:delText>
        </w:r>
        <w:r w:rsidR="00C04943" w:rsidDel="00D925CA">
          <w:delText xml:space="preserve">entry </w:delText>
        </w:r>
        <w:r w:rsidDel="00D925CA">
          <w:delText xml:space="preserve">configured for use in the project.  </w:delText>
        </w:r>
        <w:bookmarkStart w:id="1569" w:name="_Toc391997116"/>
        <w:bookmarkEnd w:id="1569"/>
      </w:del>
    </w:p>
    <w:p w14:paraId="5206B301" w14:textId="31FA4C4C" w:rsidR="00EB2E60" w:rsidDel="00D925CA" w:rsidRDefault="00EB2E60" w:rsidP="00FB4133">
      <w:pPr>
        <w:pStyle w:val="Heading1"/>
        <w:rPr>
          <w:del w:id="1570" w:author="Melanie Davies" w:date="2014-07-01T11:29:00Z"/>
        </w:rPr>
        <w:pPrChange w:id="1571" w:author="Melanie Davies" w:date="2014-07-01T16:50:00Z">
          <w:pPr/>
        </w:pPrChange>
      </w:pPr>
      <w:del w:id="1572" w:author="Melanie Davies" w:date="2014-07-01T11:29:00Z">
        <w:r w:rsidDel="00D925CA">
          <w:rPr>
            <w:noProof/>
          </w:rPr>
          <w:drawing>
            <wp:inline distT="0" distB="0" distL="0" distR="0" wp14:anchorId="54E4F582" wp14:editId="4AF58874">
              <wp:extent cx="5941060" cy="1043305"/>
              <wp:effectExtent l="0" t="0" r="254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1060" cy="1043305"/>
                      </a:xfrm>
                      <a:prstGeom prst="rect">
                        <a:avLst/>
                      </a:prstGeom>
                      <a:noFill/>
                      <a:ln>
                        <a:noFill/>
                      </a:ln>
                    </pic:spPr>
                  </pic:pic>
                </a:graphicData>
              </a:graphic>
            </wp:inline>
          </w:drawing>
        </w:r>
        <w:bookmarkStart w:id="1573" w:name="_Toc391997117"/>
        <w:bookmarkEnd w:id="1573"/>
      </w:del>
    </w:p>
    <w:p w14:paraId="02B44BD0" w14:textId="064B9E02" w:rsidR="00C04943" w:rsidRPr="00A018B1" w:rsidDel="00D925CA" w:rsidRDefault="00C04943" w:rsidP="00FB4133">
      <w:pPr>
        <w:pStyle w:val="Heading1"/>
        <w:rPr>
          <w:del w:id="1574" w:author="Melanie Davies" w:date="2014-07-01T11:29:00Z"/>
        </w:rPr>
        <w:pPrChange w:id="1575" w:author="Melanie Davies" w:date="2014-07-01T16:50:00Z">
          <w:pPr>
            <w:pStyle w:val="Heading3"/>
          </w:pPr>
        </w:pPrChange>
      </w:pPr>
      <w:del w:id="1576" w:author="Melanie Davies" w:date="2014-07-01T11:29:00Z">
        <w:r w:rsidDel="00D925CA">
          <w:delText>Project Organizations Organization DataMartAdministrators Security Group</w:delText>
        </w:r>
        <w:bookmarkStart w:id="1577" w:name="_Toc391997118"/>
        <w:bookmarkEnd w:id="1577"/>
      </w:del>
    </w:p>
    <w:p w14:paraId="73F996B5" w14:textId="69D1F133" w:rsidR="00951C36" w:rsidDel="00D925CA" w:rsidRDefault="00C04943" w:rsidP="00FB4133">
      <w:pPr>
        <w:pStyle w:val="Heading1"/>
        <w:rPr>
          <w:del w:id="1578" w:author="Melanie Davies" w:date="2014-07-01T11:29:00Z"/>
        </w:rPr>
        <w:pPrChange w:id="1579" w:author="Melanie Davies" w:date="2014-07-01T16:50:00Z">
          <w:pPr/>
        </w:pPrChange>
      </w:pPr>
      <w:del w:id="1580" w:author="Melanie Davies" w:date="2014-07-01T11:29:00Z">
        <w:r w:rsidDel="00D925CA">
          <w:delText xml:space="preserve">The Organization Template </w:delText>
        </w:r>
        <w:r w:rsidR="00E41C92" w:rsidDel="00D925CA">
          <w:delText xml:space="preserve">DataMartAdministrators </w:delText>
        </w:r>
        <w:r w:rsidDel="00D925CA">
          <w:delText>rights for each project is defaulted for each project in the group as shown in the following figure.</w:delText>
        </w:r>
        <w:bookmarkStart w:id="1581" w:name="_Toc391997119"/>
        <w:bookmarkEnd w:id="1581"/>
      </w:del>
    </w:p>
    <w:p w14:paraId="4917A4B3" w14:textId="65FA4225" w:rsidR="00951C36" w:rsidDel="00D925CA" w:rsidRDefault="00951C36" w:rsidP="00FB4133">
      <w:pPr>
        <w:pStyle w:val="Heading1"/>
        <w:rPr>
          <w:del w:id="1582" w:author="Melanie Davies" w:date="2014-07-01T11:29:00Z"/>
        </w:rPr>
        <w:pPrChange w:id="1583" w:author="Melanie Davies" w:date="2014-07-01T16:50:00Z">
          <w:pPr/>
        </w:pPrChange>
      </w:pPr>
      <w:del w:id="1584" w:author="Melanie Davies" w:date="2014-07-01T11:29:00Z">
        <w:r w:rsidDel="00D925CA">
          <w:rPr>
            <w:noProof/>
          </w:rPr>
          <w:drawing>
            <wp:inline distT="0" distB="0" distL="0" distR="0" wp14:anchorId="50283868" wp14:editId="5C2C8F0C">
              <wp:extent cx="5941060" cy="426339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1060" cy="4263390"/>
                      </a:xfrm>
                      <a:prstGeom prst="rect">
                        <a:avLst/>
                      </a:prstGeom>
                      <a:noFill/>
                      <a:ln>
                        <a:noFill/>
                      </a:ln>
                    </pic:spPr>
                  </pic:pic>
                </a:graphicData>
              </a:graphic>
            </wp:inline>
          </w:drawing>
        </w:r>
        <w:bookmarkStart w:id="1585" w:name="_Toc391997120"/>
        <w:bookmarkEnd w:id="1585"/>
      </w:del>
    </w:p>
    <w:p w14:paraId="297BD7AD" w14:textId="5FC62238" w:rsidR="00C04943" w:rsidRPr="00A018B1" w:rsidDel="00D925CA" w:rsidRDefault="00C04943" w:rsidP="00FB4133">
      <w:pPr>
        <w:pStyle w:val="Heading1"/>
        <w:rPr>
          <w:del w:id="1586" w:author="Melanie Davies" w:date="2014-07-01T11:29:00Z"/>
        </w:rPr>
        <w:pPrChange w:id="1587" w:author="Melanie Davies" w:date="2014-07-01T16:50:00Z">
          <w:pPr>
            <w:pStyle w:val="Heading3"/>
          </w:pPr>
        </w:pPrChange>
      </w:pPr>
      <w:del w:id="1588" w:author="Melanie Davies" w:date="2014-07-01T11:29:00Z">
        <w:r w:rsidDel="00D925CA">
          <w:delText xml:space="preserve">Project Organizations Organization </w:delText>
        </w:r>
        <w:r w:rsidR="00E41C92" w:rsidDel="00D925CA">
          <w:delText>Investigators</w:delText>
        </w:r>
        <w:r w:rsidDel="00D925CA">
          <w:delText xml:space="preserve"> Security Group</w:delText>
        </w:r>
        <w:bookmarkStart w:id="1589" w:name="_Toc391997121"/>
        <w:bookmarkEnd w:id="1589"/>
      </w:del>
    </w:p>
    <w:p w14:paraId="47DA90FB" w14:textId="4A65C898" w:rsidR="00951C36" w:rsidDel="00D925CA" w:rsidRDefault="00C04943" w:rsidP="00FB4133">
      <w:pPr>
        <w:pStyle w:val="Heading1"/>
        <w:rPr>
          <w:del w:id="1590" w:author="Melanie Davies" w:date="2014-07-01T11:29:00Z"/>
        </w:rPr>
        <w:pPrChange w:id="1591" w:author="Melanie Davies" w:date="2014-07-01T16:50:00Z">
          <w:pPr/>
        </w:pPrChange>
      </w:pPr>
      <w:del w:id="1592" w:author="Melanie Davies" w:date="2014-07-01T11:29:00Z">
        <w:r w:rsidDel="00D925CA">
          <w:delText xml:space="preserve">The Organization Template </w:delText>
        </w:r>
        <w:r w:rsidR="00E41C92" w:rsidDel="00D925CA">
          <w:delText xml:space="preserve">Investigators </w:delText>
        </w:r>
        <w:r w:rsidDel="00D925CA">
          <w:delText>rights for each project is defaulted for each project in the group as shown in the following figure.</w:delText>
        </w:r>
        <w:r w:rsidR="00951C36" w:rsidDel="00D925CA">
          <w:rPr>
            <w:noProof/>
          </w:rPr>
          <w:drawing>
            <wp:inline distT="0" distB="0" distL="0" distR="0" wp14:anchorId="4D39F980" wp14:editId="3F4DA972">
              <wp:extent cx="5941060" cy="4257675"/>
              <wp:effectExtent l="0" t="0" r="254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1060" cy="4257675"/>
                      </a:xfrm>
                      <a:prstGeom prst="rect">
                        <a:avLst/>
                      </a:prstGeom>
                      <a:noFill/>
                      <a:ln>
                        <a:noFill/>
                      </a:ln>
                    </pic:spPr>
                  </pic:pic>
                </a:graphicData>
              </a:graphic>
            </wp:inline>
          </w:drawing>
        </w:r>
        <w:bookmarkStart w:id="1593" w:name="_Toc391997122"/>
        <w:bookmarkEnd w:id="1593"/>
      </w:del>
    </w:p>
    <w:p w14:paraId="7DE74EDB" w14:textId="1EDAA688" w:rsidR="00E41C92" w:rsidRPr="00A018B1" w:rsidDel="00D925CA" w:rsidRDefault="00E41C92" w:rsidP="00FB4133">
      <w:pPr>
        <w:pStyle w:val="Heading1"/>
        <w:rPr>
          <w:del w:id="1594" w:author="Melanie Davies" w:date="2014-07-01T11:29:00Z"/>
        </w:rPr>
        <w:pPrChange w:id="1595" w:author="Melanie Davies" w:date="2014-07-01T16:50:00Z">
          <w:pPr>
            <w:pStyle w:val="Heading3"/>
          </w:pPr>
        </w:pPrChange>
      </w:pPr>
      <w:del w:id="1596" w:author="Melanie Davies" w:date="2014-07-01T11:29:00Z">
        <w:r w:rsidDel="00D925CA">
          <w:delText>Project Organizations Organization QueryAdministrators Security Group</w:delText>
        </w:r>
        <w:bookmarkStart w:id="1597" w:name="_Toc391997123"/>
        <w:bookmarkEnd w:id="1597"/>
      </w:del>
    </w:p>
    <w:p w14:paraId="4DEB0606" w14:textId="58385E5D" w:rsidR="00951C36" w:rsidDel="00D925CA" w:rsidRDefault="00E41C92" w:rsidP="00FB4133">
      <w:pPr>
        <w:pStyle w:val="Heading1"/>
        <w:rPr>
          <w:del w:id="1598" w:author="Melanie Davies" w:date="2014-07-01T11:29:00Z"/>
        </w:rPr>
        <w:pPrChange w:id="1599" w:author="Melanie Davies" w:date="2014-07-01T16:50:00Z">
          <w:pPr/>
        </w:pPrChange>
      </w:pPr>
      <w:del w:id="1600" w:author="Melanie Davies" w:date="2014-07-01T11:29:00Z">
        <w:r w:rsidDel="00D925CA">
          <w:delText>The Organization Template QueryAdministrators rights for each project is defaulted for each project in the group as shown in the following figure.</w:delText>
        </w:r>
        <w:r w:rsidR="00951C36" w:rsidDel="00D925CA">
          <w:rPr>
            <w:noProof/>
          </w:rPr>
          <w:drawing>
            <wp:inline distT="0" distB="0" distL="0" distR="0" wp14:anchorId="6610993F" wp14:editId="185108BE">
              <wp:extent cx="5941060" cy="42468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1060" cy="4246880"/>
                      </a:xfrm>
                      <a:prstGeom prst="rect">
                        <a:avLst/>
                      </a:prstGeom>
                      <a:noFill/>
                      <a:ln>
                        <a:noFill/>
                      </a:ln>
                    </pic:spPr>
                  </pic:pic>
                </a:graphicData>
              </a:graphic>
            </wp:inline>
          </w:drawing>
        </w:r>
        <w:bookmarkStart w:id="1601" w:name="_Toc391997124"/>
        <w:bookmarkEnd w:id="1601"/>
      </w:del>
    </w:p>
    <w:p w14:paraId="7F1A85E3" w14:textId="7B82E693" w:rsidR="00E41C92" w:rsidRPr="00A018B1" w:rsidDel="00D925CA" w:rsidRDefault="00E41C92" w:rsidP="00FB4133">
      <w:pPr>
        <w:pStyle w:val="Heading1"/>
        <w:rPr>
          <w:del w:id="1602" w:author="Melanie Davies" w:date="2014-07-01T11:29:00Z"/>
        </w:rPr>
        <w:pPrChange w:id="1603" w:author="Melanie Davies" w:date="2014-07-01T16:50:00Z">
          <w:pPr>
            <w:pStyle w:val="Heading3"/>
          </w:pPr>
        </w:pPrChange>
      </w:pPr>
      <w:del w:id="1604" w:author="Melanie Davies" w:date="2014-07-01T11:29:00Z">
        <w:r w:rsidDel="00D925CA">
          <w:delText>Project Organizations Organization DataMartAdministrators Security Group</w:delText>
        </w:r>
        <w:bookmarkStart w:id="1605" w:name="_Toc391997125"/>
        <w:bookmarkEnd w:id="1605"/>
      </w:del>
    </w:p>
    <w:p w14:paraId="0059D31F" w14:textId="27AA6ED4" w:rsidR="00951C36" w:rsidDel="00D925CA" w:rsidRDefault="00E41C92" w:rsidP="00FB4133">
      <w:pPr>
        <w:pStyle w:val="Heading1"/>
        <w:rPr>
          <w:del w:id="1606" w:author="Melanie Davies" w:date="2014-07-01T11:29:00Z"/>
        </w:rPr>
        <w:pPrChange w:id="1607" w:author="Melanie Davies" w:date="2014-07-01T16:50:00Z">
          <w:pPr/>
        </w:pPrChange>
      </w:pPr>
      <w:del w:id="1608" w:author="Melanie Davies" w:date="2014-07-01T11:29:00Z">
        <w:r w:rsidDel="00D925CA">
          <w:delText>The Organization Template DataMartAdministrators rights for each project is defaulted for each project in the group as shown in the following figure.</w:delText>
        </w:r>
        <w:r w:rsidR="00951C36" w:rsidDel="00D925CA">
          <w:rPr>
            <w:noProof/>
          </w:rPr>
          <w:drawing>
            <wp:inline distT="0" distB="0" distL="0" distR="0" wp14:anchorId="766C7BE4" wp14:editId="0AFD8C6A">
              <wp:extent cx="5941060" cy="4241165"/>
              <wp:effectExtent l="0" t="0" r="254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1060" cy="4241165"/>
                      </a:xfrm>
                      <a:prstGeom prst="rect">
                        <a:avLst/>
                      </a:prstGeom>
                      <a:noFill/>
                      <a:ln>
                        <a:noFill/>
                      </a:ln>
                    </pic:spPr>
                  </pic:pic>
                </a:graphicData>
              </a:graphic>
            </wp:inline>
          </w:drawing>
        </w:r>
        <w:bookmarkStart w:id="1609" w:name="_Toc391997126"/>
        <w:bookmarkEnd w:id="1609"/>
      </w:del>
    </w:p>
    <w:p w14:paraId="3B3E06A7" w14:textId="670B6A69" w:rsidR="00E41C92" w:rsidRPr="00A018B1" w:rsidDel="00D925CA" w:rsidRDefault="00E41C92" w:rsidP="00FB4133">
      <w:pPr>
        <w:pStyle w:val="Heading1"/>
        <w:rPr>
          <w:del w:id="1610" w:author="Melanie Davies" w:date="2014-07-01T11:29:00Z"/>
        </w:rPr>
        <w:pPrChange w:id="1611" w:author="Melanie Davies" w:date="2014-07-01T16:50:00Z">
          <w:pPr>
            <w:pStyle w:val="Heading3"/>
          </w:pPr>
        </w:pPrChange>
      </w:pPr>
      <w:del w:id="1612" w:author="Melanie Davies" w:date="2014-07-01T11:29:00Z">
        <w:r w:rsidDel="00D925CA">
          <w:delText>Project Organizations Organization EnhancedInvestigators Security Group</w:delText>
        </w:r>
        <w:bookmarkStart w:id="1613" w:name="_Toc391997127"/>
        <w:bookmarkEnd w:id="1613"/>
      </w:del>
    </w:p>
    <w:p w14:paraId="351DC13A" w14:textId="52F82A7C" w:rsidR="00951C36" w:rsidDel="00D925CA" w:rsidRDefault="00E41C92" w:rsidP="00FB4133">
      <w:pPr>
        <w:pStyle w:val="Heading1"/>
        <w:rPr>
          <w:del w:id="1614" w:author="Melanie Davies" w:date="2014-07-01T11:29:00Z"/>
        </w:rPr>
        <w:pPrChange w:id="1615" w:author="Melanie Davies" w:date="2014-07-01T16:50:00Z">
          <w:pPr/>
        </w:pPrChange>
      </w:pPr>
      <w:del w:id="1616" w:author="Melanie Davies" w:date="2014-07-01T11:29:00Z">
        <w:r w:rsidDel="00D925CA">
          <w:delText>The Organization Template EnhancedInvestigators rights for each project is defaulted for each project in the group as shown in the following figure.</w:delText>
        </w:r>
        <w:r w:rsidR="00951C36" w:rsidDel="00D925CA">
          <w:rPr>
            <w:noProof/>
          </w:rPr>
          <w:drawing>
            <wp:inline distT="0" distB="0" distL="0" distR="0" wp14:anchorId="6A9BD194" wp14:editId="3F084D5B">
              <wp:extent cx="5941060" cy="424688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1060" cy="4246880"/>
                      </a:xfrm>
                      <a:prstGeom prst="rect">
                        <a:avLst/>
                      </a:prstGeom>
                      <a:noFill/>
                      <a:ln>
                        <a:noFill/>
                      </a:ln>
                    </pic:spPr>
                  </pic:pic>
                </a:graphicData>
              </a:graphic>
            </wp:inline>
          </w:drawing>
        </w:r>
        <w:bookmarkStart w:id="1617" w:name="_Toc391997128"/>
        <w:bookmarkEnd w:id="1617"/>
      </w:del>
    </w:p>
    <w:p w14:paraId="6C37D10C" w14:textId="202E8E45" w:rsidR="00E41C92" w:rsidRPr="00A018B1" w:rsidDel="00D925CA" w:rsidRDefault="00E41C92" w:rsidP="00FB4133">
      <w:pPr>
        <w:pStyle w:val="Heading1"/>
        <w:rPr>
          <w:del w:id="1618" w:author="Melanie Davies" w:date="2014-07-01T11:29:00Z"/>
        </w:rPr>
        <w:pPrChange w:id="1619" w:author="Melanie Davies" w:date="2014-07-01T16:50:00Z">
          <w:pPr>
            <w:pStyle w:val="Heading3"/>
          </w:pPr>
        </w:pPrChange>
      </w:pPr>
      <w:del w:id="1620" w:author="Melanie Davies" w:date="2014-07-01T11:29:00Z">
        <w:r w:rsidDel="00D925CA">
          <w:delText>Project Organizations Organization Investigators Security Group</w:delText>
        </w:r>
        <w:bookmarkStart w:id="1621" w:name="_Toc391997129"/>
        <w:bookmarkEnd w:id="1621"/>
      </w:del>
    </w:p>
    <w:p w14:paraId="74D5BBBD" w14:textId="07B146D1" w:rsidR="00951C36" w:rsidDel="00D925CA" w:rsidRDefault="00E41C92" w:rsidP="00FB4133">
      <w:pPr>
        <w:pStyle w:val="Heading1"/>
        <w:rPr>
          <w:del w:id="1622" w:author="Melanie Davies" w:date="2014-07-01T11:29:00Z"/>
        </w:rPr>
        <w:pPrChange w:id="1623" w:author="Melanie Davies" w:date="2014-07-01T16:50:00Z">
          <w:pPr/>
        </w:pPrChange>
      </w:pPr>
      <w:del w:id="1624" w:author="Melanie Davies" w:date="2014-07-01T11:29:00Z">
        <w:r w:rsidDel="00D925CA">
          <w:delText>The Organization Template Investigators rights for each project is defaulted for each project in the group as shown in the following figure.</w:delText>
        </w:r>
        <w:r w:rsidR="00951C36" w:rsidDel="00D925CA">
          <w:rPr>
            <w:noProof/>
          </w:rPr>
          <w:drawing>
            <wp:inline distT="0" distB="0" distL="0" distR="0" wp14:anchorId="6C5F439D" wp14:editId="5775003C">
              <wp:extent cx="5941060" cy="4241165"/>
              <wp:effectExtent l="0" t="0" r="254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1060" cy="4241165"/>
                      </a:xfrm>
                      <a:prstGeom prst="rect">
                        <a:avLst/>
                      </a:prstGeom>
                      <a:noFill/>
                      <a:ln>
                        <a:noFill/>
                      </a:ln>
                    </pic:spPr>
                  </pic:pic>
                </a:graphicData>
              </a:graphic>
            </wp:inline>
          </w:drawing>
        </w:r>
        <w:bookmarkStart w:id="1625" w:name="_Toc391997130"/>
        <w:bookmarkEnd w:id="1625"/>
      </w:del>
    </w:p>
    <w:p w14:paraId="35B2A910" w14:textId="72102824" w:rsidR="00E41C92" w:rsidRPr="00A018B1" w:rsidDel="00D925CA" w:rsidRDefault="00E41C92" w:rsidP="00FB4133">
      <w:pPr>
        <w:pStyle w:val="Heading1"/>
        <w:rPr>
          <w:del w:id="1626" w:author="Melanie Davies" w:date="2014-07-01T11:29:00Z"/>
        </w:rPr>
        <w:pPrChange w:id="1627" w:author="Melanie Davies" w:date="2014-07-01T16:50:00Z">
          <w:pPr>
            <w:pStyle w:val="Heading3"/>
          </w:pPr>
        </w:pPrChange>
      </w:pPr>
      <w:del w:id="1628" w:author="Melanie Davies" w:date="2014-07-01T11:29:00Z">
        <w:r w:rsidDel="00D925CA">
          <w:delText>Project Organizations Organization Observers Security Group</w:delText>
        </w:r>
        <w:bookmarkStart w:id="1629" w:name="_Toc391997131"/>
        <w:bookmarkEnd w:id="1629"/>
      </w:del>
    </w:p>
    <w:p w14:paraId="3E621CCA" w14:textId="74A2CA1B" w:rsidR="00951C36" w:rsidDel="00D925CA" w:rsidRDefault="00E41C92" w:rsidP="00FB4133">
      <w:pPr>
        <w:pStyle w:val="Heading1"/>
        <w:rPr>
          <w:del w:id="1630" w:author="Melanie Davies" w:date="2014-07-01T11:29:00Z"/>
        </w:rPr>
        <w:pPrChange w:id="1631" w:author="Melanie Davies" w:date="2014-07-01T16:50:00Z">
          <w:pPr/>
        </w:pPrChange>
      </w:pPr>
      <w:del w:id="1632" w:author="Melanie Davies" w:date="2014-07-01T11:29:00Z">
        <w:r w:rsidDel="00D925CA">
          <w:delText>The Organization Template Observers rights for each project is defaulted for each project in the group as shown in the following figure.</w:delText>
        </w:r>
        <w:bookmarkStart w:id="1633" w:name="_Toc391997132"/>
        <w:bookmarkEnd w:id="1633"/>
      </w:del>
    </w:p>
    <w:p w14:paraId="2B0818DC" w14:textId="6EF991DB" w:rsidR="00951C36" w:rsidDel="00D925CA" w:rsidRDefault="00951C36" w:rsidP="00FB4133">
      <w:pPr>
        <w:pStyle w:val="Heading1"/>
        <w:rPr>
          <w:del w:id="1634" w:author="Melanie Davies" w:date="2014-07-01T11:29:00Z"/>
        </w:rPr>
        <w:pPrChange w:id="1635" w:author="Melanie Davies" w:date="2014-07-01T16:50:00Z">
          <w:pPr/>
        </w:pPrChange>
      </w:pPr>
      <w:del w:id="1636" w:author="Melanie Davies" w:date="2014-07-01T11:29:00Z">
        <w:r w:rsidDel="00D925CA">
          <w:rPr>
            <w:noProof/>
          </w:rPr>
          <w:drawing>
            <wp:inline distT="0" distB="0" distL="0" distR="0" wp14:anchorId="6318730B" wp14:editId="0E0447CB">
              <wp:extent cx="5941060" cy="4257675"/>
              <wp:effectExtent l="0" t="0" r="254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1060" cy="4257675"/>
                      </a:xfrm>
                      <a:prstGeom prst="rect">
                        <a:avLst/>
                      </a:prstGeom>
                      <a:noFill/>
                      <a:ln>
                        <a:noFill/>
                      </a:ln>
                    </pic:spPr>
                  </pic:pic>
                </a:graphicData>
              </a:graphic>
            </wp:inline>
          </w:drawing>
        </w:r>
        <w:bookmarkStart w:id="1637" w:name="_Toc391997133"/>
        <w:bookmarkEnd w:id="1637"/>
      </w:del>
    </w:p>
    <w:p w14:paraId="3B8B4B30" w14:textId="4E359258" w:rsidR="00064B40" w:rsidRDefault="00064B40" w:rsidP="00FB4133">
      <w:pPr>
        <w:pStyle w:val="Heading1"/>
      </w:pPr>
      <w:bookmarkStart w:id="1638" w:name="_Ref391994536"/>
      <w:bookmarkStart w:id="1639" w:name="_Toc391997134"/>
      <w:r>
        <w:t xml:space="preserve">Creating </w:t>
      </w:r>
      <w:del w:id="1640" w:author="Melanie Davies" w:date="2014-07-01T16:50:00Z">
        <w:r w:rsidDel="00FB4133">
          <w:delText>an</w:delText>
        </w:r>
      </w:del>
      <w:ins w:id="1641" w:author="Melanie Davies" w:date="2014-07-01T16:50:00Z">
        <w:r w:rsidR="00FB4133">
          <w:t>a</w:t>
        </w:r>
      </w:ins>
      <w:r>
        <w:t xml:space="preserve"> new user</w:t>
      </w:r>
      <w:bookmarkEnd w:id="1638"/>
      <w:bookmarkEnd w:id="1639"/>
    </w:p>
    <w:p w14:paraId="69D03C56" w14:textId="77777777" w:rsidR="00064B40" w:rsidRDefault="00064B40" w:rsidP="00064B40">
      <w:r>
        <w:t>Users can be added two ways:</w:t>
      </w:r>
    </w:p>
    <w:p w14:paraId="74A7AF84" w14:textId="77777777" w:rsidR="00064B40" w:rsidRDefault="00064B40" w:rsidP="00064B40">
      <w:pPr>
        <w:pStyle w:val="ListParagraph"/>
        <w:numPr>
          <w:ilvl w:val="0"/>
          <w:numId w:val="47"/>
        </w:numPr>
      </w:pPr>
      <w:r>
        <w:lastRenderedPageBreak/>
        <w:t xml:space="preserve">Manually by an administrator clicking the </w:t>
      </w:r>
      <w:r w:rsidRPr="00D925CA">
        <w:rPr>
          <w:b/>
          <w:rPrChange w:id="1642" w:author="Melanie Davies" w:date="2014-07-01T11:30:00Z">
            <w:rPr/>
          </w:rPrChange>
        </w:rPr>
        <w:t>Add User</w:t>
      </w:r>
      <w:r>
        <w:t xml:space="preserve"> button on the Users panel of the organization page or the Network/Users list.</w:t>
      </w:r>
    </w:p>
    <w:p w14:paraId="600559F4" w14:textId="53DACB88" w:rsidR="00064B40" w:rsidRDefault="00064B40" w:rsidP="00064B40">
      <w:pPr>
        <w:pStyle w:val="ListParagraph"/>
        <w:numPr>
          <w:ilvl w:val="0"/>
          <w:numId w:val="47"/>
        </w:numPr>
      </w:pPr>
      <w:r>
        <w:t xml:space="preserve">Through the new user registration process by clicking the </w:t>
      </w:r>
      <w:del w:id="1643" w:author="Melanie Davies" w:date="2014-07-01T11:30:00Z">
        <w:r w:rsidDel="00D925CA">
          <w:delText>“</w:delText>
        </w:r>
      </w:del>
      <w:r w:rsidRPr="00D925CA">
        <w:rPr>
          <w:b/>
          <w:rPrChange w:id="1644" w:author="Melanie Davies" w:date="2014-07-01T11:30:00Z">
            <w:rPr/>
          </w:rPrChange>
        </w:rPr>
        <w:t>Register for a new account</w:t>
      </w:r>
      <w:del w:id="1645" w:author="Melanie Davies" w:date="2014-07-01T11:30:00Z">
        <w:r w:rsidDel="00D925CA">
          <w:delText>”</w:delText>
        </w:r>
      </w:del>
      <w:r>
        <w:t xml:space="preserve"> link on the logon page.  </w:t>
      </w:r>
    </w:p>
    <w:p w14:paraId="4858E159" w14:textId="77777777" w:rsidR="00064B40" w:rsidRDefault="00064B40" w:rsidP="00064B40">
      <w:r>
        <w:t xml:space="preserve">Once the administrator is on the User Profile page, the process can be completed as described in the following sections.  </w:t>
      </w:r>
    </w:p>
    <w:p w14:paraId="14C9E8E7" w14:textId="77777777" w:rsidR="00064B40" w:rsidRPr="00EB6E8E" w:rsidRDefault="00064B40" w:rsidP="00064B40">
      <w:pPr>
        <w:rPr>
          <w:b/>
        </w:rPr>
      </w:pPr>
      <w:r w:rsidRPr="00EB6E8E">
        <w:rPr>
          <w:b/>
        </w:rPr>
        <w:t>Note:  It is highly recommended that users go through the new user registration process described next rather than have administrator manually create them to reduce the need for administrators to handle user credentials.</w:t>
      </w:r>
    </w:p>
    <w:p w14:paraId="20F8AA08" w14:textId="77777777" w:rsidR="00064B40" w:rsidRPr="005C55E6" w:rsidRDefault="00064B40" w:rsidP="00660145">
      <w:pPr>
        <w:pStyle w:val="Heading2"/>
      </w:pPr>
      <w:bookmarkStart w:id="1646" w:name="_Toc391997135"/>
      <w:r>
        <w:t>Create a new user through the registration form</w:t>
      </w:r>
      <w:bookmarkEnd w:id="1646"/>
    </w:p>
    <w:p w14:paraId="7E9FACA6" w14:textId="77777777" w:rsidR="00064B40" w:rsidRDefault="00064B40" w:rsidP="00064B40">
      <w:r>
        <w:t xml:space="preserve">New users can use the self-registration link on the PMN logon page to register themselves.  </w:t>
      </w:r>
    </w:p>
    <w:p w14:paraId="4EAF61E7" w14:textId="77777777" w:rsidR="00064B40" w:rsidRDefault="00064B40" w:rsidP="00064B40">
      <w:r>
        <w:rPr>
          <w:noProof/>
        </w:rPr>
        <w:drawing>
          <wp:inline distT="0" distB="0" distL="0" distR="0" wp14:anchorId="154BD0F2" wp14:editId="189BA2AB">
            <wp:extent cx="5941060" cy="4493260"/>
            <wp:effectExtent l="0" t="0" r="254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1060" cy="4493260"/>
                    </a:xfrm>
                    <a:prstGeom prst="rect">
                      <a:avLst/>
                    </a:prstGeom>
                    <a:noFill/>
                    <a:ln>
                      <a:noFill/>
                    </a:ln>
                  </pic:spPr>
                </pic:pic>
              </a:graphicData>
            </a:graphic>
          </wp:inline>
        </w:drawing>
      </w:r>
    </w:p>
    <w:p w14:paraId="394BAFAA" w14:textId="77777777" w:rsidR="00064B40" w:rsidRDefault="00064B40" w:rsidP="00FB4133">
      <w:pPr>
        <w:pStyle w:val="Heading3"/>
      </w:pPr>
      <w:bookmarkStart w:id="1647" w:name="_Toc391997136"/>
      <w:r>
        <w:t>New User Registration Task List</w:t>
      </w:r>
      <w:bookmarkEnd w:id="1647"/>
    </w:p>
    <w:p w14:paraId="279ED0F2" w14:textId="77777777" w:rsidR="00064B40" w:rsidRDefault="00064B40" w:rsidP="00064B40">
      <w:r>
        <w:t>The registration request will be displayed in the Task panel on the PMN Home page of any administrator that has rights to approve the user as shown in the following image.</w:t>
      </w:r>
    </w:p>
    <w:p w14:paraId="12C292A2" w14:textId="77777777" w:rsidR="00064B40" w:rsidRDefault="00064B40" w:rsidP="00064B40">
      <w:r>
        <w:rPr>
          <w:noProof/>
        </w:rPr>
        <w:lastRenderedPageBreak/>
        <w:drawing>
          <wp:inline distT="0" distB="0" distL="0" distR="0" wp14:anchorId="25BC29ED" wp14:editId="3EA13E97">
            <wp:extent cx="5943600" cy="10572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a:ln>
                      <a:noFill/>
                    </a:ln>
                  </pic:spPr>
                </pic:pic>
              </a:graphicData>
            </a:graphic>
          </wp:inline>
        </w:drawing>
      </w:r>
      <w:r>
        <w:t xml:space="preserve"> </w:t>
      </w:r>
    </w:p>
    <w:p w14:paraId="00A3B972" w14:textId="30F52E8C" w:rsidR="00D925CA" w:rsidRDefault="00D925CA" w:rsidP="00D925CA">
      <w:pPr>
        <w:pStyle w:val="Heading4"/>
        <w:rPr>
          <w:ins w:id="1648" w:author="Melanie Davies" w:date="2014-07-01T11:31:00Z"/>
        </w:rPr>
        <w:pPrChange w:id="1649" w:author="Melanie Davies" w:date="2014-07-01T11:31:00Z">
          <w:pPr/>
        </w:pPrChange>
      </w:pPr>
      <w:ins w:id="1650" w:author="Melanie Davies" w:date="2014-07-01T11:31:00Z">
        <w:r>
          <w:t>Centralized</w:t>
        </w:r>
      </w:ins>
    </w:p>
    <w:p w14:paraId="48EA2E2B" w14:textId="7A0C182E" w:rsidR="00D925CA" w:rsidRPr="00D925CA" w:rsidRDefault="00FB4133" w:rsidP="00D925CA">
      <w:pPr>
        <w:rPr>
          <w:ins w:id="1651" w:author="Melanie Davies" w:date="2014-07-01T11:31:00Z"/>
        </w:rPr>
      </w:pPr>
      <w:ins w:id="1652" w:author="Melanie Davies" w:date="2014-07-01T11:31:00Z">
        <w:r>
          <w:t xml:space="preserve">This right is inherited from the Global Access Controls </w:t>
        </w:r>
        <w:r w:rsidR="00D925CA">
          <w:t>for the System Administrators security group</w:t>
        </w:r>
        <w:r>
          <w:t>.</w:t>
        </w:r>
      </w:ins>
    </w:p>
    <w:p w14:paraId="0AE44E47" w14:textId="52A267CA" w:rsidR="00D925CA" w:rsidRPr="00D925CA" w:rsidRDefault="00D925CA" w:rsidP="00D925CA">
      <w:pPr>
        <w:pStyle w:val="Heading4"/>
        <w:rPr>
          <w:ins w:id="1653" w:author="Melanie Davies" w:date="2014-07-01T11:31:00Z"/>
        </w:rPr>
        <w:pPrChange w:id="1654" w:author="Melanie Davies" w:date="2014-07-01T11:31:00Z">
          <w:pPr/>
        </w:pPrChange>
      </w:pPr>
      <w:ins w:id="1655" w:author="Melanie Davies" w:date="2014-07-01T11:31:00Z">
        <w:r>
          <w:t>Decentralized</w:t>
        </w:r>
      </w:ins>
    </w:p>
    <w:p w14:paraId="4D80059A" w14:textId="023926A1" w:rsidR="00064B40" w:rsidRDefault="00064B40" w:rsidP="00064B40">
      <w:r>
        <w:t xml:space="preserve">This right is </w:t>
      </w:r>
      <w:ins w:id="1656" w:author="Melanie Davies" w:date="2014-07-01T16:51:00Z">
        <w:r w:rsidR="00FB4133">
          <w:t>inherited from</w:t>
        </w:r>
      </w:ins>
      <w:del w:id="1657" w:author="Melanie Davies" w:date="2014-07-01T16:51:00Z">
        <w:r w:rsidDel="00FB4133">
          <w:delText xml:space="preserve">pre-configured in </w:delText>
        </w:r>
      </w:del>
      <w:ins w:id="1658" w:author="Melanie Davies" w:date="2014-07-01T16:51:00Z">
        <w:r w:rsidR="00FB4133">
          <w:t xml:space="preserve"> </w:t>
        </w:r>
      </w:ins>
      <w:r>
        <w:t>the “Organization Template” Administrator security group and is applied to the “TemplateAdministrator”.  The Operation Center</w:t>
      </w:r>
      <w:ins w:id="1659" w:author="Melanie Davies" w:date="2014-07-01T11:32:00Z">
        <w:r w:rsidR="00D925CA">
          <w:t xml:space="preserve"> System</w:t>
        </w:r>
      </w:ins>
      <w:r>
        <w:t xml:space="preserve"> Administrators also have the rights to approve users for any organization by default.  </w:t>
      </w:r>
    </w:p>
    <w:p w14:paraId="4363B9FD" w14:textId="77777777" w:rsidR="00064B40" w:rsidRDefault="00064B40" w:rsidP="00FB4133">
      <w:pPr>
        <w:pStyle w:val="Heading3"/>
      </w:pPr>
      <w:bookmarkStart w:id="1660" w:name="_Toc391997137"/>
      <w:r>
        <w:t>New User Registration Review and Approval</w:t>
      </w:r>
      <w:bookmarkEnd w:id="1660"/>
    </w:p>
    <w:p w14:paraId="63E2FEF7" w14:textId="77777777" w:rsidR="00064B40" w:rsidRDefault="00064B40" w:rsidP="00064B40">
      <w:r>
        <w:t xml:space="preserve">Clicking on the new user registration link will display the user profile page for the user containing the contact information entered by the user in the registration form.  </w:t>
      </w:r>
    </w:p>
    <w:p w14:paraId="165C44B1" w14:textId="77777777" w:rsidR="00064B40" w:rsidRDefault="00064B40" w:rsidP="00064B40">
      <w:r>
        <w:rPr>
          <w:noProof/>
        </w:rPr>
        <w:lastRenderedPageBreak/>
        <w:drawing>
          <wp:inline distT="0" distB="0" distL="0" distR="0" wp14:anchorId="4AEB0A5C" wp14:editId="35F94DA7">
            <wp:extent cx="5934075" cy="76866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p>
    <w:p w14:paraId="408C99D9" w14:textId="77777777" w:rsidR="00D925CA" w:rsidRDefault="00064B40" w:rsidP="00064B40">
      <w:pPr>
        <w:rPr>
          <w:ins w:id="1661" w:author="Melanie Davies" w:date="2014-07-01T11:32:00Z"/>
        </w:rPr>
      </w:pPr>
      <w:r>
        <w:lastRenderedPageBreak/>
        <w:t xml:space="preserve">The administrator should validate this user, in particular ensure the organization is correct and what role the user should be assigned.  </w:t>
      </w:r>
    </w:p>
    <w:p w14:paraId="7FB0FF4C" w14:textId="787A3742" w:rsidR="00D925CA" w:rsidRPr="00D925CA" w:rsidRDefault="00D925CA" w:rsidP="00D925CA">
      <w:pPr>
        <w:rPr>
          <w:ins w:id="1662" w:author="Melanie Davies" w:date="2014-07-01T11:32:00Z"/>
        </w:rPr>
      </w:pPr>
      <w:ins w:id="1663" w:author="Melanie Davies" w:date="2014-07-01T11:32:00Z">
        <w:r>
          <w:t>At this point, configuring the user is the same as manually adding a new user.  Once this is done, click Approve to finish the registration.</w:t>
        </w:r>
      </w:ins>
    </w:p>
    <w:p w14:paraId="09701D25" w14:textId="36AAF885" w:rsidR="00D925CA" w:rsidRDefault="00D925CA" w:rsidP="00D925CA">
      <w:pPr>
        <w:pStyle w:val="Heading4"/>
        <w:rPr>
          <w:ins w:id="1664" w:author="Melanie Davies" w:date="2014-07-01T11:32:00Z"/>
        </w:rPr>
        <w:pPrChange w:id="1665" w:author="Melanie Davies" w:date="2014-07-01T11:32:00Z">
          <w:pPr/>
        </w:pPrChange>
      </w:pPr>
      <w:ins w:id="1666" w:author="Melanie Davies" w:date="2014-07-01T11:32:00Z">
        <w:r>
          <w:t>Decentralized</w:t>
        </w:r>
      </w:ins>
    </w:p>
    <w:p w14:paraId="6CC3F08C" w14:textId="6CF6FEAF" w:rsidR="00064B40" w:rsidRDefault="00064B40" w:rsidP="00064B40">
      <w:r>
        <w:t xml:space="preserve">As the network grows, this task should be delegated to the administrator within the organization the user selected rather than have </w:t>
      </w:r>
      <w:del w:id="1667" w:author="Melanie Davies" w:date="2014-07-01T11:32:00Z">
        <w:r w:rsidDel="00D925CA">
          <w:delText xml:space="preserve">network </w:delText>
        </w:r>
      </w:del>
      <w:ins w:id="1668" w:author="Melanie Davies" w:date="2014-07-01T11:32:00Z">
        <w:r w:rsidR="00D925CA">
          <w:t xml:space="preserve">system </w:t>
        </w:r>
      </w:ins>
      <w:r>
        <w:t>administrator perform this function since the organization administrator should/will have the knowledge necessary to configure the user’s security group membership and finish the approval process.</w:t>
      </w:r>
    </w:p>
    <w:p w14:paraId="33F0182E" w14:textId="1D15B612" w:rsidR="00064B40" w:rsidDel="00D925CA" w:rsidRDefault="00064B40" w:rsidP="003F1798">
      <w:pPr>
        <w:rPr>
          <w:del w:id="1669" w:author="Melanie Davies" w:date="2014-07-01T11:32:00Z"/>
        </w:rPr>
      </w:pPr>
      <w:del w:id="1670" w:author="Melanie Davies" w:date="2014-07-01T11:32:00Z">
        <w:r w:rsidDel="00D925CA">
          <w:delText>At this point, configuring the user is the same as manually adding a new user.  Once this is done, click Approve to finish the registration.</w:delText>
        </w:r>
        <w:bookmarkStart w:id="1671" w:name="_Toc391997138"/>
        <w:bookmarkEnd w:id="1671"/>
      </w:del>
    </w:p>
    <w:p w14:paraId="1CDC7727" w14:textId="77777777" w:rsidR="00064B40" w:rsidRDefault="00064B40" w:rsidP="00660145">
      <w:pPr>
        <w:pStyle w:val="Heading2"/>
      </w:pPr>
      <w:bookmarkStart w:id="1672" w:name="_Toc391997139"/>
      <w:r>
        <w:t>Create a new user through the user list page</w:t>
      </w:r>
      <w:bookmarkEnd w:id="1672"/>
    </w:p>
    <w:p w14:paraId="50D3CFDC" w14:textId="77777777" w:rsidR="00064B40" w:rsidRDefault="00064B40" w:rsidP="00064B40">
      <w:r>
        <w:t>Administrators can manually add the user to an organization through the Users panel or from the Network/Users list page.  This will display the User profile page.</w:t>
      </w:r>
    </w:p>
    <w:p w14:paraId="68DA09B4" w14:textId="77777777" w:rsidR="00064B40" w:rsidRPr="005715E8" w:rsidRDefault="00064B40" w:rsidP="00064B40">
      <w:r>
        <w:rPr>
          <w:noProof/>
        </w:rPr>
        <w:lastRenderedPageBreak/>
        <w:drawing>
          <wp:inline distT="0" distB="0" distL="0" distR="0" wp14:anchorId="3824DE87" wp14:editId="7979B93B">
            <wp:extent cx="5935345" cy="633349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5345" cy="6333490"/>
                    </a:xfrm>
                    <a:prstGeom prst="rect">
                      <a:avLst/>
                    </a:prstGeom>
                    <a:noFill/>
                    <a:ln>
                      <a:noFill/>
                    </a:ln>
                  </pic:spPr>
                </pic:pic>
              </a:graphicData>
            </a:graphic>
          </wp:inline>
        </w:drawing>
      </w:r>
    </w:p>
    <w:p w14:paraId="0FB335FB" w14:textId="77777777" w:rsidR="00064B40" w:rsidRDefault="00064B40" w:rsidP="00660145">
      <w:pPr>
        <w:pStyle w:val="Heading2"/>
      </w:pPr>
      <w:bookmarkStart w:id="1673" w:name="_Toc391997140"/>
      <w:r>
        <w:t>User Contact Information</w:t>
      </w:r>
      <w:bookmarkEnd w:id="1673"/>
    </w:p>
    <w:p w14:paraId="692A8DC3" w14:textId="7A39CAD8" w:rsidR="00064B40" w:rsidRPr="004228F1" w:rsidRDefault="00064B40" w:rsidP="00064B40">
      <w:r>
        <w:t xml:space="preserve">If the user was manually added, then the administrator should enter the user contact information.  </w:t>
      </w:r>
      <w:ins w:id="1674" w:author="Melanie Davies" w:date="2014-07-01T11:33:00Z">
        <w:r w:rsidR="009D4EE6">
          <w:t>At a minimum, t</w:t>
        </w:r>
      </w:ins>
      <w:del w:id="1675" w:author="Melanie Davies" w:date="2014-07-01T11:33:00Z">
        <w:r w:rsidDel="009D4EE6">
          <w:delText>T</w:delText>
        </w:r>
      </w:del>
      <w:r>
        <w:t>he user’s first</w:t>
      </w:r>
      <w:del w:id="1676" w:author="Melanie Davies" w:date="2014-07-01T16:52:00Z">
        <w:r w:rsidDel="00FB4133">
          <w:delText>/</w:delText>
        </w:r>
      </w:del>
      <w:ins w:id="1677" w:author="Melanie Davies" w:date="2014-07-01T16:52:00Z">
        <w:r w:rsidR="00FB4133">
          <w:t xml:space="preserve"> name, </w:t>
        </w:r>
      </w:ins>
      <w:r>
        <w:t xml:space="preserve">last name and email address should be </w:t>
      </w:r>
      <w:del w:id="1678" w:author="Melanie Davies" w:date="2014-07-01T11:33:00Z">
        <w:r w:rsidDel="009D4EE6">
          <w:delText xml:space="preserve">minimally </w:delText>
        </w:r>
      </w:del>
      <w:r>
        <w:t xml:space="preserve">entered and </w:t>
      </w:r>
      <w:del w:id="1679" w:author="Melanie Davies" w:date="2014-07-01T11:33:00Z">
        <w:r w:rsidDel="009D4EE6">
          <w:delText xml:space="preserve">ensure </w:delText>
        </w:r>
      </w:del>
      <w:r>
        <w:t xml:space="preserve">the organization </w:t>
      </w:r>
      <w:del w:id="1680" w:author="Melanie Davies" w:date="2014-07-01T11:33:00Z">
        <w:r w:rsidDel="009D4EE6">
          <w:delText xml:space="preserve">link </w:delText>
        </w:r>
      </w:del>
      <w:ins w:id="1681" w:author="Melanie Davies" w:date="2014-07-01T11:33:00Z">
        <w:r w:rsidR="009D4EE6">
          <w:t>selected.</w:t>
        </w:r>
      </w:ins>
      <w:del w:id="1682" w:author="Melanie Davies" w:date="2014-07-01T11:33:00Z">
        <w:r w:rsidDel="009D4EE6">
          <w:delText>points to the correct organization for the user.</w:delText>
        </w:r>
      </w:del>
      <w:r>
        <w:t xml:space="preserve">  Many times the user’s email address domain can be used to validate the user.</w:t>
      </w:r>
    </w:p>
    <w:p w14:paraId="208D58CB" w14:textId="77777777" w:rsidR="00064B40" w:rsidRDefault="00064B40" w:rsidP="00660145">
      <w:pPr>
        <w:pStyle w:val="Heading2"/>
      </w:pPr>
      <w:bookmarkStart w:id="1683" w:name="_Toc391997141"/>
      <w:r>
        <w:t>User Member of Groups</w:t>
      </w:r>
      <w:bookmarkEnd w:id="1683"/>
    </w:p>
    <w:p w14:paraId="69942D40" w14:textId="785EBBEE" w:rsidR="00064B40" w:rsidRDefault="00064B40" w:rsidP="00064B40">
      <w:r>
        <w:t xml:space="preserve">The Member of Groups panel is where the user is assigned their role.  The organization’s security groups and the security groups of any project the organization participates in will be available to assign to the </w:t>
      </w:r>
      <w:r>
        <w:lastRenderedPageBreak/>
        <w:t>user. Administrators can use the templat</w:t>
      </w:r>
      <w:del w:id="1684" w:author="Melanie Davies" w:date="2014-07-01T16:52:00Z">
        <w:r w:rsidDel="00FB4133">
          <w:delText>es</w:delText>
        </w:r>
      </w:del>
      <w:ins w:id="1685" w:author="Melanie Davies" w:date="2014-07-01T16:52:00Z">
        <w:r w:rsidR="00FB4133">
          <w:t>e</w:t>
        </w:r>
      </w:ins>
      <w:r>
        <w:t xml:space="preserve"> users in the “Organization Template” as a guide in configuring security group membership for the user.  Additionally, the “Organization Template” </w:t>
      </w:r>
      <w:ins w:id="1686" w:author="Melanie Davies" w:date="2014-07-01T16:52:00Z">
        <w:r w:rsidR="00FB4133">
          <w:t>h</w:t>
        </w:r>
      </w:ins>
      <w:r>
        <w:t xml:space="preserve">as a set of preconfigured users that may be used as a guide by administrators in configuring new users.  These users mirror the predefined security groups for an organization. The following figure shows the set of preconfigured users in the </w:t>
      </w:r>
      <w:ins w:id="1687" w:author="Melanie Davies" w:date="2014-07-01T11:34:00Z">
        <w:r w:rsidR="009D4EE6">
          <w:t xml:space="preserve">decentralized version of the </w:t>
        </w:r>
      </w:ins>
      <w:r>
        <w:t>“Organization Template”.</w:t>
      </w:r>
    </w:p>
    <w:p w14:paraId="7498D15B" w14:textId="77777777" w:rsidR="00064B40" w:rsidRPr="00724C2D" w:rsidRDefault="00064B40" w:rsidP="00064B40">
      <w:r>
        <w:rPr>
          <w:noProof/>
        </w:rPr>
        <w:drawing>
          <wp:inline distT="0" distB="0" distL="0" distR="0" wp14:anchorId="4DC4049E" wp14:editId="73F208B9">
            <wp:extent cx="5941060" cy="436435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1060" cy="4364355"/>
                    </a:xfrm>
                    <a:prstGeom prst="rect">
                      <a:avLst/>
                    </a:prstGeom>
                    <a:noFill/>
                    <a:ln>
                      <a:noFill/>
                    </a:ln>
                  </pic:spPr>
                </pic:pic>
              </a:graphicData>
            </a:graphic>
          </wp:inline>
        </w:drawing>
      </w:r>
    </w:p>
    <w:p w14:paraId="25A4797C" w14:textId="266BBD29" w:rsidR="00064B40" w:rsidRDefault="00064B40" w:rsidP="00660145">
      <w:pPr>
        <w:pStyle w:val="Heading2"/>
      </w:pPr>
      <w:del w:id="1688" w:author="Melanie Davies" w:date="2014-07-01T16:52:00Z">
        <w:r w:rsidDel="00FB4133">
          <w:delText xml:space="preserve">User </w:delText>
        </w:r>
      </w:del>
      <w:bookmarkStart w:id="1689" w:name="_Toc391997142"/>
      <w:r>
        <w:t>Permissions</w:t>
      </w:r>
      <w:ins w:id="1690" w:author="Melanie Davies" w:date="2014-07-01T16:52:00Z">
        <w:r w:rsidR="00FB4133">
          <w:t xml:space="preserve"> on this User Object</w:t>
        </w:r>
      </w:ins>
      <w:bookmarkEnd w:id="1689"/>
    </w:p>
    <w:p w14:paraId="14F8D96F" w14:textId="64FAC05B" w:rsidR="00FB4133" w:rsidRDefault="00FB4133" w:rsidP="00064B40">
      <w:pPr>
        <w:rPr>
          <w:ins w:id="1691" w:author="Melanie Davies" w:date="2014-07-01T16:52:00Z"/>
        </w:rPr>
      </w:pPr>
      <w:ins w:id="1692" w:author="Melanie Davies" w:date="2014-07-01T16:52:00Z">
        <w:r>
          <w:t xml:space="preserve">This panel controls which security groups may access and manage this user. </w:t>
        </w:r>
      </w:ins>
      <w:ins w:id="1693" w:author="Melanie Davies" w:date="2014-07-01T16:53:00Z">
        <w:r>
          <w:t xml:space="preserve">These rights are typically inherited </w:t>
        </w:r>
      </w:ins>
      <w:ins w:id="1694" w:author="Melanie Davies" w:date="2014-07-01T16:54:00Z">
        <w:r>
          <w:t>from</w:t>
        </w:r>
      </w:ins>
      <w:ins w:id="1695" w:author="Melanie Davies" w:date="2014-07-01T16:53:00Z">
        <w:r>
          <w:t xml:space="preserve"> </w:t>
        </w:r>
      </w:ins>
      <w:ins w:id="1696" w:author="Melanie Davies" w:date="2014-07-01T16:54:00Z">
        <w:r w:rsidR="00B94B22">
          <w:t>either the Global Access Controls or from the organization access control for the user’s organization.</w:t>
        </w:r>
      </w:ins>
    </w:p>
    <w:p w14:paraId="31D55367" w14:textId="41DB73CB" w:rsidR="00064B40" w:rsidRPr="00724C2D" w:rsidDel="00FB4133" w:rsidRDefault="00064B40" w:rsidP="00064B40">
      <w:pPr>
        <w:rPr>
          <w:del w:id="1697" w:author="Melanie Davies" w:date="2014-07-01T16:53:00Z"/>
        </w:rPr>
      </w:pPr>
      <w:del w:id="1698" w:author="Melanie Davies" w:date="2014-07-01T16:53:00Z">
        <w:r w:rsidDel="00FB4133">
          <w:delText xml:space="preserve">The organization’s security groups should have been configured when the user’s organization was created according the “Organization Template”.  Administrators can use the templates users in the “Organization Template”.  See the description of the template security groups </w:delText>
        </w:r>
      </w:del>
      <w:del w:id="1699" w:author="Melanie Davies" w:date="2014-07-01T11:35:00Z">
        <w:r w:rsidDel="009D4EE6">
          <w:delText xml:space="preserve">below </w:delText>
        </w:r>
      </w:del>
      <w:del w:id="1700" w:author="Melanie Davies" w:date="2014-07-01T16:53:00Z">
        <w:r w:rsidDel="00FB4133">
          <w:delText>for a description of the various roles a user may be assigned.  Typically this involves adding the user into an organization security group and a project security group for each project the user works one.</w:delText>
        </w:r>
        <w:bookmarkStart w:id="1701" w:name="_Toc391997143"/>
        <w:bookmarkEnd w:id="1701"/>
      </w:del>
    </w:p>
    <w:p w14:paraId="5FED6996" w14:textId="77777777" w:rsidR="00064B40" w:rsidRDefault="00064B40" w:rsidP="00660145">
      <w:pPr>
        <w:pStyle w:val="Heading2"/>
      </w:pPr>
      <w:bookmarkStart w:id="1702" w:name="_Toc391997144"/>
      <w:r>
        <w:t>User Credentials</w:t>
      </w:r>
      <w:bookmarkEnd w:id="1702"/>
    </w:p>
    <w:p w14:paraId="31F89129" w14:textId="430B1CBA" w:rsidR="00064B40" w:rsidRPr="00EB6E8E" w:rsidRDefault="00064B40" w:rsidP="00064B40">
      <w:r>
        <w:t>If the user was created through the registration process, their credentials will have already been entered, else the administrator will need to enter a set of credentials for the user and communicate this information to the user via an email.  Note it is highly recommended t</w:t>
      </w:r>
      <w:ins w:id="1703" w:author="Melanie Davies" w:date="2014-07-01T16:54:00Z">
        <w:r w:rsidR="00B94B22">
          <w:t xml:space="preserve">hat </w:t>
        </w:r>
      </w:ins>
      <w:del w:id="1704" w:author="Melanie Davies" w:date="2014-07-01T16:54:00Z">
        <w:r w:rsidDel="00B94B22">
          <w:delText xml:space="preserve">o force </w:delText>
        </w:r>
      </w:del>
      <w:r>
        <w:t>users to use the registration process rather than have administrators enter this information manually.</w:t>
      </w:r>
    </w:p>
    <w:p w14:paraId="27E59A6D" w14:textId="77777777" w:rsidR="00064B40" w:rsidRDefault="00064B40" w:rsidP="00660145">
      <w:pPr>
        <w:pStyle w:val="Heading2"/>
      </w:pPr>
      <w:bookmarkStart w:id="1705" w:name="_Toc391997145"/>
      <w:r>
        <w:lastRenderedPageBreak/>
        <w:t>User Notifications</w:t>
      </w:r>
      <w:bookmarkEnd w:id="1705"/>
    </w:p>
    <w:p w14:paraId="2E621AD8" w14:textId="77777777" w:rsidR="00064B40" w:rsidRDefault="00064B40" w:rsidP="00064B40">
      <w:r>
        <w:t xml:space="preserve">The Notification’s panel allows the user to subscribe the notifications generated from events within PMN that are related to their roles.   When a user is added to a security group, zero, one, or more notifications options may be visible in the user’s profile.  It is recommended that the administrator approving or adding the new user select the following notifications for the user. </w:t>
      </w:r>
    </w:p>
    <w:p w14:paraId="04ACA2BE" w14:textId="77777777" w:rsidR="00064B40" w:rsidRDefault="00064B40" w:rsidP="00064B40">
      <w:r>
        <w:rPr>
          <w:noProof/>
        </w:rPr>
        <w:drawing>
          <wp:inline distT="0" distB="0" distL="0" distR="0" wp14:anchorId="27458D8E" wp14:editId="32544D3D">
            <wp:extent cx="5935345" cy="1245235"/>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5345" cy="1245235"/>
                    </a:xfrm>
                    <a:prstGeom prst="rect">
                      <a:avLst/>
                    </a:prstGeom>
                    <a:noFill/>
                    <a:ln>
                      <a:noFill/>
                    </a:ln>
                  </pic:spPr>
                </pic:pic>
              </a:graphicData>
            </a:graphic>
          </wp:inline>
        </w:drawing>
      </w:r>
    </w:p>
    <w:p w14:paraId="6DEC176E" w14:textId="0FD36293" w:rsidR="00064B40" w:rsidRPr="000E4CC7" w:rsidRDefault="00064B40" w:rsidP="00064B40">
      <w:r>
        <w:t xml:space="preserve">After this, </w:t>
      </w:r>
      <w:del w:id="1706" w:author="Melanie Davies" w:date="2014-07-01T16:55:00Z">
        <w:r w:rsidDel="00B94B22">
          <w:delText xml:space="preserve">let the </w:delText>
        </w:r>
      </w:del>
      <w:r>
        <w:t>user</w:t>
      </w:r>
      <w:ins w:id="1707" w:author="Melanie Davies" w:date="2014-07-01T16:55:00Z">
        <w:r w:rsidR="00B94B22">
          <w:t>s should</w:t>
        </w:r>
      </w:ins>
      <w:r>
        <w:t xml:space="preserve"> choose what notifications </w:t>
      </w:r>
      <w:del w:id="1708" w:author="Melanie Davies" w:date="2014-07-01T16:55:00Z">
        <w:r w:rsidDel="00B94B22">
          <w:delText>should be</w:delText>
        </w:r>
      </w:del>
      <w:ins w:id="1709" w:author="Melanie Davies" w:date="2014-07-01T16:55:00Z">
        <w:r w:rsidR="00B94B22">
          <w:t>to</w:t>
        </w:r>
      </w:ins>
      <w:r>
        <w:t xml:space="preserve"> subscribe</w:t>
      </w:r>
      <w:del w:id="1710" w:author="Melanie Davies" w:date="2014-07-01T16:55:00Z">
        <w:r w:rsidDel="00B94B22">
          <w:delText>d</w:delText>
        </w:r>
      </w:del>
      <w:r>
        <w:t xml:space="preserve"> to.</w:t>
      </w:r>
    </w:p>
    <w:p w14:paraId="597D0181" w14:textId="2F9164A6" w:rsidR="00A7667B" w:rsidRDefault="00A7667B" w:rsidP="00FB4133">
      <w:pPr>
        <w:pStyle w:val="Heading1"/>
      </w:pPr>
      <w:bookmarkStart w:id="1711" w:name="_Toc391997146"/>
      <w:r>
        <w:t>Issues</w:t>
      </w:r>
      <w:bookmarkEnd w:id="1711"/>
    </w:p>
    <w:p w14:paraId="70956D5C" w14:textId="60B9541F" w:rsidR="00A7667B" w:rsidRDefault="00A7667B" w:rsidP="00A7667B">
      <w:r>
        <w:t>The following are a set of issues that need to be addressed prior to releasing this document</w:t>
      </w:r>
    </w:p>
    <w:p w14:paraId="7129D26E" w14:textId="6C7AB9A6" w:rsidR="00A7667B" w:rsidRDefault="00A7667B" w:rsidP="00660145">
      <w:pPr>
        <w:pStyle w:val="Heading2"/>
      </w:pPr>
      <w:bookmarkStart w:id="1712" w:name="_Toc391997147"/>
      <w:r>
        <w:t>Group Administrators</w:t>
      </w:r>
      <w:bookmarkEnd w:id="1712"/>
    </w:p>
    <w:p w14:paraId="073594C0" w14:textId="71B89963" w:rsidR="00184C3E" w:rsidRDefault="00184C3E" w:rsidP="00184C3E">
      <w:pPr>
        <w:rPr>
          <w:ins w:id="1713" w:author="Melanie Davies" w:date="2014-07-01T11:37:00Z"/>
        </w:rPr>
      </w:pPr>
      <w:r>
        <w:t>This document recommends establishing one or more Administrators selected from organizations that are members of the group.  Should this be the recommended approach or should be only allow the Operations Center administrators to perform this function?</w:t>
      </w:r>
    </w:p>
    <w:p w14:paraId="5A876662" w14:textId="5682EBA4" w:rsidR="009D4EE6" w:rsidRPr="009D4EE6" w:rsidRDefault="009D4EE6" w:rsidP="00184C3E">
      <w:pPr>
        <w:rPr>
          <w:color w:val="FF0000"/>
          <w:rPrChange w:id="1714" w:author="Melanie Davies" w:date="2014-07-01T11:37:00Z">
            <w:rPr/>
          </w:rPrChange>
        </w:rPr>
      </w:pPr>
      <w:ins w:id="1715" w:author="Melanie Davies" w:date="2014-07-01T11:37:00Z">
        <w:r>
          <w:rPr>
            <w:color w:val="FF0000"/>
          </w:rPr>
          <w:t xml:space="preserve">To account for this issue, sections of the manual were split into centralized vs. decentralized configuration options. </w:t>
        </w:r>
        <w:r w:rsidRPr="009D4EE6">
          <w:rPr>
            <w:color w:val="FF0000"/>
          </w:rPr>
          <w:t xml:space="preserve">Centralized keeps all powers </w:t>
        </w:r>
      </w:ins>
      <w:ins w:id="1716" w:author="Melanie Davies" w:date="2014-07-01T11:38:00Z">
        <w:r>
          <w:rPr>
            <w:color w:val="FF0000"/>
          </w:rPr>
          <w:t>in the hands of the system administrators, decentralized shares powers between system administrators, organization administrators, project administrators, and/or group administrators.</w:t>
        </w:r>
      </w:ins>
    </w:p>
    <w:p w14:paraId="35B7D19F" w14:textId="67F1902F" w:rsidR="00691D64" w:rsidRDefault="00691D64" w:rsidP="00660145">
      <w:pPr>
        <w:pStyle w:val="Heading2"/>
      </w:pPr>
      <w:bookmarkStart w:id="1717" w:name="_Toc391997148"/>
      <w:r>
        <w:t>Creating New Users</w:t>
      </w:r>
      <w:bookmarkEnd w:id="1717"/>
    </w:p>
    <w:p w14:paraId="24F47DBB" w14:textId="640D2172" w:rsidR="00691D64" w:rsidRDefault="00691D64" w:rsidP="00691D64">
      <w:pPr>
        <w:rPr>
          <w:ins w:id="1718" w:author="Melanie Davies" w:date="2014-07-01T11:38:00Z"/>
        </w:rPr>
      </w:pPr>
      <w:r>
        <w:t>This document recommends that organization administrators be granted the rights to create new users within their organization.  Should this be the recommended approach or should be only allow the Operations Center administrators to perform this function?</w:t>
      </w:r>
    </w:p>
    <w:p w14:paraId="726A93DD" w14:textId="1BBA7A34" w:rsidR="009D4EE6" w:rsidRDefault="009D4EE6" w:rsidP="00691D64">
      <w:pPr>
        <w:rPr>
          <w:ins w:id="1719" w:author="Melanie Davies" w:date="2014-07-01T11:39:00Z"/>
          <w:color w:val="FF0000"/>
        </w:rPr>
      </w:pPr>
      <w:ins w:id="1720" w:author="Melanie Davies" w:date="2014-07-01T11:38:00Z">
        <w:r>
          <w:rPr>
            <w:color w:val="FF0000"/>
          </w:rPr>
          <w:t xml:space="preserve">Centralized </w:t>
        </w:r>
      </w:ins>
      <w:ins w:id="1721" w:author="Melanie Davies" w:date="2014-07-01T11:39:00Z">
        <w:r>
          <w:rPr>
            <w:color w:val="FF0000"/>
          </w:rPr>
          <w:t>–</w:t>
        </w:r>
      </w:ins>
      <w:ins w:id="1722" w:author="Melanie Davies" w:date="2014-07-01T11:38:00Z">
        <w:r>
          <w:rPr>
            <w:color w:val="FF0000"/>
          </w:rPr>
          <w:t xml:space="preserve"> only </w:t>
        </w:r>
      </w:ins>
      <w:ins w:id="1723" w:author="Melanie Davies" w:date="2014-07-01T11:39:00Z">
        <w:r>
          <w:rPr>
            <w:color w:val="FF0000"/>
          </w:rPr>
          <w:t>system administrators may create users</w:t>
        </w:r>
      </w:ins>
    </w:p>
    <w:p w14:paraId="5ADA56A0" w14:textId="21CEF9CD" w:rsidR="009D4EE6" w:rsidRPr="009D4EE6" w:rsidRDefault="009D4EE6" w:rsidP="00691D64">
      <w:pPr>
        <w:rPr>
          <w:color w:val="FF0000"/>
          <w:rPrChange w:id="1724" w:author="Melanie Davies" w:date="2014-07-01T11:39:00Z">
            <w:rPr/>
          </w:rPrChange>
        </w:rPr>
      </w:pPr>
      <w:ins w:id="1725" w:author="Melanie Davies" w:date="2014-07-01T11:39:00Z">
        <w:r>
          <w:rPr>
            <w:color w:val="FF0000"/>
          </w:rPr>
          <w:t>Decentralized – organization administrators may create users</w:t>
        </w:r>
      </w:ins>
    </w:p>
    <w:p w14:paraId="39354998" w14:textId="55C5EBD0" w:rsidR="00691D64" w:rsidRDefault="00691D64" w:rsidP="00660145">
      <w:pPr>
        <w:pStyle w:val="Heading2"/>
      </w:pPr>
      <w:bookmarkStart w:id="1726" w:name="_Toc391997149"/>
      <w:r>
        <w:t>Approving New Users</w:t>
      </w:r>
      <w:bookmarkEnd w:id="1726"/>
    </w:p>
    <w:p w14:paraId="6953ADD8" w14:textId="419D2331" w:rsidR="00691D64" w:rsidDel="009D4EE6" w:rsidRDefault="00691D64" w:rsidP="00691D64">
      <w:pPr>
        <w:rPr>
          <w:del w:id="1727" w:author="Melanie Davies" w:date="2014-07-01T11:36:00Z"/>
        </w:rPr>
      </w:pPr>
      <w:r>
        <w:t>This document recommends that organization administrators be granted the rights to approve new users within their organization.  Should this be the recommended approach or should be only allow the Operations Center administrators to perform this function?</w:t>
      </w:r>
    </w:p>
    <w:p w14:paraId="776F4D43" w14:textId="77777777" w:rsidR="009D4EE6" w:rsidRDefault="009D4EE6" w:rsidP="00691D64">
      <w:pPr>
        <w:rPr>
          <w:ins w:id="1728" w:author="Melanie Davies" w:date="2014-07-01T11:39:00Z"/>
          <w:color w:val="FF0000"/>
        </w:rPr>
      </w:pPr>
    </w:p>
    <w:p w14:paraId="4646A670" w14:textId="0CB3A3D9" w:rsidR="009D4EE6" w:rsidRDefault="009D4EE6" w:rsidP="00691D64">
      <w:pPr>
        <w:rPr>
          <w:ins w:id="1729" w:author="Melanie Davies" w:date="2014-07-01T11:39:00Z"/>
          <w:color w:val="FF0000"/>
        </w:rPr>
      </w:pPr>
      <w:ins w:id="1730" w:author="Melanie Davies" w:date="2014-07-01T11:39:00Z">
        <w:r>
          <w:rPr>
            <w:color w:val="FF0000"/>
          </w:rPr>
          <w:t>Centralized – only system administrators may approve users</w:t>
        </w:r>
      </w:ins>
    </w:p>
    <w:p w14:paraId="7B1B81E8" w14:textId="0395A3E7" w:rsidR="00691D64" w:rsidRPr="009D4EE6" w:rsidRDefault="009D4EE6" w:rsidP="00691D64">
      <w:pPr>
        <w:rPr>
          <w:color w:val="FF0000"/>
          <w:rPrChange w:id="1731" w:author="Melanie Davies" w:date="2014-07-01T11:40:00Z">
            <w:rPr/>
          </w:rPrChange>
        </w:rPr>
      </w:pPr>
      <w:ins w:id="1732" w:author="Melanie Davies" w:date="2014-07-01T11:40:00Z">
        <w:r>
          <w:rPr>
            <w:color w:val="FF0000"/>
          </w:rPr>
          <w:lastRenderedPageBreak/>
          <w:t>Decentralized – organization administrators may approve users</w:t>
        </w:r>
      </w:ins>
    </w:p>
    <w:p w14:paraId="5B9E0749" w14:textId="0DF19996" w:rsidR="00A7667B" w:rsidRDefault="00A7667B" w:rsidP="00660145">
      <w:pPr>
        <w:pStyle w:val="Heading2"/>
      </w:pPr>
      <w:bookmarkStart w:id="1733" w:name="_Toc391997150"/>
      <w:r>
        <w:t>Defaulting Project Organization Rights</w:t>
      </w:r>
      <w:bookmarkEnd w:id="1733"/>
    </w:p>
    <w:p w14:paraId="25DAA673" w14:textId="3A6C8B53" w:rsidR="00A7667B" w:rsidRDefault="00A7667B" w:rsidP="00A7667B">
      <w:pPr>
        <w:rPr>
          <w:ins w:id="1734" w:author="Melanie Davies" w:date="2014-07-01T11:40:00Z"/>
        </w:rPr>
      </w:pPr>
      <w:r>
        <w:t>This document recommended using the organization page to set default rights for any project within the group.  Should this be the recommended approach or should we set organization rights explicitly on each project?</w:t>
      </w:r>
    </w:p>
    <w:p w14:paraId="18FE6FA7" w14:textId="5DBE65AB" w:rsidR="009D4EE6" w:rsidRPr="009D4EE6" w:rsidRDefault="009D4EE6" w:rsidP="00A7667B">
      <w:pPr>
        <w:rPr>
          <w:color w:val="FF0000"/>
          <w:rPrChange w:id="1735" w:author="Melanie Davies" w:date="2014-07-01T11:40:00Z">
            <w:rPr/>
          </w:rPrChange>
        </w:rPr>
      </w:pPr>
      <w:ins w:id="1736" w:author="Melanie Davies" w:date="2014-07-01T11:40:00Z">
        <w:r>
          <w:rPr>
            <w:color w:val="FF0000"/>
          </w:rPr>
          <w:t>Preferred to configure most rights at the project level</w:t>
        </w:r>
      </w:ins>
    </w:p>
    <w:p w14:paraId="40DD1442" w14:textId="089DB94E" w:rsidR="00A7667B" w:rsidRDefault="00A7667B" w:rsidP="00660145">
      <w:pPr>
        <w:pStyle w:val="Heading2"/>
      </w:pPr>
      <w:bookmarkStart w:id="1737" w:name="_Toc391997151"/>
      <w:r>
        <w:t>Defaulting Project DataMarts Rights</w:t>
      </w:r>
      <w:bookmarkEnd w:id="1737"/>
    </w:p>
    <w:p w14:paraId="053C786F" w14:textId="33D18059" w:rsidR="00A7667B" w:rsidRDefault="00A7667B" w:rsidP="00A7667B">
      <w:pPr>
        <w:rPr>
          <w:ins w:id="1738" w:author="Melanie Davies" w:date="2014-07-01T11:40:00Z"/>
        </w:rPr>
      </w:pPr>
      <w:r>
        <w:t xml:space="preserve">This document recommended using the DataMart page to set default rights for any project within the group.  Should this be the recommended approach or should we set </w:t>
      </w:r>
      <w:r w:rsidR="00184C3E">
        <w:t>DataMart</w:t>
      </w:r>
      <w:r>
        <w:t xml:space="preserve"> rights explicitly on each project?</w:t>
      </w:r>
    </w:p>
    <w:p w14:paraId="231128BE" w14:textId="4D51FFB1" w:rsidR="009D4EE6" w:rsidRPr="009D4EE6" w:rsidRDefault="009D4EE6" w:rsidP="00A7667B">
      <w:pPr>
        <w:rPr>
          <w:color w:val="FF0000"/>
          <w:rPrChange w:id="1739" w:author="Melanie Davies" w:date="2014-07-01T11:40:00Z">
            <w:rPr/>
          </w:rPrChange>
        </w:rPr>
      </w:pPr>
      <w:ins w:id="1740" w:author="Melanie Davies" w:date="2014-07-01T11:40:00Z">
        <w:r>
          <w:rPr>
            <w:color w:val="FF0000"/>
          </w:rPr>
          <w:t xml:space="preserve">Preferred to configure most rights at the project level. </w:t>
        </w:r>
      </w:ins>
    </w:p>
    <w:sectPr w:rsidR="009D4EE6" w:rsidRPr="009D4EE6" w:rsidSect="00AC24CC">
      <w:headerReference w:type="default" r:id="rId71"/>
      <w:footerReference w:type="default" r:id="rId7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97" w:author="Melanie Davies" w:date="2014-07-01T15:26:00Z" w:initials="MD">
    <w:p w14:paraId="0CD83C78" w14:textId="0CC3241A" w:rsidR="00FB4133" w:rsidRDefault="00FB4133">
      <w:pPr>
        <w:pStyle w:val="CommentText"/>
      </w:pPr>
      <w:r>
        <w:rPr>
          <w:rStyle w:val="CommentReference"/>
        </w:rPr>
        <w:annotationRef/>
      </w:r>
      <w:r>
        <w:t>I rearranged the sections to fit with the order in which entities are usually created – e.g. you can’t add organizations to groups without creating the organizations first</w:t>
      </w:r>
    </w:p>
  </w:comment>
  <w:comment w:id="702" w:author="Melanie Davies" w:date="2014-07-01T15:28:00Z" w:initials="MD">
    <w:p w14:paraId="13D9BA3C" w14:textId="6C2FCA36" w:rsidR="00FB4133" w:rsidRDefault="00FB4133">
      <w:pPr>
        <w:pStyle w:val="CommentText"/>
      </w:pPr>
      <w:r>
        <w:rPr>
          <w:rStyle w:val="CommentReference"/>
        </w:rPr>
        <w:annotationRef/>
      </w:r>
      <w:r>
        <w:t xml:space="preserve"> </w:t>
      </w:r>
      <w:r>
        <w:rPr>
          <w:rStyle w:val="CommentReference"/>
        </w:rPr>
        <w:annotationRef/>
      </w:r>
      <w:r>
        <w:t>We usually do this the opposite way around - we create an OperationsCenter\Everyone security group with the basic rights and then every [Organization]\Everyone group inherits that. It saves you from having to go to the Global access control panel every time you create a new org and makes editing global access easier. This is the method that I’ve included in the instructions below</w:t>
      </w:r>
    </w:p>
  </w:comment>
  <w:comment w:id="716" w:author="Melanie Davies" w:date="2014-06-27T12:41:00Z" w:initials="MD">
    <w:p w14:paraId="07943A90" w14:textId="29E4F53B" w:rsidR="00FB4133" w:rsidRDefault="00FB4133">
      <w:pPr>
        <w:pStyle w:val="CommentText"/>
      </w:pPr>
      <w:r>
        <w:rPr>
          <w:rStyle w:val="CommentReference"/>
        </w:rPr>
        <w:annotationRef/>
      </w:r>
      <w:r>
        <w:t xml:space="preserve">Deleted this since we consider the registry and research data sets to be part of the organization metadata. </w:t>
      </w:r>
    </w:p>
  </w:comment>
  <w:comment w:id="772" w:author="Melanie Davies" w:date="2014-06-27T14:42:00Z" w:initials="MD">
    <w:p w14:paraId="1262D2B6" w14:textId="013FF88B" w:rsidR="00FB4133" w:rsidRDefault="00FB4133">
      <w:pPr>
        <w:pStyle w:val="CommentText"/>
      </w:pPr>
      <w:r>
        <w:rPr>
          <w:rStyle w:val="CommentReference"/>
        </w:rPr>
        <w:annotationRef/>
      </w:r>
      <w:r>
        <w:t xml:space="preserve">The way that this was originally written would have restricted reading the organization profile to only users who belong to that organization. That negates the point of the organization profile info and org metadata searches. We usually configure it so that OpsCenter\Everyone has the rights to view all organizations in the network. </w:t>
      </w:r>
    </w:p>
  </w:comment>
  <w:comment w:id="817" w:author="Melanie Davies" w:date="2014-06-27T14:21:00Z" w:initials="MD">
    <w:p w14:paraId="31689747" w14:textId="475C619B" w:rsidR="00FB4133" w:rsidRDefault="00FB4133">
      <w:pPr>
        <w:pStyle w:val="CommentText"/>
      </w:pPr>
      <w:r>
        <w:rPr>
          <w:rStyle w:val="CommentReference"/>
        </w:rPr>
        <w:annotationRef/>
      </w:r>
      <w:r>
        <w:t>This is how all of our networks are set up – the default request ACL panel is empty and we configure all request permissions at the project level. On networks with multiple projects (e.g. HDC) projects usually differ significantly in who is allowed to submit requests and different users from the same organization may participate in different projects. E.g. Group Health on HDC have some users who only participate in HMORNnet, some who only participate in CRNnet, and some who participate in both.</w:t>
      </w:r>
    </w:p>
  </w:comment>
  <w:comment w:id="821" w:author="Melanie Davies" w:date="2014-06-27T14:22:00Z" w:initials="MD">
    <w:p w14:paraId="7B4B1298" w14:textId="11F29337" w:rsidR="00FB4133" w:rsidRDefault="00FB4133">
      <w:pPr>
        <w:pStyle w:val="CommentText"/>
      </w:pPr>
      <w:r>
        <w:rPr>
          <w:rStyle w:val="CommentReference"/>
        </w:rPr>
        <w:annotationRef/>
      </w:r>
      <w:r>
        <w:t xml:space="preserve">This would allow you to differ the request rights for an organization by project, but I think it would be more likely to complicate matters and leaves you at risk if you forget that inheritance is occurring. </w:t>
      </w:r>
    </w:p>
  </w:comment>
  <w:comment w:id="856" w:author="Melanie Davies" w:date="2014-06-27T14:30:00Z" w:initials="MD">
    <w:p w14:paraId="2A31CFA8" w14:textId="6110CED2" w:rsidR="00FB4133" w:rsidRDefault="00FB4133">
      <w:pPr>
        <w:pStyle w:val="CommentText"/>
      </w:pPr>
      <w:r>
        <w:rPr>
          <w:rStyle w:val="CommentReference"/>
        </w:rPr>
        <w:annotationRef/>
      </w:r>
      <w:r>
        <w:t xml:space="preserve">Same reasoning as above. Users from the same organization may not administer the same DataMarts (e.g. one may administer a DM with summary tables and another that receives SAS distribution requests against the VDW), or may administer the same DataMart but only respond to requests from certain projects. </w:t>
      </w:r>
    </w:p>
    <w:p w14:paraId="16E6EF3A" w14:textId="32EF812B" w:rsidR="00FB4133" w:rsidRDefault="00FB4133">
      <w:pPr>
        <w:pStyle w:val="CommentText"/>
      </w:pPr>
      <w:r>
        <w:t>Note that in the DataMartAdministrator screenshot below I removed the rights that are involved in responding to queries</w:t>
      </w:r>
    </w:p>
  </w:comment>
  <w:comment w:id="869" w:author="Melanie Davies" w:date="2014-07-01T15:49:00Z" w:initials="MD">
    <w:p w14:paraId="345246AB" w14:textId="1751DCE1" w:rsidR="00FB4133" w:rsidRDefault="00FB4133">
      <w:pPr>
        <w:pStyle w:val="CommentText"/>
      </w:pPr>
      <w:r>
        <w:rPr>
          <w:rStyle w:val="CommentReference"/>
        </w:rPr>
        <w:annotationRef/>
      </w:r>
      <w:r>
        <w:t>Do you know what Request Metadata Update does? I think it might be a v2 holdover or pre-Projects v3 feature – we might want to remove it for v5</w:t>
      </w:r>
    </w:p>
  </w:comment>
  <w:comment w:id="912" w:author="Melanie Davies" w:date="2014-06-27T14:45:00Z" w:initials="MD">
    <w:p w14:paraId="066CF915" w14:textId="77777777" w:rsidR="00FB4133" w:rsidRDefault="00FB4133" w:rsidP="008169C6">
      <w:pPr>
        <w:pStyle w:val="CommentText"/>
      </w:pPr>
      <w:r>
        <w:rPr>
          <w:rStyle w:val="CommentReference"/>
        </w:rPr>
        <w:annotationRef/>
      </w:r>
      <w:r>
        <w:t>Same reasoning as the Organization Read right above.</w:t>
      </w:r>
    </w:p>
  </w:comment>
  <w:comment w:id="966" w:author="Melanie Davies" w:date="2014-06-27T14:56:00Z" w:initials="MD">
    <w:p w14:paraId="38173C7E" w14:textId="1EF7BABB" w:rsidR="00FB4133" w:rsidRDefault="00FB4133">
      <w:pPr>
        <w:pStyle w:val="CommentText"/>
      </w:pPr>
      <w:r>
        <w:rPr>
          <w:rStyle w:val="CommentReference"/>
        </w:rPr>
        <w:annotationRef/>
      </w:r>
      <w:r>
        <w:t>Same reasoning as above. We usually allow users to see the profiles of all users in the network, that way they can see the contact info of everyone in case they need to email someone.</w:t>
      </w:r>
    </w:p>
  </w:comment>
  <w:comment w:id="1045" w:author="Melanie Davies" w:date="2014-07-01T16:15:00Z" w:initials="MD">
    <w:p w14:paraId="5B6F88F4" w14:textId="5D16CA8F" w:rsidR="00FB4133" w:rsidRDefault="00FB4133">
      <w:pPr>
        <w:pStyle w:val="CommentText"/>
      </w:pPr>
      <w:r>
        <w:rPr>
          <w:rStyle w:val="CommentReference"/>
        </w:rPr>
        <w:annotationRef/>
      </w:r>
      <w:r>
        <w:t>We’re not setting any investigator rights at the organization level, so this is uncessary</w:t>
      </w:r>
    </w:p>
  </w:comment>
  <w:comment w:id="1047" w:author="Melanie Davies" w:date="2014-06-30T10:43:00Z" w:initials="MD">
    <w:p w14:paraId="44B0A2DD" w14:textId="60327E6A" w:rsidR="00FB4133" w:rsidRDefault="00FB4133">
      <w:pPr>
        <w:pStyle w:val="CommentText"/>
      </w:pPr>
      <w:r>
        <w:rPr>
          <w:rStyle w:val="CommentReference"/>
        </w:rPr>
        <w:annotationRef/>
      </w:r>
      <w:r>
        <w:t xml:space="preserve">We might want to think about changing the name of this to something that’s more descriptive, e.g. Request Reviewer? </w:t>
      </w:r>
    </w:p>
  </w:comment>
  <w:comment w:id="1048" w:author="Melanie Davies" w:date="2014-06-30T10:43:00Z" w:initials="MD">
    <w:p w14:paraId="48F6CF59" w14:textId="21FEBD4B" w:rsidR="00FB4133" w:rsidRDefault="00FB4133">
      <w:pPr>
        <w:pStyle w:val="CommentText"/>
      </w:pPr>
      <w:r>
        <w:rPr>
          <w:rStyle w:val="CommentReference"/>
        </w:rPr>
        <w:annotationRef/>
      </w:r>
      <w:r>
        <w:t>We might want to think about changing the name of this – it made more sense in v2 than it does now. Maybe Response Reviewer?</w:t>
      </w:r>
    </w:p>
  </w:comment>
  <w:comment w:id="1050" w:author="Melanie Davies" w:date="2014-06-30T10:47:00Z" w:initials="MD">
    <w:p w14:paraId="092726BC" w14:textId="06879191" w:rsidR="00FB4133" w:rsidRDefault="00FB4133">
      <w:pPr>
        <w:pStyle w:val="CommentText"/>
      </w:pPr>
      <w:r>
        <w:rPr>
          <w:rStyle w:val="CommentReference"/>
        </w:rPr>
        <w:annotationRef/>
      </w:r>
      <w:r>
        <w:t xml:space="preserve">I think this is unnecessary. Everyone in the organization already has the organization Everyone group automatically. </w:t>
      </w:r>
    </w:p>
  </w:comment>
  <w:comment w:id="1056" w:author="Melanie Davies" w:date="2014-06-30T10:50:00Z" w:initials="MD">
    <w:p w14:paraId="5AD1C078" w14:textId="54F7AC60" w:rsidR="00FB4133" w:rsidRDefault="00FB4133">
      <w:pPr>
        <w:pStyle w:val="CommentText"/>
      </w:pPr>
      <w:r>
        <w:rPr>
          <w:rStyle w:val="CommentReference"/>
        </w:rPr>
        <w:annotationRef/>
      </w:r>
      <w:r>
        <w:t>We usually do this the opposite way around - we create an OperationsCenter\Everyone security group with the basic rights and then every [Organization]\Everyone group inherits that. It saves you from having to go to the Global access control panel every time you create a new org and makes editing global access easier.</w:t>
      </w:r>
    </w:p>
  </w:comment>
  <w:comment w:id="1061" w:author="Melanie Davies" w:date="2014-06-30T10:53:00Z" w:initials="MD">
    <w:p w14:paraId="25ED4D71" w14:textId="2AB96A5B" w:rsidR="00FB4133" w:rsidRDefault="00FB4133">
      <w:pPr>
        <w:pStyle w:val="CommentText"/>
      </w:pPr>
      <w:r>
        <w:rPr>
          <w:rStyle w:val="CommentReference"/>
        </w:rPr>
        <w:annotationRef/>
      </w:r>
      <w:r>
        <w:t>We’re likely going to ask for the login right to be removed with v5 changes, since every active user in the network should have the right to login by default and we’d never want to deny it to an active user. Keeping it as a right just causes us problems when we forgot to give the Ops Center Everyone group to new organizations and their users can’t log in.</w:t>
      </w:r>
    </w:p>
  </w:comment>
  <w:comment w:id="1069" w:author="Melanie Davies" w:date="2014-06-30T10:56:00Z" w:initials="MD">
    <w:p w14:paraId="5A044951" w14:textId="77777777" w:rsidR="00FB4133" w:rsidRDefault="00FB4133">
      <w:pPr>
        <w:pStyle w:val="CommentText"/>
      </w:pPr>
      <w:r>
        <w:rPr>
          <w:rStyle w:val="CommentReference"/>
        </w:rPr>
        <w:annotationRef/>
      </w:r>
      <w:r>
        <w:t>As above, this should be switched so that there is an Ops Center/Administrator group with the right to list tasks and all Organization Administrator groups inherit it. However, this can only work if the System Administrator rights aren’t given to Ops Center everyone – which is why we create the custom System Administrator security group within the Ops Center.</w:t>
      </w:r>
    </w:p>
    <w:p w14:paraId="6BC42199" w14:textId="7B4D04A0" w:rsidR="00FB4133" w:rsidRDefault="00FB4133">
      <w:pPr>
        <w:pStyle w:val="CommentText"/>
      </w:pPr>
      <w:r>
        <w:t>This might become irrelevant with the workflow work as the task panel will be used for more than just approving users and so should be granted to more users.</w:t>
      </w:r>
    </w:p>
  </w:comment>
  <w:comment w:id="1170" w:author="Melanie Davies" w:date="2014-06-30T11:24:00Z" w:initials="MD">
    <w:p w14:paraId="7D154DC6" w14:textId="67065FA3" w:rsidR="00FB4133" w:rsidRDefault="00FB4133">
      <w:pPr>
        <w:pStyle w:val="CommentText"/>
      </w:pPr>
      <w:r>
        <w:rPr>
          <w:rStyle w:val="CommentReference"/>
        </w:rPr>
        <w:annotationRef/>
      </w:r>
      <w:r>
        <w:t>We’ve always enabled this at the project level, not the DM level. See comment on 2.5 above</w:t>
      </w:r>
    </w:p>
  </w:comment>
  <w:comment w:id="1298" w:author="Melanie Davies" w:date="2014-07-01T16:33:00Z" w:initials="MD">
    <w:p w14:paraId="1A52AD73" w14:textId="34955B0D" w:rsidR="00FB4133" w:rsidRDefault="00FB4133">
      <w:pPr>
        <w:pStyle w:val="CommentText"/>
      </w:pPr>
      <w:r>
        <w:rPr>
          <w:rStyle w:val="CommentReference"/>
        </w:rPr>
        <w:annotationRef/>
      </w:r>
      <w:r>
        <w:t>This is a better use of the term Group Administrator than the way that we’ve previously been using it. We might want to have 2 security groups: Group Administrator that administrates a group and Response Reviewer that reviews results.</w:t>
      </w:r>
    </w:p>
  </w:comment>
  <w:comment w:id="1396" w:author="Melanie Davies" w:date="2014-07-01T10:42:00Z" w:initials="MD">
    <w:p w14:paraId="73951768" w14:textId="39AFE7EB" w:rsidR="00FB4133" w:rsidRDefault="00FB4133">
      <w:pPr>
        <w:pStyle w:val="CommentText"/>
      </w:pPr>
      <w:r>
        <w:rPr>
          <w:rStyle w:val="CommentReference"/>
        </w:rPr>
        <w:annotationRef/>
      </w:r>
      <w:r>
        <w:rPr>
          <w:noProof/>
        </w:rPr>
        <w:t>We'd also want to give them the resubmit right</w:t>
      </w:r>
    </w:p>
  </w:comment>
  <w:comment w:id="1398" w:author="Melanie Davies" w:date="2014-07-01T11:21:00Z" w:initials="MD">
    <w:p w14:paraId="0F4B7FD5" w14:textId="14E7C9C0" w:rsidR="00FB4133" w:rsidRDefault="00FB4133">
      <w:pPr>
        <w:pStyle w:val="CommentText"/>
      </w:pPr>
      <w:r>
        <w:rPr>
          <w:rStyle w:val="CommentReference"/>
        </w:rPr>
        <w:annotationRef/>
      </w:r>
      <w:r>
        <w:t xml:space="preserve">See my note above about how this section is for the most common way that we configure a project. We don’t have the Investigator/Enhanced Investigator distinction in any of our current projects. </w:t>
      </w:r>
    </w:p>
  </w:comment>
  <w:comment w:id="1405" w:author="Melanie Davies" w:date="2014-07-01T11:22:00Z" w:initials="MD">
    <w:p w14:paraId="114638A1" w14:textId="735E3883" w:rsidR="00FB4133" w:rsidRDefault="00FB4133">
      <w:pPr>
        <w:pStyle w:val="CommentText"/>
      </w:pPr>
      <w:r>
        <w:rPr>
          <w:rStyle w:val="CommentReference"/>
        </w:rPr>
        <w:annotationRef/>
      </w:r>
      <w:r>
        <w:t>Screenshot needs editing – should also have the rights to resubmit requests</w:t>
      </w:r>
    </w:p>
  </w:comment>
  <w:comment w:id="1413" w:author="Melanie Davies" w:date="2014-07-01T10:57:00Z" w:initials="MD">
    <w:p w14:paraId="4B385539" w14:textId="50FD957F" w:rsidR="00FB4133" w:rsidRDefault="00FB4133">
      <w:pPr>
        <w:pStyle w:val="CommentText"/>
      </w:pPr>
      <w:r>
        <w:t>I think it’s best to keep this section as generic as possible. Having a Query Administrator is more of a fringe case. I removed it for now, we should document this functionality somewhere, maybe in a separate document as this one is already long</w:t>
      </w:r>
    </w:p>
  </w:comment>
  <w:comment w:id="1430" w:author="Melanie Davies" w:date="2014-07-01T10:47:00Z" w:initials="MD">
    <w:p w14:paraId="14BF8B02" w14:textId="77B12D33" w:rsidR="00FB4133" w:rsidRPr="0005684A" w:rsidRDefault="00FB4133">
      <w:pPr>
        <w:pStyle w:val="CommentText"/>
      </w:pPr>
      <w:r>
        <w:rPr>
          <w:rStyle w:val="CommentReference"/>
        </w:rPr>
        <w:annotationRef/>
      </w:r>
      <w:r>
        <w:t xml:space="preserve">This would cause them to receive notifications whenever an Investigator views results from </w:t>
      </w:r>
      <w:r>
        <w:rPr>
          <w:b/>
        </w:rPr>
        <w:t xml:space="preserve">any </w:t>
      </w:r>
      <w:r>
        <w:t>DataMart in the project.</w:t>
      </w:r>
    </w:p>
  </w:comment>
  <w:comment w:id="1450" w:author="Melanie Davies" w:date="2014-07-01T10:55:00Z" w:initials="MD">
    <w:p w14:paraId="759780C9" w14:textId="6B7D6B57" w:rsidR="00FB4133" w:rsidRDefault="00FB4133">
      <w:pPr>
        <w:pStyle w:val="CommentText"/>
      </w:pPr>
      <w:r>
        <w:rPr>
          <w:rStyle w:val="CommentReference"/>
        </w:rPr>
        <w:annotationRef/>
      </w:r>
      <w:r>
        <w:t>These implicit rights can cause a lot of confusion. In the security and infrastructure changes we might want to figure out a way to make them explicit – i.e. separate out what rights a user has to their own requests vs. every request in the project.</w:t>
      </w:r>
    </w:p>
  </w:comment>
  <w:comment w:id="1470" w:author="Melanie Davies" w:date="2014-07-01T10:56:00Z" w:initials="MD">
    <w:p w14:paraId="283591B6" w14:textId="6999857B" w:rsidR="00FB4133" w:rsidRDefault="00FB4133">
      <w:pPr>
        <w:pStyle w:val="CommentText"/>
      </w:pPr>
      <w:r>
        <w:rPr>
          <w:rStyle w:val="CommentReference"/>
        </w:rPr>
        <w:annotationRef/>
      </w:r>
      <w:r>
        <w:t>Screenshot needs updating to include the following rights:</w:t>
      </w:r>
    </w:p>
    <w:p w14:paraId="4DE1C6EE" w14:textId="235BF388" w:rsidR="00FB4133" w:rsidRDefault="00FB4133" w:rsidP="005075B3">
      <w:pPr>
        <w:pStyle w:val="CommentText"/>
        <w:numPr>
          <w:ilvl w:val="0"/>
          <w:numId w:val="51"/>
        </w:numPr>
      </w:pPr>
      <w:r>
        <w:t xml:space="preserve">Delete </w:t>
      </w:r>
    </w:p>
    <w:p w14:paraId="7DC255A1" w14:textId="30CC8E11" w:rsidR="00FB4133" w:rsidRDefault="00FB4133" w:rsidP="005075B3">
      <w:pPr>
        <w:pStyle w:val="CommentText"/>
        <w:numPr>
          <w:ilvl w:val="0"/>
          <w:numId w:val="51"/>
        </w:numPr>
      </w:pPr>
      <w:r>
        <w:t>Change routings after submission</w:t>
      </w:r>
    </w:p>
    <w:p w14:paraId="2CB4D7EE" w14:textId="546E6D2E" w:rsidR="00FB4133" w:rsidRDefault="00FB4133" w:rsidP="005075B3">
      <w:pPr>
        <w:pStyle w:val="CommentText"/>
        <w:numPr>
          <w:ilvl w:val="0"/>
          <w:numId w:val="51"/>
        </w:numPr>
      </w:pPr>
      <w:r>
        <w:t>Skip request approval</w:t>
      </w:r>
    </w:p>
    <w:p w14:paraId="0F1C86DC" w14:textId="6E394245" w:rsidR="00FB4133" w:rsidRDefault="00FB4133" w:rsidP="005075B3">
      <w:pPr>
        <w:pStyle w:val="CommentText"/>
        <w:numPr>
          <w:ilvl w:val="0"/>
          <w:numId w:val="51"/>
        </w:numPr>
      </w:pPr>
      <w:r>
        <w:t>View individual results</w:t>
      </w:r>
    </w:p>
    <w:p w14:paraId="6E87E3C0" w14:textId="45D8772E" w:rsidR="00FB4133" w:rsidRDefault="00FB4133" w:rsidP="005075B3">
      <w:pPr>
        <w:pStyle w:val="CommentText"/>
        <w:numPr>
          <w:ilvl w:val="0"/>
          <w:numId w:val="51"/>
        </w:numPr>
      </w:pPr>
      <w:r>
        <w:t>View history</w:t>
      </w:r>
    </w:p>
  </w:comment>
  <w:comment w:id="1472" w:author="Melanie Davies" w:date="2014-07-01T10:54:00Z" w:initials="MD">
    <w:p w14:paraId="23919160" w14:textId="2EB6A4F8" w:rsidR="00FB4133" w:rsidRDefault="00FB4133">
      <w:pPr>
        <w:pStyle w:val="CommentText"/>
      </w:pPr>
      <w:r>
        <w:rPr>
          <w:rStyle w:val="CommentReference"/>
        </w:rPr>
        <w:annotationRef/>
      </w:r>
      <w:r>
        <w:t xml:space="preserve">View results and request status change are included in the implicit rights mentioned above. </w:t>
      </w:r>
    </w:p>
  </w:comment>
  <w:comment w:id="1482" w:author="Melanie Davies" w:date="2014-07-01T10:56:00Z" w:initials="MD">
    <w:p w14:paraId="7BA28EE0" w14:textId="5C40448F" w:rsidR="00FB4133" w:rsidRDefault="00FB4133">
      <w:pPr>
        <w:pStyle w:val="CommentText"/>
      </w:pPr>
      <w:r>
        <w:rPr>
          <w:rStyle w:val="CommentReference"/>
        </w:rPr>
        <w:annotationRef/>
      </w:r>
      <w:r>
        <w:t>Screenshot needs updating to add the view history right</w:t>
      </w:r>
    </w:p>
  </w:comment>
  <w:comment w:id="1519" w:author="Melanie Davies" w:date="2014-07-01T11:02:00Z" w:initials="MD">
    <w:p w14:paraId="197127C7" w14:textId="77777777" w:rsidR="00FB4133" w:rsidRDefault="00FB4133">
      <w:pPr>
        <w:pStyle w:val="CommentText"/>
      </w:pPr>
      <w:r>
        <w:rPr>
          <w:rStyle w:val="CommentReference"/>
        </w:rPr>
        <w:annotationRef/>
      </w:r>
      <w:r>
        <w:t xml:space="preserve">Screenshot needs changing. </w:t>
      </w:r>
    </w:p>
    <w:p w14:paraId="6CF29089" w14:textId="77777777" w:rsidR="00FB4133" w:rsidRDefault="00FB4133">
      <w:pPr>
        <w:pStyle w:val="CommentText"/>
      </w:pPr>
      <w:r>
        <w:t>All those inherited rights should be configured here, not inherited from the DataMart level</w:t>
      </w:r>
    </w:p>
    <w:p w14:paraId="143D2513" w14:textId="0EC8BC82" w:rsidR="00FB4133" w:rsidRDefault="00FB4133">
      <w:pPr>
        <w:pStyle w:val="CommentText"/>
      </w:pPr>
      <w:r>
        <w:t>Auto shouldn’t be selected for File Distribution</w:t>
      </w:r>
    </w:p>
  </w:comment>
  <w:comment w:id="1521" w:author="Melanie Davies" w:date="2014-07-01T11:14:00Z" w:initials="MD">
    <w:p w14:paraId="0C47697C" w14:textId="6F8CEDDC" w:rsidR="00FB4133" w:rsidRDefault="00FB4133">
      <w:pPr>
        <w:pStyle w:val="CommentText"/>
      </w:pPr>
      <w:r>
        <w:rPr>
          <w:rStyle w:val="CommentReference"/>
        </w:rPr>
        <w:annotationRef/>
      </w:r>
      <w:r>
        <w:t>This is more of a fringe case, as with Query Administrator above, I think it’s best to keep this section simple and document special cases elsewhere</w:t>
      </w:r>
    </w:p>
  </w:comment>
  <w:comment w:id="1526" w:author="Melanie Davies" w:date="2014-07-01T11:14:00Z" w:initials="MD">
    <w:p w14:paraId="2AB40D61" w14:textId="1115FE74" w:rsidR="00FB4133" w:rsidRDefault="00FB4133">
      <w:pPr>
        <w:pStyle w:val="CommentText"/>
      </w:pPr>
      <w:r>
        <w:rPr>
          <w:rStyle w:val="CommentReference"/>
        </w:rPr>
        <w:annotationRef/>
      </w:r>
      <w:r>
        <w:t>This shouldn’t be set at the project level and so wouldn’t be inherited here</w:t>
      </w:r>
    </w:p>
  </w:comment>
  <w:comment w:id="1541" w:author="Melanie Davies" w:date="2014-07-01T11:26:00Z" w:initials="MD">
    <w:p w14:paraId="2FBA30AC" w14:textId="14EA01DD" w:rsidR="00FB4133" w:rsidRDefault="00FB4133">
      <w:pPr>
        <w:pStyle w:val="CommentText"/>
      </w:pPr>
      <w:r>
        <w:rPr>
          <w:rStyle w:val="CommentReference"/>
        </w:rPr>
        <w:annotationRef/>
      </w:r>
      <w:r>
        <w:rPr>
          <w:noProof/>
        </w:rPr>
        <w:t>Should also have the rights to submit all the request types. Manual and auto should be checked for the first three and only manual for File Distribution</w:t>
      </w:r>
    </w:p>
  </w:comment>
  <w:comment w:id="1557" w:author="Melanie Davies" w:date="2014-07-01T12:53:00Z" w:initials="MD">
    <w:p w14:paraId="346D3AAA" w14:textId="5CF8D48F" w:rsidR="00FB4133" w:rsidRDefault="00FB4133">
      <w:pPr>
        <w:pStyle w:val="CommentText"/>
      </w:pPr>
      <w:r>
        <w:rPr>
          <w:rStyle w:val="CommentReference"/>
        </w:rPr>
        <w:annotationRef/>
      </w:r>
      <w:r>
        <w:t>Since the screenshots below all just show inherited rights, I think its simplest just to say this and not include the sections below</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CD83C78" w15:done="0"/>
  <w15:commentEx w15:paraId="13D9BA3C" w15:done="0"/>
  <w15:commentEx w15:paraId="07943A90" w15:done="0"/>
  <w15:commentEx w15:paraId="1262D2B6" w15:done="0"/>
  <w15:commentEx w15:paraId="31689747" w15:done="0"/>
  <w15:commentEx w15:paraId="7B4B1298" w15:done="0"/>
  <w15:commentEx w15:paraId="16E6EF3A" w15:done="0"/>
  <w15:commentEx w15:paraId="345246AB" w15:done="0"/>
  <w15:commentEx w15:paraId="066CF915" w15:done="0"/>
  <w15:commentEx w15:paraId="38173C7E" w15:done="0"/>
  <w15:commentEx w15:paraId="5B6F88F4" w15:done="0"/>
  <w15:commentEx w15:paraId="44B0A2DD" w15:done="0"/>
  <w15:commentEx w15:paraId="48F6CF59" w15:done="0"/>
  <w15:commentEx w15:paraId="092726BC" w15:done="0"/>
  <w15:commentEx w15:paraId="5AD1C078" w15:done="0"/>
  <w15:commentEx w15:paraId="25ED4D71" w15:done="0"/>
  <w15:commentEx w15:paraId="6BC42199" w15:done="0"/>
  <w15:commentEx w15:paraId="7D154DC6" w15:done="0"/>
  <w15:commentEx w15:paraId="1A52AD73" w15:done="0"/>
  <w15:commentEx w15:paraId="73951768" w15:done="0"/>
  <w15:commentEx w15:paraId="0F4B7FD5" w15:done="0"/>
  <w15:commentEx w15:paraId="114638A1" w15:done="0"/>
  <w15:commentEx w15:paraId="4B385539" w15:done="0"/>
  <w15:commentEx w15:paraId="14BF8B02" w15:done="0"/>
  <w15:commentEx w15:paraId="759780C9" w15:done="0"/>
  <w15:commentEx w15:paraId="6E87E3C0" w15:done="0"/>
  <w15:commentEx w15:paraId="23919160" w15:done="0"/>
  <w15:commentEx w15:paraId="7BA28EE0" w15:done="0"/>
  <w15:commentEx w15:paraId="143D2513" w15:done="0"/>
  <w15:commentEx w15:paraId="0C47697C" w15:done="0"/>
  <w15:commentEx w15:paraId="2AB40D61" w15:done="0"/>
  <w15:commentEx w15:paraId="2FBA30AC" w15:done="0"/>
  <w15:commentEx w15:paraId="346D3AA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AB4E4A" w14:textId="77777777" w:rsidR="00986BCD" w:rsidRDefault="00986BCD" w:rsidP="00337C67">
      <w:pPr>
        <w:spacing w:after="0" w:line="240" w:lineRule="auto"/>
      </w:pPr>
      <w:r>
        <w:separator/>
      </w:r>
    </w:p>
  </w:endnote>
  <w:endnote w:type="continuationSeparator" w:id="0">
    <w:p w14:paraId="4EC29BB9" w14:textId="77777777" w:rsidR="00986BCD" w:rsidRDefault="00986BCD" w:rsidP="00337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ADBF8" w14:textId="7E42AAD8" w:rsidR="00FB4133" w:rsidRDefault="00FB4133">
    <w:pPr>
      <w:pStyle w:val="Footer"/>
    </w:pPr>
    <w:r>
      <w:t>Company Confidential</w:t>
    </w:r>
    <w:r>
      <w:tab/>
    </w:r>
    <w:r>
      <w:fldChar w:fldCharType="begin"/>
    </w:r>
    <w:r>
      <w:instrText xml:space="preserve"> DATE \@ "MMMM d, yyyy" </w:instrText>
    </w:r>
    <w:r>
      <w:fldChar w:fldCharType="separate"/>
    </w:r>
    <w:ins w:id="1741" w:author="Melanie Davies" w:date="2014-07-01T16:34:00Z">
      <w:r>
        <w:rPr>
          <w:noProof/>
        </w:rPr>
        <w:t>July 1, 2014</w:t>
      </w:r>
    </w:ins>
    <w:del w:id="1742" w:author="Melanie Davies" w:date="2014-07-01T10:43:00Z">
      <w:r w:rsidDel="0005684A">
        <w:rPr>
          <w:noProof/>
        </w:rPr>
        <w:delText>June 27, 2014</w:delText>
      </w:r>
    </w:del>
    <w:r>
      <w:fldChar w:fldCharType="end"/>
    </w:r>
    <w:r>
      <w:tab/>
    </w:r>
    <w:r>
      <w:rPr>
        <w:color w:val="808080" w:themeColor="background1" w:themeShade="80"/>
        <w:spacing w:val="60"/>
      </w:rPr>
      <w:t>Page</w:t>
    </w:r>
    <w:r>
      <w:fldChar w:fldCharType="begin"/>
    </w:r>
    <w:r>
      <w:instrText xml:space="preserve"> PAGE   \* MERGEFORMAT </w:instrText>
    </w:r>
    <w:r>
      <w:fldChar w:fldCharType="separate"/>
    </w:r>
    <w:r w:rsidR="00041A4C" w:rsidRPr="00041A4C">
      <w:rPr>
        <w:b/>
        <w:bCs/>
        <w:noProof/>
      </w:rPr>
      <w:t>4</w:t>
    </w:r>
    <w:r>
      <w:rPr>
        <w:b/>
        <w:bCs/>
        <w:noProof/>
      </w:rPr>
      <w:fldChar w:fldCharType="end"/>
    </w:r>
    <w:r>
      <w:rPr>
        <w:b/>
        <w:bCs/>
        <w:noProof/>
      </w:rPr>
      <w:t xml:space="preserve"> of </w:t>
    </w:r>
    <w:r>
      <w:rPr>
        <w:b/>
        <w:bCs/>
        <w:noProof/>
      </w:rPr>
      <w:fldChar w:fldCharType="begin"/>
    </w:r>
    <w:r>
      <w:rPr>
        <w:b/>
        <w:bCs/>
        <w:noProof/>
      </w:rPr>
      <w:instrText xml:space="preserve"> NUMPAGES  \* Arabic  \* MERGEFORMAT </w:instrText>
    </w:r>
    <w:r>
      <w:rPr>
        <w:b/>
        <w:bCs/>
        <w:noProof/>
      </w:rPr>
      <w:fldChar w:fldCharType="separate"/>
    </w:r>
    <w:r w:rsidR="00041A4C">
      <w:rPr>
        <w:b/>
        <w:bCs/>
        <w:noProof/>
      </w:rPr>
      <w:t>37</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D2C28B" w14:textId="77777777" w:rsidR="00986BCD" w:rsidRDefault="00986BCD" w:rsidP="00337C67">
      <w:pPr>
        <w:spacing w:after="0" w:line="240" w:lineRule="auto"/>
      </w:pPr>
      <w:r>
        <w:separator/>
      </w:r>
    </w:p>
  </w:footnote>
  <w:footnote w:type="continuationSeparator" w:id="0">
    <w:p w14:paraId="0E05761F" w14:textId="77777777" w:rsidR="00986BCD" w:rsidRDefault="00986BCD" w:rsidP="00337C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8CA3F" w14:textId="2D134928" w:rsidR="00FB4133" w:rsidRDefault="00FB4133">
    <w:pPr>
      <w:pStyle w:val="Header"/>
    </w:pPr>
    <w:sdt>
      <w:sdtPr>
        <w:id w:val="-917179048"/>
        <w:docPartObj>
          <w:docPartGallery w:val="Watermarks"/>
          <w:docPartUnique/>
        </w:docPartObj>
      </w:sdtPr>
      <w:sdtContent>
        <w:r>
          <w:rPr>
            <w:noProof/>
            <w:lang w:eastAsia="zh-TW"/>
          </w:rPr>
          <w:pict w14:anchorId="669ABC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2"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noProof/>
      </w:rPr>
      <w:drawing>
        <wp:inline distT="0" distB="0" distL="0" distR="0" wp14:anchorId="52BD8C67" wp14:editId="7EA2856C">
          <wp:extent cx="1511935" cy="292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1935" cy="292735"/>
                  </a:xfrm>
                  <a:prstGeom prst="rect">
                    <a:avLst/>
                  </a:prstGeom>
                  <a:noFill/>
                </pic:spPr>
              </pic:pic>
            </a:graphicData>
          </a:graphic>
        </wp:inline>
      </w:drawing>
    </w:r>
    <w:r>
      <w:tab/>
    </w:r>
    <w:r>
      <w:tab/>
      <w:t>PMN Support Guide</w:t>
    </w:r>
  </w:p>
  <w:p w14:paraId="55C3CCB8" w14:textId="77777777" w:rsidR="00FB4133" w:rsidRDefault="00FB41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4249D"/>
    <w:multiLevelType w:val="hybridMultilevel"/>
    <w:tmpl w:val="A49213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8652C"/>
    <w:multiLevelType w:val="hybridMultilevel"/>
    <w:tmpl w:val="1DDA78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F5561"/>
    <w:multiLevelType w:val="hybridMultilevel"/>
    <w:tmpl w:val="44B669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B5235D"/>
    <w:multiLevelType w:val="hybridMultilevel"/>
    <w:tmpl w:val="C9AA1D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E031C3"/>
    <w:multiLevelType w:val="hybridMultilevel"/>
    <w:tmpl w:val="A31850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5B2565"/>
    <w:multiLevelType w:val="hybridMultilevel"/>
    <w:tmpl w:val="762E3D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890E5D"/>
    <w:multiLevelType w:val="hybridMultilevel"/>
    <w:tmpl w:val="595E07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1D5CA5"/>
    <w:multiLevelType w:val="hybridMultilevel"/>
    <w:tmpl w:val="0CBCCD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B327C7"/>
    <w:multiLevelType w:val="hybridMultilevel"/>
    <w:tmpl w:val="59B6008A"/>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60" w:hanging="360"/>
      </w:pPr>
      <w:rPr>
        <w:rFonts w:ascii="Courier New" w:hAnsi="Courier New" w:cs="Courier New" w:hint="default"/>
      </w:rPr>
    </w:lvl>
    <w:lvl w:ilvl="5" w:tplc="04090005" w:tentative="1">
      <w:start w:val="1"/>
      <w:numFmt w:val="bullet"/>
      <w:lvlText w:val=""/>
      <w:lvlJc w:val="left"/>
      <w:pPr>
        <w:ind w:left="360" w:hanging="360"/>
      </w:pPr>
      <w:rPr>
        <w:rFonts w:ascii="Wingdings" w:hAnsi="Wingdings" w:hint="default"/>
      </w:rPr>
    </w:lvl>
    <w:lvl w:ilvl="6" w:tplc="04090001" w:tentative="1">
      <w:start w:val="1"/>
      <w:numFmt w:val="bullet"/>
      <w:lvlText w:val=""/>
      <w:lvlJc w:val="left"/>
      <w:pPr>
        <w:ind w:left="1080" w:hanging="360"/>
      </w:pPr>
      <w:rPr>
        <w:rFonts w:ascii="Symbol" w:hAnsi="Symbol" w:hint="default"/>
      </w:rPr>
    </w:lvl>
    <w:lvl w:ilvl="7" w:tplc="04090003" w:tentative="1">
      <w:start w:val="1"/>
      <w:numFmt w:val="bullet"/>
      <w:lvlText w:val="o"/>
      <w:lvlJc w:val="left"/>
      <w:pPr>
        <w:ind w:left="1800" w:hanging="360"/>
      </w:pPr>
      <w:rPr>
        <w:rFonts w:ascii="Courier New" w:hAnsi="Courier New" w:cs="Courier New" w:hint="default"/>
      </w:rPr>
    </w:lvl>
    <w:lvl w:ilvl="8" w:tplc="04090005" w:tentative="1">
      <w:start w:val="1"/>
      <w:numFmt w:val="bullet"/>
      <w:lvlText w:val=""/>
      <w:lvlJc w:val="left"/>
      <w:pPr>
        <w:ind w:left="2520" w:hanging="360"/>
      </w:pPr>
      <w:rPr>
        <w:rFonts w:ascii="Wingdings" w:hAnsi="Wingdings" w:hint="default"/>
      </w:rPr>
    </w:lvl>
  </w:abstractNum>
  <w:abstractNum w:abstractNumId="9">
    <w:nsid w:val="266C37F0"/>
    <w:multiLevelType w:val="hybridMultilevel"/>
    <w:tmpl w:val="5FBAEA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D5037B"/>
    <w:multiLevelType w:val="hybridMultilevel"/>
    <w:tmpl w:val="99083B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F96DDC"/>
    <w:multiLevelType w:val="hybridMultilevel"/>
    <w:tmpl w:val="A3C2EA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6F3FE7"/>
    <w:multiLevelType w:val="multilevel"/>
    <w:tmpl w:val="06960A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83A4FA8"/>
    <w:multiLevelType w:val="hybridMultilevel"/>
    <w:tmpl w:val="5D18EAA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A0F0E45"/>
    <w:multiLevelType w:val="hybridMultilevel"/>
    <w:tmpl w:val="AB5C78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4436E4"/>
    <w:multiLevelType w:val="hybridMultilevel"/>
    <w:tmpl w:val="0EF2DB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864850"/>
    <w:multiLevelType w:val="hybridMultilevel"/>
    <w:tmpl w:val="596CE8E2"/>
    <w:lvl w:ilvl="0" w:tplc="37A2C8E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390F86"/>
    <w:multiLevelType w:val="hybridMultilevel"/>
    <w:tmpl w:val="8CDA2942"/>
    <w:lvl w:ilvl="0" w:tplc="2ACC55C2">
      <w:start w:val="1"/>
      <w:numFmt w:val="bullet"/>
      <w:lvlText w:val=""/>
      <w:lvlJc w:val="left"/>
      <w:pPr>
        <w:ind w:left="720" w:hanging="360"/>
      </w:pPr>
      <w:rPr>
        <w:rFonts w:ascii="Wingdings" w:hAnsi="Wingdings"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9F4056"/>
    <w:multiLevelType w:val="hybridMultilevel"/>
    <w:tmpl w:val="AE0802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B374DB"/>
    <w:multiLevelType w:val="hybridMultilevel"/>
    <w:tmpl w:val="B1C2EB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7C0A9E"/>
    <w:multiLevelType w:val="hybridMultilevel"/>
    <w:tmpl w:val="F81CE1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72347F"/>
    <w:multiLevelType w:val="hybridMultilevel"/>
    <w:tmpl w:val="60EE04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8C642D"/>
    <w:multiLevelType w:val="hybridMultilevel"/>
    <w:tmpl w:val="AC1664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D36590"/>
    <w:multiLevelType w:val="hybridMultilevel"/>
    <w:tmpl w:val="2FA884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A9766C"/>
    <w:multiLevelType w:val="hybridMultilevel"/>
    <w:tmpl w:val="B128E7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3F4179"/>
    <w:multiLevelType w:val="hybridMultilevel"/>
    <w:tmpl w:val="E4BA46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E64985"/>
    <w:multiLevelType w:val="hybridMultilevel"/>
    <w:tmpl w:val="4BA2D3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F923E9"/>
    <w:multiLevelType w:val="hybridMultilevel"/>
    <w:tmpl w:val="AD3453C6"/>
    <w:lvl w:ilvl="0" w:tplc="0409000B">
      <w:start w:val="1"/>
      <w:numFmt w:val="bullet"/>
      <w:lvlText w:val=""/>
      <w:lvlJc w:val="left"/>
      <w:pPr>
        <w:ind w:left="720" w:hanging="360"/>
      </w:pPr>
      <w:rPr>
        <w:rFonts w:ascii="Wingdings" w:hAnsi="Wingdings" w:hint="default"/>
        <w:color w:val="auto"/>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DA5113"/>
    <w:multiLevelType w:val="hybridMultilevel"/>
    <w:tmpl w:val="0AD63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834EF9"/>
    <w:multiLevelType w:val="hybridMultilevel"/>
    <w:tmpl w:val="EBF4B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B72860"/>
    <w:multiLevelType w:val="hybridMultilevel"/>
    <w:tmpl w:val="4A7CCED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D8E5A8C"/>
    <w:multiLevelType w:val="hybridMultilevel"/>
    <w:tmpl w:val="D3E2FC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047826"/>
    <w:multiLevelType w:val="hybridMultilevel"/>
    <w:tmpl w:val="356018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4B31E5"/>
    <w:multiLevelType w:val="hybridMultilevel"/>
    <w:tmpl w:val="00F298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812991"/>
    <w:multiLevelType w:val="hybridMultilevel"/>
    <w:tmpl w:val="A18C2B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DB73EC"/>
    <w:multiLevelType w:val="hybridMultilevel"/>
    <w:tmpl w:val="E81630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F10B0B"/>
    <w:multiLevelType w:val="hybridMultilevel"/>
    <w:tmpl w:val="C1A8F13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8861C39"/>
    <w:multiLevelType w:val="hybridMultilevel"/>
    <w:tmpl w:val="F5D0E0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F20C45"/>
    <w:multiLevelType w:val="hybridMultilevel"/>
    <w:tmpl w:val="DA800FAE"/>
    <w:lvl w:ilvl="0" w:tplc="0409000B">
      <w:start w:val="1"/>
      <w:numFmt w:val="bullet"/>
      <w:lvlText w:val=""/>
      <w:lvlJc w:val="left"/>
      <w:pPr>
        <w:ind w:left="720" w:hanging="360"/>
      </w:pPr>
      <w:rPr>
        <w:rFonts w:ascii="Wingdings" w:hAnsi="Wingdings" w:hint="default"/>
        <w:color w:val="auto"/>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6E4543"/>
    <w:multiLevelType w:val="hybridMultilevel"/>
    <w:tmpl w:val="B8A05A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43454D"/>
    <w:multiLevelType w:val="hybridMultilevel"/>
    <w:tmpl w:val="D210612E"/>
    <w:lvl w:ilvl="0" w:tplc="2ACC55C2">
      <w:start w:val="1"/>
      <w:numFmt w:val="bullet"/>
      <w:lvlText w:val=""/>
      <w:lvlJc w:val="left"/>
      <w:pPr>
        <w:ind w:left="720" w:hanging="360"/>
      </w:pPr>
      <w:rPr>
        <w:rFonts w:ascii="Wingdings" w:hAnsi="Wingdings"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9E5FD3"/>
    <w:multiLevelType w:val="hybridMultilevel"/>
    <w:tmpl w:val="D916D8CE"/>
    <w:lvl w:ilvl="0" w:tplc="897CF69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E05A39"/>
    <w:multiLevelType w:val="hybridMultilevel"/>
    <w:tmpl w:val="186EA3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752EB7"/>
    <w:multiLevelType w:val="hybridMultilevel"/>
    <w:tmpl w:val="9EE09A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806DFB"/>
    <w:multiLevelType w:val="hybridMultilevel"/>
    <w:tmpl w:val="11FC38E8"/>
    <w:lvl w:ilvl="0" w:tplc="2ACC55C2">
      <w:start w:val="1"/>
      <w:numFmt w:val="bullet"/>
      <w:lvlText w:val=""/>
      <w:lvlJc w:val="left"/>
      <w:pPr>
        <w:ind w:left="720" w:hanging="360"/>
      </w:pPr>
      <w:rPr>
        <w:rFonts w:ascii="Wingdings" w:hAnsi="Wingdings" w:hint="default"/>
        <w:color w:val="1F497D" w:themeColor="text2"/>
      </w:rPr>
    </w:lvl>
    <w:lvl w:ilvl="1" w:tplc="39B67036">
      <w:start w:val="1"/>
      <w:numFmt w:val="bullet"/>
      <w:lvlText w:val=""/>
      <w:lvlJc w:val="left"/>
      <w:pPr>
        <w:ind w:left="1440" w:hanging="360"/>
      </w:pPr>
      <w:rPr>
        <w:rFonts w:ascii="Wingdings" w:hAnsi="Wingdings" w:hint="default"/>
        <w:color w:val="1F497D" w:themeColor="tex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D34E97"/>
    <w:multiLevelType w:val="hybridMultilevel"/>
    <w:tmpl w:val="557615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75B2B42"/>
    <w:multiLevelType w:val="hybridMultilevel"/>
    <w:tmpl w:val="6CB283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354272"/>
    <w:multiLevelType w:val="hybridMultilevel"/>
    <w:tmpl w:val="84C2AC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044C90"/>
    <w:multiLevelType w:val="hybridMultilevel"/>
    <w:tmpl w:val="FA30A4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DA5BC5"/>
    <w:multiLevelType w:val="hybridMultilevel"/>
    <w:tmpl w:val="C990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B733792"/>
    <w:multiLevelType w:val="hybridMultilevel"/>
    <w:tmpl w:val="6BCAC5A2"/>
    <w:lvl w:ilvl="0" w:tplc="0409000D">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12"/>
  </w:num>
  <w:num w:numId="2">
    <w:abstractNumId w:val="40"/>
  </w:num>
  <w:num w:numId="3">
    <w:abstractNumId w:val="42"/>
  </w:num>
  <w:num w:numId="4">
    <w:abstractNumId w:val="44"/>
  </w:num>
  <w:num w:numId="5">
    <w:abstractNumId w:val="17"/>
  </w:num>
  <w:num w:numId="6">
    <w:abstractNumId w:val="9"/>
  </w:num>
  <w:num w:numId="7">
    <w:abstractNumId w:val="24"/>
  </w:num>
  <w:num w:numId="8">
    <w:abstractNumId w:val="2"/>
  </w:num>
  <w:num w:numId="9">
    <w:abstractNumId w:val="45"/>
  </w:num>
  <w:num w:numId="10">
    <w:abstractNumId w:val="1"/>
  </w:num>
  <w:num w:numId="11">
    <w:abstractNumId w:val="15"/>
  </w:num>
  <w:num w:numId="12">
    <w:abstractNumId w:val="27"/>
  </w:num>
  <w:num w:numId="13">
    <w:abstractNumId w:val="38"/>
  </w:num>
  <w:num w:numId="14">
    <w:abstractNumId w:val="18"/>
  </w:num>
  <w:num w:numId="15">
    <w:abstractNumId w:val="34"/>
  </w:num>
  <w:num w:numId="16">
    <w:abstractNumId w:val="29"/>
  </w:num>
  <w:num w:numId="17">
    <w:abstractNumId w:val="50"/>
  </w:num>
  <w:num w:numId="18">
    <w:abstractNumId w:val="7"/>
  </w:num>
  <w:num w:numId="19">
    <w:abstractNumId w:val="47"/>
  </w:num>
  <w:num w:numId="20">
    <w:abstractNumId w:val="20"/>
  </w:num>
  <w:num w:numId="21">
    <w:abstractNumId w:val="23"/>
  </w:num>
  <w:num w:numId="22">
    <w:abstractNumId w:val="28"/>
  </w:num>
  <w:num w:numId="23">
    <w:abstractNumId w:val="19"/>
  </w:num>
  <w:num w:numId="24">
    <w:abstractNumId w:val="49"/>
  </w:num>
  <w:num w:numId="25">
    <w:abstractNumId w:val="6"/>
  </w:num>
  <w:num w:numId="26">
    <w:abstractNumId w:val="8"/>
  </w:num>
  <w:num w:numId="27">
    <w:abstractNumId w:val="13"/>
  </w:num>
  <w:num w:numId="28">
    <w:abstractNumId w:val="36"/>
  </w:num>
  <w:num w:numId="29">
    <w:abstractNumId w:val="30"/>
  </w:num>
  <w:num w:numId="30">
    <w:abstractNumId w:val="35"/>
  </w:num>
  <w:num w:numId="31">
    <w:abstractNumId w:val="22"/>
  </w:num>
  <w:num w:numId="32">
    <w:abstractNumId w:val="43"/>
  </w:num>
  <w:num w:numId="33">
    <w:abstractNumId w:val="39"/>
  </w:num>
  <w:num w:numId="34">
    <w:abstractNumId w:val="4"/>
  </w:num>
  <w:num w:numId="35">
    <w:abstractNumId w:val="5"/>
  </w:num>
  <w:num w:numId="36">
    <w:abstractNumId w:val="37"/>
  </w:num>
  <w:num w:numId="37">
    <w:abstractNumId w:val="14"/>
  </w:num>
  <w:num w:numId="38">
    <w:abstractNumId w:val="3"/>
  </w:num>
  <w:num w:numId="39">
    <w:abstractNumId w:val="26"/>
  </w:num>
  <w:num w:numId="40">
    <w:abstractNumId w:val="11"/>
  </w:num>
  <w:num w:numId="41">
    <w:abstractNumId w:val="0"/>
  </w:num>
  <w:num w:numId="42">
    <w:abstractNumId w:val="21"/>
  </w:num>
  <w:num w:numId="43">
    <w:abstractNumId w:val="31"/>
  </w:num>
  <w:num w:numId="44">
    <w:abstractNumId w:val="48"/>
  </w:num>
  <w:num w:numId="45">
    <w:abstractNumId w:val="10"/>
  </w:num>
  <w:num w:numId="46">
    <w:abstractNumId w:val="33"/>
  </w:num>
  <w:num w:numId="47">
    <w:abstractNumId w:val="25"/>
  </w:num>
  <w:num w:numId="48">
    <w:abstractNumId w:val="32"/>
  </w:num>
  <w:num w:numId="49">
    <w:abstractNumId w:val="46"/>
  </w:num>
  <w:num w:numId="50">
    <w:abstractNumId w:val="41"/>
  </w:num>
  <w:num w:numId="51">
    <w:abstractNumId w:val="16"/>
  </w:num>
  <w:numIdMacAtCleanup w:val="5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lanie Davies">
    <w15:presenceInfo w15:providerId="None" w15:userId="Melanie Davi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650"/>
    <w:rsid w:val="00002F83"/>
    <w:rsid w:val="0000700C"/>
    <w:rsid w:val="00007B6D"/>
    <w:rsid w:val="00011CDD"/>
    <w:rsid w:val="00011D62"/>
    <w:rsid w:val="0001203E"/>
    <w:rsid w:val="00012FA5"/>
    <w:rsid w:val="00016B80"/>
    <w:rsid w:val="0002029B"/>
    <w:rsid w:val="0002048D"/>
    <w:rsid w:val="00022960"/>
    <w:rsid w:val="00024ED8"/>
    <w:rsid w:val="00025AD0"/>
    <w:rsid w:val="00031599"/>
    <w:rsid w:val="000355CD"/>
    <w:rsid w:val="00037650"/>
    <w:rsid w:val="0004143D"/>
    <w:rsid w:val="00041A4C"/>
    <w:rsid w:val="00044324"/>
    <w:rsid w:val="00047142"/>
    <w:rsid w:val="000505A7"/>
    <w:rsid w:val="00051032"/>
    <w:rsid w:val="000537D1"/>
    <w:rsid w:val="00055270"/>
    <w:rsid w:val="00055D95"/>
    <w:rsid w:val="00055E1C"/>
    <w:rsid w:val="00056021"/>
    <w:rsid w:val="00056350"/>
    <w:rsid w:val="0005684A"/>
    <w:rsid w:val="000574B9"/>
    <w:rsid w:val="00064B40"/>
    <w:rsid w:val="000658AB"/>
    <w:rsid w:val="00066358"/>
    <w:rsid w:val="00070862"/>
    <w:rsid w:val="00074204"/>
    <w:rsid w:val="00075983"/>
    <w:rsid w:val="0008405D"/>
    <w:rsid w:val="00084EBC"/>
    <w:rsid w:val="00090372"/>
    <w:rsid w:val="00095AF6"/>
    <w:rsid w:val="00095D1B"/>
    <w:rsid w:val="000974BB"/>
    <w:rsid w:val="00097A81"/>
    <w:rsid w:val="000A45E0"/>
    <w:rsid w:val="000A4C65"/>
    <w:rsid w:val="000A5EF0"/>
    <w:rsid w:val="000A6175"/>
    <w:rsid w:val="000B1627"/>
    <w:rsid w:val="000B24B9"/>
    <w:rsid w:val="000B5B83"/>
    <w:rsid w:val="000B5BB9"/>
    <w:rsid w:val="000C0106"/>
    <w:rsid w:val="000C070C"/>
    <w:rsid w:val="000C103E"/>
    <w:rsid w:val="000C1042"/>
    <w:rsid w:val="000C1228"/>
    <w:rsid w:val="000C1E27"/>
    <w:rsid w:val="000C5979"/>
    <w:rsid w:val="000C61A1"/>
    <w:rsid w:val="000C623D"/>
    <w:rsid w:val="000D12E3"/>
    <w:rsid w:val="000D21C5"/>
    <w:rsid w:val="000D2FCD"/>
    <w:rsid w:val="000D44DC"/>
    <w:rsid w:val="000D4AD8"/>
    <w:rsid w:val="000D6695"/>
    <w:rsid w:val="000D70DF"/>
    <w:rsid w:val="000D7CC3"/>
    <w:rsid w:val="000E0B19"/>
    <w:rsid w:val="000E3391"/>
    <w:rsid w:val="000E4681"/>
    <w:rsid w:val="000E4C31"/>
    <w:rsid w:val="000E4CC7"/>
    <w:rsid w:val="000E73D8"/>
    <w:rsid w:val="000F3323"/>
    <w:rsid w:val="000F5A7C"/>
    <w:rsid w:val="000F6D4F"/>
    <w:rsid w:val="000F78FD"/>
    <w:rsid w:val="001004A6"/>
    <w:rsid w:val="0010363C"/>
    <w:rsid w:val="00107F84"/>
    <w:rsid w:val="00114A17"/>
    <w:rsid w:val="00115269"/>
    <w:rsid w:val="001156CE"/>
    <w:rsid w:val="00115DA4"/>
    <w:rsid w:val="00120950"/>
    <w:rsid w:val="001229D7"/>
    <w:rsid w:val="001244BE"/>
    <w:rsid w:val="0012658F"/>
    <w:rsid w:val="0012687F"/>
    <w:rsid w:val="00133024"/>
    <w:rsid w:val="0014147E"/>
    <w:rsid w:val="00144C0F"/>
    <w:rsid w:val="00145DE8"/>
    <w:rsid w:val="001469DB"/>
    <w:rsid w:val="001469E7"/>
    <w:rsid w:val="00146EE1"/>
    <w:rsid w:val="001477E9"/>
    <w:rsid w:val="001477F4"/>
    <w:rsid w:val="001541B0"/>
    <w:rsid w:val="00154A3D"/>
    <w:rsid w:val="0015577A"/>
    <w:rsid w:val="00156DAD"/>
    <w:rsid w:val="00162944"/>
    <w:rsid w:val="00165ABA"/>
    <w:rsid w:val="00166A1B"/>
    <w:rsid w:val="00171383"/>
    <w:rsid w:val="00171AC2"/>
    <w:rsid w:val="00173344"/>
    <w:rsid w:val="00175063"/>
    <w:rsid w:val="00175BF3"/>
    <w:rsid w:val="00176DD3"/>
    <w:rsid w:val="00181EAE"/>
    <w:rsid w:val="00183527"/>
    <w:rsid w:val="00183ABB"/>
    <w:rsid w:val="00184C3E"/>
    <w:rsid w:val="001858AE"/>
    <w:rsid w:val="001914B3"/>
    <w:rsid w:val="00191C27"/>
    <w:rsid w:val="0019299C"/>
    <w:rsid w:val="00192DB6"/>
    <w:rsid w:val="0019467D"/>
    <w:rsid w:val="00195AA3"/>
    <w:rsid w:val="00197274"/>
    <w:rsid w:val="001A1429"/>
    <w:rsid w:val="001A2DAF"/>
    <w:rsid w:val="001A3031"/>
    <w:rsid w:val="001A5901"/>
    <w:rsid w:val="001A73AE"/>
    <w:rsid w:val="001B39BC"/>
    <w:rsid w:val="001B6D27"/>
    <w:rsid w:val="001C3C17"/>
    <w:rsid w:val="001C4ED7"/>
    <w:rsid w:val="001C5E73"/>
    <w:rsid w:val="001C5FDD"/>
    <w:rsid w:val="001C608C"/>
    <w:rsid w:val="001C65ED"/>
    <w:rsid w:val="001D1BE5"/>
    <w:rsid w:val="001D6594"/>
    <w:rsid w:val="001D79CE"/>
    <w:rsid w:val="001D7D28"/>
    <w:rsid w:val="001E00A2"/>
    <w:rsid w:val="001E2660"/>
    <w:rsid w:val="001E2F39"/>
    <w:rsid w:val="001E7594"/>
    <w:rsid w:val="001E7B05"/>
    <w:rsid w:val="001F414C"/>
    <w:rsid w:val="001F4409"/>
    <w:rsid w:val="001F4DFD"/>
    <w:rsid w:val="001F52C8"/>
    <w:rsid w:val="00200CDF"/>
    <w:rsid w:val="002034C2"/>
    <w:rsid w:val="0020401A"/>
    <w:rsid w:val="00204E67"/>
    <w:rsid w:val="00204FDC"/>
    <w:rsid w:val="00206EEB"/>
    <w:rsid w:val="00207916"/>
    <w:rsid w:val="00210442"/>
    <w:rsid w:val="00213552"/>
    <w:rsid w:val="002165CC"/>
    <w:rsid w:val="00217536"/>
    <w:rsid w:val="002223F7"/>
    <w:rsid w:val="00222590"/>
    <w:rsid w:val="00223AA1"/>
    <w:rsid w:val="00226788"/>
    <w:rsid w:val="00232676"/>
    <w:rsid w:val="00236A10"/>
    <w:rsid w:val="00236D6E"/>
    <w:rsid w:val="002466E6"/>
    <w:rsid w:val="00246CDF"/>
    <w:rsid w:val="00247208"/>
    <w:rsid w:val="00251E1C"/>
    <w:rsid w:val="00252582"/>
    <w:rsid w:val="002539C6"/>
    <w:rsid w:val="0025544A"/>
    <w:rsid w:val="00255495"/>
    <w:rsid w:val="002570E2"/>
    <w:rsid w:val="00257817"/>
    <w:rsid w:val="00257D71"/>
    <w:rsid w:val="00262084"/>
    <w:rsid w:val="00263ABD"/>
    <w:rsid w:val="00265A97"/>
    <w:rsid w:val="00273C3B"/>
    <w:rsid w:val="00274DDE"/>
    <w:rsid w:val="00280E91"/>
    <w:rsid w:val="00282760"/>
    <w:rsid w:val="00287E2C"/>
    <w:rsid w:val="00293607"/>
    <w:rsid w:val="00295E29"/>
    <w:rsid w:val="00297419"/>
    <w:rsid w:val="00297902"/>
    <w:rsid w:val="00297F7F"/>
    <w:rsid w:val="002A1798"/>
    <w:rsid w:val="002A2BDE"/>
    <w:rsid w:val="002B0825"/>
    <w:rsid w:val="002B396A"/>
    <w:rsid w:val="002B5681"/>
    <w:rsid w:val="002C03FB"/>
    <w:rsid w:val="002C2EA7"/>
    <w:rsid w:val="002C4CF6"/>
    <w:rsid w:val="002C4E1E"/>
    <w:rsid w:val="002C64B7"/>
    <w:rsid w:val="002D136E"/>
    <w:rsid w:val="002D18B0"/>
    <w:rsid w:val="002D1B5B"/>
    <w:rsid w:val="002D2221"/>
    <w:rsid w:val="002D2854"/>
    <w:rsid w:val="002D2946"/>
    <w:rsid w:val="002D32CB"/>
    <w:rsid w:val="002D3DE6"/>
    <w:rsid w:val="002D5193"/>
    <w:rsid w:val="002D5743"/>
    <w:rsid w:val="002E3358"/>
    <w:rsid w:val="002E3471"/>
    <w:rsid w:val="002E47B0"/>
    <w:rsid w:val="002E7100"/>
    <w:rsid w:val="002F194E"/>
    <w:rsid w:val="002F2C55"/>
    <w:rsid w:val="002F2F11"/>
    <w:rsid w:val="002F2FD6"/>
    <w:rsid w:val="002F2FEE"/>
    <w:rsid w:val="002F4A5A"/>
    <w:rsid w:val="002F4E4B"/>
    <w:rsid w:val="002F57D9"/>
    <w:rsid w:val="002F65F6"/>
    <w:rsid w:val="002F7963"/>
    <w:rsid w:val="002F7BF8"/>
    <w:rsid w:val="00300DDE"/>
    <w:rsid w:val="00302464"/>
    <w:rsid w:val="00304B5D"/>
    <w:rsid w:val="0030501D"/>
    <w:rsid w:val="00305FC6"/>
    <w:rsid w:val="00314D10"/>
    <w:rsid w:val="00314EFB"/>
    <w:rsid w:val="0031635B"/>
    <w:rsid w:val="003163EA"/>
    <w:rsid w:val="00316F44"/>
    <w:rsid w:val="003176B0"/>
    <w:rsid w:val="00327B14"/>
    <w:rsid w:val="00327F1F"/>
    <w:rsid w:val="00330C2A"/>
    <w:rsid w:val="00333D06"/>
    <w:rsid w:val="00335E49"/>
    <w:rsid w:val="00337C67"/>
    <w:rsid w:val="00340839"/>
    <w:rsid w:val="00343304"/>
    <w:rsid w:val="00343B4B"/>
    <w:rsid w:val="003478C1"/>
    <w:rsid w:val="00347DC5"/>
    <w:rsid w:val="0035174B"/>
    <w:rsid w:val="00352D77"/>
    <w:rsid w:val="003540F2"/>
    <w:rsid w:val="00360110"/>
    <w:rsid w:val="0036515E"/>
    <w:rsid w:val="003668EA"/>
    <w:rsid w:val="003675EA"/>
    <w:rsid w:val="00367B37"/>
    <w:rsid w:val="00367B63"/>
    <w:rsid w:val="00367C8F"/>
    <w:rsid w:val="00371604"/>
    <w:rsid w:val="00381478"/>
    <w:rsid w:val="00385134"/>
    <w:rsid w:val="00390665"/>
    <w:rsid w:val="00391F76"/>
    <w:rsid w:val="003A0E48"/>
    <w:rsid w:val="003A125D"/>
    <w:rsid w:val="003A1BD4"/>
    <w:rsid w:val="003A29AE"/>
    <w:rsid w:val="003A3C09"/>
    <w:rsid w:val="003A5B8E"/>
    <w:rsid w:val="003B2F99"/>
    <w:rsid w:val="003B36BD"/>
    <w:rsid w:val="003B61A9"/>
    <w:rsid w:val="003B7122"/>
    <w:rsid w:val="003B7CD0"/>
    <w:rsid w:val="003C20DD"/>
    <w:rsid w:val="003C21FF"/>
    <w:rsid w:val="003C26B3"/>
    <w:rsid w:val="003C5AC0"/>
    <w:rsid w:val="003D0162"/>
    <w:rsid w:val="003D1183"/>
    <w:rsid w:val="003D44F1"/>
    <w:rsid w:val="003D4B5B"/>
    <w:rsid w:val="003D4C29"/>
    <w:rsid w:val="003E040F"/>
    <w:rsid w:val="003E3C91"/>
    <w:rsid w:val="003E3FC0"/>
    <w:rsid w:val="003E58CB"/>
    <w:rsid w:val="003E7A18"/>
    <w:rsid w:val="003F16F4"/>
    <w:rsid w:val="003F1798"/>
    <w:rsid w:val="003F25BC"/>
    <w:rsid w:val="003F32E4"/>
    <w:rsid w:val="003F3D36"/>
    <w:rsid w:val="003F50A1"/>
    <w:rsid w:val="003F6113"/>
    <w:rsid w:val="00404DAD"/>
    <w:rsid w:val="00406E47"/>
    <w:rsid w:val="004071F9"/>
    <w:rsid w:val="00415D7D"/>
    <w:rsid w:val="0041612D"/>
    <w:rsid w:val="004228F1"/>
    <w:rsid w:val="00424115"/>
    <w:rsid w:val="00424C19"/>
    <w:rsid w:val="004255A5"/>
    <w:rsid w:val="00432149"/>
    <w:rsid w:val="004350E7"/>
    <w:rsid w:val="00436B15"/>
    <w:rsid w:val="0044373D"/>
    <w:rsid w:val="00444544"/>
    <w:rsid w:val="004471CC"/>
    <w:rsid w:val="00447F53"/>
    <w:rsid w:val="00452C01"/>
    <w:rsid w:val="00457AD8"/>
    <w:rsid w:val="0046044E"/>
    <w:rsid w:val="00463FAC"/>
    <w:rsid w:val="004650C6"/>
    <w:rsid w:val="00465385"/>
    <w:rsid w:val="00466846"/>
    <w:rsid w:val="00477938"/>
    <w:rsid w:val="00477C3F"/>
    <w:rsid w:val="0048498B"/>
    <w:rsid w:val="00485C9C"/>
    <w:rsid w:val="004862B3"/>
    <w:rsid w:val="00486A74"/>
    <w:rsid w:val="004906DB"/>
    <w:rsid w:val="00494156"/>
    <w:rsid w:val="00494D15"/>
    <w:rsid w:val="00495E16"/>
    <w:rsid w:val="0049606E"/>
    <w:rsid w:val="004964CC"/>
    <w:rsid w:val="004A0CE6"/>
    <w:rsid w:val="004A3EB9"/>
    <w:rsid w:val="004A402B"/>
    <w:rsid w:val="004A7570"/>
    <w:rsid w:val="004A7A3C"/>
    <w:rsid w:val="004B0AD8"/>
    <w:rsid w:val="004B1E39"/>
    <w:rsid w:val="004B4A17"/>
    <w:rsid w:val="004B4D18"/>
    <w:rsid w:val="004B6AB9"/>
    <w:rsid w:val="004C05FB"/>
    <w:rsid w:val="004C4B9E"/>
    <w:rsid w:val="004C5040"/>
    <w:rsid w:val="004C747E"/>
    <w:rsid w:val="004D0869"/>
    <w:rsid w:val="004D0CE2"/>
    <w:rsid w:val="004D1F0B"/>
    <w:rsid w:val="004D386C"/>
    <w:rsid w:val="004D3BAD"/>
    <w:rsid w:val="004D4A51"/>
    <w:rsid w:val="004D529C"/>
    <w:rsid w:val="004D78C4"/>
    <w:rsid w:val="004D7AAC"/>
    <w:rsid w:val="004E0DB2"/>
    <w:rsid w:val="004E0E2C"/>
    <w:rsid w:val="004E18F9"/>
    <w:rsid w:val="004E2B8C"/>
    <w:rsid w:val="004E3C19"/>
    <w:rsid w:val="004E488E"/>
    <w:rsid w:val="004E7C5B"/>
    <w:rsid w:val="004F372D"/>
    <w:rsid w:val="004F563A"/>
    <w:rsid w:val="004F5FEC"/>
    <w:rsid w:val="005011BC"/>
    <w:rsid w:val="0050540C"/>
    <w:rsid w:val="005075B3"/>
    <w:rsid w:val="00507666"/>
    <w:rsid w:val="005111D4"/>
    <w:rsid w:val="00511999"/>
    <w:rsid w:val="00512134"/>
    <w:rsid w:val="00516889"/>
    <w:rsid w:val="0052309A"/>
    <w:rsid w:val="00523C01"/>
    <w:rsid w:val="00530342"/>
    <w:rsid w:val="00533BB8"/>
    <w:rsid w:val="00533C5C"/>
    <w:rsid w:val="00534C89"/>
    <w:rsid w:val="005367A6"/>
    <w:rsid w:val="00536C76"/>
    <w:rsid w:val="00537C91"/>
    <w:rsid w:val="005402FC"/>
    <w:rsid w:val="00544CC9"/>
    <w:rsid w:val="005462E2"/>
    <w:rsid w:val="00546400"/>
    <w:rsid w:val="005507B3"/>
    <w:rsid w:val="00553C35"/>
    <w:rsid w:val="00554BE6"/>
    <w:rsid w:val="00561C01"/>
    <w:rsid w:val="005622C8"/>
    <w:rsid w:val="005715E8"/>
    <w:rsid w:val="00571679"/>
    <w:rsid w:val="00574623"/>
    <w:rsid w:val="0057751B"/>
    <w:rsid w:val="005800AE"/>
    <w:rsid w:val="00584469"/>
    <w:rsid w:val="00586EAF"/>
    <w:rsid w:val="00590BA6"/>
    <w:rsid w:val="0059287B"/>
    <w:rsid w:val="00594F2A"/>
    <w:rsid w:val="00596F17"/>
    <w:rsid w:val="005974F7"/>
    <w:rsid w:val="005A2A27"/>
    <w:rsid w:val="005A4111"/>
    <w:rsid w:val="005A4EE0"/>
    <w:rsid w:val="005A515B"/>
    <w:rsid w:val="005A55D0"/>
    <w:rsid w:val="005B06D4"/>
    <w:rsid w:val="005B2215"/>
    <w:rsid w:val="005B3308"/>
    <w:rsid w:val="005B413D"/>
    <w:rsid w:val="005B43AE"/>
    <w:rsid w:val="005B5580"/>
    <w:rsid w:val="005B75D9"/>
    <w:rsid w:val="005B7821"/>
    <w:rsid w:val="005C17A7"/>
    <w:rsid w:val="005C1EE3"/>
    <w:rsid w:val="005C37C5"/>
    <w:rsid w:val="005C3DD5"/>
    <w:rsid w:val="005C4422"/>
    <w:rsid w:val="005C55E6"/>
    <w:rsid w:val="005D11BD"/>
    <w:rsid w:val="005D1641"/>
    <w:rsid w:val="005D3EC0"/>
    <w:rsid w:val="005D69F3"/>
    <w:rsid w:val="005D7813"/>
    <w:rsid w:val="005E1F71"/>
    <w:rsid w:val="005E21B6"/>
    <w:rsid w:val="005E462A"/>
    <w:rsid w:val="005E691E"/>
    <w:rsid w:val="005F0615"/>
    <w:rsid w:val="005F2C9C"/>
    <w:rsid w:val="005F6CA8"/>
    <w:rsid w:val="00600030"/>
    <w:rsid w:val="0060663A"/>
    <w:rsid w:val="006108F7"/>
    <w:rsid w:val="006148FE"/>
    <w:rsid w:val="00614BED"/>
    <w:rsid w:val="00614D34"/>
    <w:rsid w:val="0062017D"/>
    <w:rsid w:val="00620426"/>
    <w:rsid w:val="00622954"/>
    <w:rsid w:val="00622D54"/>
    <w:rsid w:val="00623BD2"/>
    <w:rsid w:val="006241DE"/>
    <w:rsid w:val="00626963"/>
    <w:rsid w:val="006313D1"/>
    <w:rsid w:val="00632263"/>
    <w:rsid w:val="006328F3"/>
    <w:rsid w:val="00634501"/>
    <w:rsid w:val="006353A8"/>
    <w:rsid w:val="00636C86"/>
    <w:rsid w:val="00642469"/>
    <w:rsid w:val="00642869"/>
    <w:rsid w:val="00642BA8"/>
    <w:rsid w:val="00642FB4"/>
    <w:rsid w:val="00647D88"/>
    <w:rsid w:val="006504F6"/>
    <w:rsid w:val="0065237F"/>
    <w:rsid w:val="00653BC6"/>
    <w:rsid w:val="00653DDC"/>
    <w:rsid w:val="00655F0A"/>
    <w:rsid w:val="0065693A"/>
    <w:rsid w:val="00656F75"/>
    <w:rsid w:val="00657383"/>
    <w:rsid w:val="00657594"/>
    <w:rsid w:val="00657D63"/>
    <w:rsid w:val="00660145"/>
    <w:rsid w:val="00665141"/>
    <w:rsid w:val="006674C3"/>
    <w:rsid w:val="00674455"/>
    <w:rsid w:val="006778D0"/>
    <w:rsid w:val="00681558"/>
    <w:rsid w:val="006816AA"/>
    <w:rsid w:val="0068298D"/>
    <w:rsid w:val="006863C4"/>
    <w:rsid w:val="006904F9"/>
    <w:rsid w:val="00691D64"/>
    <w:rsid w:val="00692E1E"/>
    <w:rsid w:val="006937B8"/>
    <w:rsid w:val="00693B2A"/>
    <w:rsid w:val="0069520F"/>
    <w:rsid w:val="00696B77"/>
    <w:rsid w:val="006A08C6"/>
    <w:rsid w:val="006A1149"/>
    <w:rsid w:val="006A3748"/>
    <w:rsid w:val="006A3A6F"/>
    <w:rsid w:val="006A3B85"/>
    <w:rsid w:val="006A4683"/>
    <w:rsid w:val="006A47E0"/>
    <w:rsid w:val="006A7890"/>
    <w:rsid w:val="006B176F"/>
    <w:rsid w:val="006B3128"/>
    <w:rsid w:val="006B402B"/>
    <w:rsid w:val="006B5364"/>
    <w:rsid w:val="006B584A"/>
    <w:rsid w:val="006B7B73"/>
    <w:rsid w:val="006C1BB4"/>
    <w:rsid w:val="006C381A"/>
    <w:rsid w:val="006C6825"/>
    <w:rsid w:val="006C6F9D"/>
    <w:rsid w:val="006D076F"/>
    <w:rsid w:val="006D3BCC"/>
    <w:rsid w:val="006D5795"/>
    <w:rsid w:val="006E1E6A"/>
    <w:rsid w:val="006E2148"/>
    <w:rsid w:val="006E26B7"/>
    <w:rsid w:val="006E46D8"/>
    <w:rsid w:val="006E737A"/>
    <w:rsid w:val="006F0F3C"/>
    <w:rsid w:val="006F27A3"/>
    <w:rsid w:val="006F2948"/>
    <w:rsid w:val="006F32AD"/>
    <w:rsid w:val="006F3980"/>
    <w:rsid w:val="006F6D6C"/>
    <w:rsid w:val="00702E58"/>
    <w:rsid w:val="00702FD0"/>
    <w:rsid w:val="00704D4C"/>
    <w:rsid w:val="00707F51"/>
    <w:rsid w:val="00710F41"/>
    <w:rsid w:val="007171D8"/>
    <w:rsid w:val="00717B20"/>
    <w:rsid w:val="00717C24"/>
    <w:rsid w:val="00724267"/>
    <w:rsid w:val="00724C2D"/>
    <w:rsid w:val="007254D0"/>
    <w:rsid w:val="00726209"/>
    <w:rsid w:val="007263A3"/>
    <w:rsid w:val="00726941"/>
    <w:rsid w:val="00727EBD"/>
    <w:rsid w:val="0073026D"/>
    <w:rsid w:val="00732970"/>
    <w:rsid w:val="00733FAD"/>
    <w:rsid w:val="00736EA8"/>
    <w:rsid w:val="00742AE7"/>
    <w:rsid w:val="0075065A"/>
    <w:rsid w:val="007508E6"/>
    <w:rsid w:val="0075142A"/>
    <w:rsid w:val="007523FB"/>
    <w:rsid w:val="007531B8"/>
    <w:rsid w:val="00753EFB"/>
    <w:rsid w:val="00755838"/>
    <w:rsid w:val="00756D60"/>
    <w:rsid w:val="0076011B"/>
    <w:rsid w:val="0076293B"/>
    <w:rsid w:val="00762C37"/>
    <w:rsid w:val="007630CF"/>
    <w:rsid w:val="00764D09"/>
    <w:rsid w:val="00765AA8"/>
    <w:rsid w:val="007662FB"/>
    <w:rsid w:val="0077213E"/>
    <w:rsid w:val="007743C6"/>
    <w:rsid w:val="00775DFE"/>
    <w:rsid w:val="00776F6F"/>
    <w:rsid w:val="00783FB6"/>
    <w:rsid w:val="007863C0"/>
    <w:rsid w:val="00790540"/>
    <w:rsid w:val="00792489"/>
    <w:rsid w:val="00795B15"/>
    <w:rsid w:val="007975EC"/>
    <w:rsid w:val="007A0CF1"/>
    <w:rsid w:val="007A162A"/>
    <w:rsid w:val="007A1F0B"/>
    <w:rsid w:val="007A242E"/>
    <w:rsid w:val="007A2E8E"/>
    <w:rsid w:val="007A5FEC"/>
    <w:rsid w:val="007A6501"/>
    <w:rsid w:val="007B05C0"/>
    <w:rsid w:val="007B5D88"/>
    <w:rsid w:val="007D5087"/>
    <w:rsid w:val="007D514E"/>
    <w:rsid w:val="007D619E"/>
    <w:rsid w:val="007E0321"/>
    <w:rsid w:val="007E0DBC"/>
    <w:rsid w:val="007E3475"/>
    <w:rsid w:val="007E5DAD"/>
    <w:rsid w:val="007E6C78"/>
    <w:rsid w:val="007E7F82"/>
    <w:rsid w:val="007F2A55"/>
    <w:rsid w:val="007F65A5"/>
    <w:rsid w:val="007F7CC6"/>
    <w:rsid w:val="00800601"/>
    <w:rsid w:val="0080091E"/>
    <w:rsid w:val="0080323A"/>
    <w:rsid w:val="00806966"/>
    <w:rsid w:val="00806989"/>
    <w:rsid w:val="00812087"/>
    <w:rsid w:val="008169C6"/>
    <w:rsid w:val="00817B61"/>
    <w:rsid w:val="00817C2C"/>
    <w:rsid w:val="0082731C"/>
    <w:rsid w:val="008317AB"/>
    <w:rsid w:val="0083424B"/>
    <w:rsid w:val="00834E3E"/>
    <w:rsid w:val="008350D5"/>
    <w:rsid w:val="00837CCC"/>
    <w:rsid w:val="00842729"/>
    <w:rsid w:val="00844ADD"/>
    <w:rsid w:val="00850A0C"/>
    <w:rsid w:val="008570EC"/>
    <w:rsid w:val="00862F83"/>
    <w:rsid w:val="00863029"/>
    <w:rsid w:val="008632AE"/>
    <w:rsid w:val="00863BC5"/>
    <w:rsid w:val="0086477D"/>
    <w:rsid w:val="00865275"/>
    <w:rsid w:val="00866165"/>
    <w:rsid w:val="00870011"/>
    <w:rsid w:val="008701E3"/>
    <w:rsid w:val="00872368"/>
    <w:rsid w:val="00875A97"/>
    <w:rsid w:val="00875B69"/>
    <w:rsid w:val="00880474"/>
    <w:rsid w:val="00880B58"/>
    <w:rsid w:val="00881DA7"/>
    <w:rsid w:val="008827BB"/>
    <w:rsid w:val="00882981"/>
    <w:rsid w:val="00883235"/>
    <w:rsid w:val="00884000"/>
    <w:rsid w:val="00885442"/>
    <w:rsid w:val="00885508"/>
    <w:rsid w:val="00885E9C"/>
    <w:rsid w:val="00887347"/>
    <w:rsid w:val="008916B3"/>
    <w:rsid w:val="008932D7"/>
    <w:rsid w:val="0089366E"/>
    <w:rsid w:val="00893C94"/>
    <w:rsid w:val="00894A6D"/>
    <w:rsid w:val="00895C99"/>
    <w:rsid w:val="008A03E8"/>
    <w:rsid w:val="008A1569"/>
    <w:rsid w:val="008A332E"/>
    <w:rsid w:val="008A4F72"/>
    <w:rsid w:val="008A706C"/>
    <w:rsid w:val="008B1B3D"/>
    <w:rsid w:val="008B5716"/>
    <w:rsid w:val="008B7C35"/>
    <w:rsid w:val="008C1798"/>
    <w:rsid w:val="008C1B9F"/>
    <w:rsid w:val="008C209A"/>
    <w:rsid w:val="008C2D94"/>
    <w:rsid w:val="008C35B9"/>
    <w:rsid w:val="008C3C98"/>
    <w:rsid w:val="008C4BD7"/>
    <w:rsid w:val="008C5732"/>
    <w:rsid w:val="008C5C6D"/>
    <w:rsid w:val="008C7F6D"/>
    <w:rsid w:val="008D32E5"/>
    <w:rsid w:val="008D3880"/>
    <w:rsid w:val="008D4B04"/>
    <w:rsid w:val="008D61EB"/>
    <w:rsid w:val="008E0F9E"/>
    <w:rsid w:val="008E4113"/>
    <w:rsid w:val="008E5297"/>
    <w:rsid w:val="008E614E"/>
    <w:rsid w:val="008E73B0"/>
    <w:rsid w:val="008E76CB"/>
    <w:rsid w:val="008E77C8"/>
    <w:rsid w:val="008F103C"/>
    <w:rsid w:val="008F1113"/>
    <w:rsid w:val="008F2125"/>
    <w:rsid w:val="008F224B"/>
    <w:rsid w:val="008F2736"/>
    <w:rsid w:val="008F3DE2"/>
    <w:rsid w:val="008F4891"/>
    <w:rsid w:val="008F4E9D"/>
    <w:rsid w:val="008F5379"/>
    <w:rsid w:val="008F5AD7"/>
    <w:rsid w:val="008F5C81"/>
    <w:rsid w:val="00900FC0"/>
    <w:rsid w:val="0090315C"/>
    <w:rsid w:val="00907614"/>
    <w:rsid w:val="00912A59"/>
    <w:rsid w:val="009144B2"/>
    <w:rsid w:val="0091699A"/>
    <w:rsid w:val="009213D0"/>
    <w:rsid w:val="009226A4"/>
    <w:rsid w:val="00922981"/>
    <w:rsid w:val="00925B7A"/>
    <w:rsid w:val="009273C6"/>
    <w:rsid w:val="00927B03"/>
    <w:rsid w:val="0093084C"/>
    <w:rsid w:val="0093160A"/>
    <w:rsid w:val="00932191"/>
    <w:rsid w:val="00937372"/>
    <w:rsid w:val="009406A4"/>
    <w:rsid w:val="00942DD2"/>
    <w:rsid w:val="00943A27"/>
    <w:rsid w:val="00944469"/>
    <w:rsid w:val="00945442"/>
    <w:rsid w:val="0094559E"/>
    <w:rsid w:val="0094769F"/>
    <w:rsid w:val="00950CE5"/>
    <w:rsid w:val="00951C36"/>
    <w:rsid w:val="00954616"/>
    <w:rsid w:val="00963326"/>
    <w:rsid w:val="009635BC"/>
    <w:rsid w:val="00970C95"/>
    <w:rsid w:val="00972B4C"/>
    <w:rsid w:val="00975E9B"/>
    <w:rsid w:val="00977D0E"/>
    <w:rsid w:val="00980551"/>
    <w:rsid w:val="00980825"/>
    <w:rsid w:val="00981A4B"/>
    <w:rsid w:val="00984736"/>
    <w:rsid w:val="00985802"/>
    <w:rsid w:val="00986785"/>
    <w:rsid w:val="00986BCD"/>
    <w:rsid w:val="00990AA4"/>
    <w:rsid w:val="00992B8D"/>
    <w:rsid w:val="00993A5A"/>
    <w:rsid w:val="00994AA8"/>
    <w:rsid w:val="009A0619"/>
    <w:rsid w:val="009A2F02"/>
    <w:rsid w:val="009A4D3E"/>
    <w:rsid w:val="009A55BA"/>
    <w:rsid w:val="009A5D67"/>
    <w:rsid w:val="009A712B"/>
    <w:rsid w:val="009B105E"/>
    <w:rsid w:val="009B1443"/>
    <w:rsid w:val="009B3382"/>
    <w:rsid w:val="009B5FBC"/>
    <w:rsid w:val="009C054D"/>
    <w:rsid w:val="009C32F3"/>
    <w:rsid w:val="009C3826"/>
    <w:rsid w:val="009C5316"/>
    <w:rsid w:val="009C6E5E"/>
    <w:rsid w:val="009C783F"/>
    <w:rsid w:val="009D00FF"/>
    <w:rsid w:val="009D200F"/>
    <w:rsid w:val="009D4EE6"/>
    <w:rsid w:val="009D7D03"/>
    <w:rsid w:val="009E3D87"/>
    <w:rsid w:val="009E55D2"/>
    <w:rsid w:val="009E5B75"/>
    <w:rsid w:val="009E5B7D"/>
    <w:rsid w:val="009E6549"/>
    <w:rsid w:val="009F3606"/>
    <w:rsid w:val="009F4347"/>
    <w:rsid w:val="009F541E"/>
    <w:rsid w:val="00A018B1"/>
    <w:rsid w:val="00A06665"/>
    <w:rsid w:val="00A11D31"/>
    <w:rsid w:val="00A131E4"/>
    <w:rsid w:val="00A13207"/>
    <w:rsid w:val="00A14B2E"/>
    <w:rsid w:val="00A17231"/>
    <w:rsid w:val="00A233CB"/>
    <w:rsid w:val="00A233D4"/>
    <w:rsid w:val="00A2464D"/>
    <w:rsid w:val="00A25B6B"/>
    <w:rsid w:val="00A263E2"/>
    <w:rsid w:val="00A30C26"/>
    <w:rsid w:val="00A331D7"/>
    <w:rsid w:val="00A33B40"/>
    <w:rsid w:val="00A35070"/>
    <w:rsid w:val="00A352D9"/>
    <w:rsid w:val="00A366B6"/>
    <w:rsid w:val="00A41624"/>
    <w:rsid w:val="00A419A7"/>
    <w:rsid w:val="00A42924"/>
    <w:rsid w:val="00A5057D"/>
    <w:rsid w:val="00A52DC7"/>
    <w:rsid w:val="00A542AA"/>
    <w:rsid w:val="00A56AD4"/>
    <w:rsid w:val="00A56F75"/>
    <w:rsid w:val="00A57D27"/>
    <w:rsid w:val="00A65382"/>
    <w:rsid w:val="00A66760"/>
    <w:rsid w:val="00A66DA2"/>
    <w:rsid w:val="00A71D64"/>
    <w:rsid w:val="00A74C4A"/>
    <w:rsid w:val="00A7667B"/>
    <w:rsid w:val="00A80DC4"/>
    <w:rsid w:val="00A81F86"/>
    <w:rsid w:val="00A83DDE"/>
    <w:rsid w:val="00A84F97"/>
    <w:rsid w:val="00A853B0"/>
    <w:rsid w:val="00A857DC"/>
    <w:rsid w:val="00A867F5"/>
    <w:rsid w:val="00A95815"/>
    <w:rsid w:val="00A95ED1"/>
    <w:rsid w:val="00A9602A"/>
    <w:rsid w:val="00A97553"/>
    <w:rsid w:val="00AA11B5"/>
    <w:rsid w:val="00AA5764"/>
    <w:rsid w:val="00AA58ED"/>
    <w:rsid w:val="00AA6BF7"/>
    <w:rsid w:val="00AA7D05"/>
    <w:rsid w:val="00AB0E43"/>
    <w:rsid w:val="00AB1C7A"/>
    <w:rsid w:val="00AB4F2D"/>
    <w:rsid w:val="00AC1DE1"/>
    <w:rsid w:val="00AC24CC"/>
    <w:rsid w:val="00AC3523"/>
    <w:rsid w:val="00AC5809"/>
    <w:rsid w:val="00AC7A8F"/>
    <w:rsid w:val="00AD07BD"/>
    <w:rsid w:val="00AD1666"/>
    <w:rsid w:val="00AD2633"/>
    <w:rsid w:val="00AD2A45"/>
    <w:rsid w:val="00AD4C55"/>
    <w:rsid w:val="00AE098D"/>
    <w:rsid w:val="00AE1898"/>
    <w:rsid w:val="00AE4B42"/>
    <w:rsid w:val="00AE6884"/>
    <w:rsid w:val="00AE69D9"/>
    <w:rsid w:val="00AE6B9C"/>
    <w:rsid w:val="00AE7DB1"/>
    <w:rsid w:val="00AF043C"/>
    <w:rsid w:val="00AF50DD"/>
    <w:rsid w:val="00AF64E6"/>
    <w:rsid w:val="00AF69C0"/>
    <w:rsid w:val="00B005CB"/>
    <w:rsid w:val="00B01360"/>
    <w:rsid w:val="00B04070"/>
    <w:rsid w:val="00B04FB4"/>
    <w:rsid w:val="00B054CB"/>
    <w:rsid w:val="00B06B34"/>
    <w:rsid w:val="00B077F1"/>
    <w:rsid w:val="00B14B9C"/>
    <w:rsid w:val="00B14FD3"/>
    <w:rsid w:val="00B15B06"/>
    <w:rsid w:val="00B1654F"/>
    <w:rsid w:val="00B16CAC"/>
    <w:rsid w:val="00B214DE"/>
    <w:rsid w:val="00B21763"/>
    <w:rsid w:val="00B22F43"/>
    <w:rsid w:val="00B23813"/>
    <w:rsid w:val="00B24829"/>
    <w:rsid w:val="00B30680"/>
    <w:rsid w:val="00B30ED4"/>
    <w:rsid w:val="00B32D42"/>
    <w:rsid w:val="00B33BD5"/>
    <w:rsid w:val="00B34DD8"/>
    <w:rsid w:val="00B36F4D"/>
    <w:rsid w:val="00B400EB"/>
    <w:rsid w:val="00B40AF6"/>
    <w:rsid w:val="00B40E59"/>
    <w:rsid w:val="00B4350F"/>
    <w:rsid w:val="00B451D8"/>
    <w:rsid w:val="00B476B4"/>
    <w:rsid w:val="00B52031"/>
    <w:rsid w:val="00B5310B"/>
    <w:rsid w:val="00B54CB0"/>
    <w:rsid w:val="00B5621F"/>
    <w:rsid w:val="00B5634D"/>
    <w:rsid w:val="00B61821"/>
    <w:rsid w:val="00B61EC8"/>
    <w:rsid w:val="00B63925"/>
    <w:rsid w:val="00B66B7D"/>
    <w:rsid w:val="00B6709F"/>
    <w:rsid w:val="00B67CAC"/>
    <w:rsid w:val="00B70CEC"/>
    <w:rsid w:val="00B7216D"/>
    <w:rsid w:val="00B731DE"/>
    <w:rsid w:val="00B7335C"/>
    <w:rsid w:val="00B8141F"/>
    <w:rsid w:val="00B82642"/>
    <w:rsid w:val="00B84383"/>
    <w:rsid w:val="00B85C47"/>
    <w:rsid w:val="00B86848"/>
    <w:rsid w:val="00B93F30"/>
    <w:rsid w:val="00B94B22"/>
    <w:rsid w:val="00B96629"/>
    <w:rsid w:val="00B96828"/>
    <w:rsid w:val="00BA04A7"/>
    <w:rsid w:val="00BA4BBC"/>
    <w:rsid w:val="00BA4DBA"/>
    <w:rsid w:val="00BA6AC6"/>
    <w:rsid w:val="00BA76C1"/>
    <w:rsid w:val="00BB2005"/>
    <w:rsid w:val="00BB20A2"/>
    <w:rsid w:val="00BB2163"/>
    <w:rsid w:val="00BB2614"/>
    <w:rsid w:val="00BC0865"/>
    <w:rsid w:val="00BC20B6"/>
    <w:rsid w:val="00BC4850"/>
    <w:rsid w:val="00BD03AA"/>
    <w:rsid w:val="00BD06A6"/>
    <w:rsid w:val="00BD0C3D"/>
    <w:rsid w:val="00BD13C9"/>
    <w:rsid w:val="00BD5C43"/>
    <w:rsid w:val="00BD5C77"/>
    <w:rsid w:val="00BD6C74"/>
    <w:rsid w:val="00BE096F"/>
    <w:rsid w:val="00BE0FD6"/>
    <w:rsid w:val="00BE1CD6"/>
    <w:rsid w:val="00BE25CF"/>
    <w:rsid w:val="00BE2BFB"/>
    <w:rsid w:val="00BF0375"/>
    <w:rsid w:val="00BF20E0"/>
    <w:rsid w:val="00C0056A"/>
    <w:rsid w:val="00C04069"/>
    <w:rsid w:val="00C04943"/>
    <w:rsid w:val="00C0538F"/>
    <w:rsid w:val="00C05FBC"/>
    <w:rsid w:val="00C077AC"/>
    <w:rsid w:val="00C1067C"/>
    <w:rsid w:val="00C15E97"/>
    <w:rsid w:val="00C16DE8"/>
    <w:rsid w:val="00C179F9"/>
    <w:rsid w:val="00C228A6"/>
    <w:rsid w:val="00C23208"/>
    <w:rsid w:val="00C24E72"/>
    <w:rsid w:val="00C27DC5"/>
    <w:rsid w:val="00C301C8"/>
    <w:rsid w:val="00C33817"/>
    <w:rsid w:val="00C34125"/>
    <w:rsid w:val="00C35375"/>
    <w:rsid w:val="00C354B9"/>
    <w:rsid w:val="00C35F0D"/>
    <w:rsid w:val="00C36880"/>
    <w:rsid w:val="00C42F1A"/>
    <w:rsid w:val="00C434BE"/>
    <w:rsid w:val="00C435F9"/>
    <w:rsid w:val="00C51CE0"/>
    <w:rsid w:val="00C526A0"/>
    <w:rsid w:val="00C53E71"/>
    <w:rsid w:val="00C55B6D"/>
    <w:rsid w:val="00C642EE"/>
    <w:rsid w:val="00C65587"/>
    <w:rsid w:val="00C737C0"/>
    <w:rsid w:val="00C73D7C"/>
    <w:rsid w:val="00C753E3"/>
    <w:rsid w:val="00C76179"/>
    <w:rsid w:val="00C80287"/>
    <w:rsid w:val="00C80467"/>
    <w:rsid w:val="00C82A1F"/>
    <w:rsid w:val="00C82A44"/>
    <w:rsid w:val="00C82BCA"/>
    <w:rsid w:val="00C85D57"/>
    <w:rsid w:val="00C85DF2"/>
    <w:rsid w:val="00C906D2"/>
    <w:rsid w:val="00C908CD"/>
    <w:rsid w:val="00C915A4"/>
    <w:rsid w:val="00C92364"/>
    <w:rsid w:val="00C9686C"/>
    <w:rsid w:val="00C97B8B"/>
    <w:rsid w:val="00CA1DB2"/>
    <w:rsid w:val="00CA4BF1"/>
    <w:rsid w:val="00CA5607"/>
    <w:rsid w:val="00CA68B8"/>
    <w:rsid w:val="00CB4EC8"/>
    <w:rsid w:val="00CB5D41"/>
    <w:rsid w:val="00CB6428"/>
    <w:rsid w:val="00CB7F11"/>
    <w:rsid w:val="00CC0644"/>
    <w:rsid w:val="00CC0970"/>
    <w:rsid w:val="00CC46B1"/>
    <w:rsid w:val="00CC751A"/>
    <w:rsid w:val="00CC78ED"/>
    <w:rsid w:val="00CC7977"/>
    <w:rsid w:val="00CD12D7"/>
    <w:rsid w:val="00CD3007"/>
    <w:rsid w:val="00CD3D86"/>
    <w:rsid w:val="00CD45AB"/>
    <w:rsid w:val="00CD5258"/>
    <w:rsid w:val="00CD58CB"/>
    <w:rsid w:val="00CE43EF"/>
    <w:rsid w:val="00CE4AC2"/>
    <w:rsid w:val="00CE60B3"/>
    <w:rsid w:val="00CF0B75"/>
    <w:rsid w:val="00CF2741"/>
    <w:rsid w:val="00CF4638"/>
    <w:rsid w:val="00CF660A"/>
    <w:rsid w:val="00CF6E21"/>
    <w:rsid w:val="00CF795E"/>
    <w:rsid w:val="00CF7C04"/>
    <w:rsid w:val="00D0059C"/>
    <w:rsid w:val="00D137E7"/>
    <w:rsid w:val="00D13A04"/>
    <w:rsid w:val="00D14359"/>
    <w:rsid w:val="00D14A28"/>
    <w:rsid w:val="00D15C49"/>
    <w:rsid w:val="00D16150"/>
    <w:rsid w:val="00D219F8"/>
    <w:rsid w:val="00D24368"/>
    <w:rsid w:val="00D30F69"/>
    <w:rsid w:val="00D322A5"/>
    <w:rsid w:val="00D35207"/>
    <w:rsid w:val="00D36B22"/>
    <w:rsid w:val="00D36B6A"/>
    <w:rsid w:val="00D36C75"/>
    <w:rsid w:val="00D403AB"/>
    <w:rsid w:val="00D42CDE"/>
    <w:rsid w:val="00D4484B"/>
    <w:rsid w:val="00D450B6"/>
    <w:rsid w:val="00D46E0B"/>
    <w:rsid w:val="00D473E3"/>
    <w:rsid w:val="00D4785B"/>
    <w:rsid w:val="00D500D8"/>
    <w:rsid w:val="00D501B5"/>
    <w:rsid w:val="00D50AC9"/>
    <w:rsid w:val="00D55BFE"/>
    <w:rsid w:val="00D56F43"/>
    <w:rsid w:val="00D57BCB"/>
    <w:rsid w:val="00D57CD5"/>
    <w:rsid w:val="00D60716"/>
    <w:rsid w:val="00D633EF"/>
    <w:rsid w:val="00D65ABA"/>
    <w:rsid w:val="00D70334"/>
    <w:rsid w:val="00D70649"/>
    <w:rsid w:val="00D70D2C"/>
    <w:rsid w:val="00D711F1"/>
    <w:rsid w:val="00D71816"/>
    <w:rsid w:val="00D73D09"/>
    <w:rsid w:val="00D76572"/>
    <w:rsid w:val="00D814C2"/>
    <w:rsid w:val="00D85C31"/>
    <w:rsid w:val="00D863A0"/>
    <w:rsid w:val="00D87623"/>
    <w:rsid w:val="00D87A45"/>
    <w:rsid w:val="00D87DED"/>
    <w:rsid w:val="00D90890"/>
    <w:rsid w:val="00D925CA"/>
    <w:rsid w:val="00D933AA"/>
    <w:rsid w:val="00D9657F"/>
    <w:rsid w:val="00D96AB2"/>
    <w:rsid w:val="00DA15BA"/>
    <w:rsid w:val="00DA1AA0"/>
    <w:rsid w:val="00DA1C79"/>
    <w:rsid w:val="00DA39DF"/>
    <w:rsid w:val="00DA3D02"/>
    <w:rsid w:val="00DA6F8B"/>
    <w:rsid w:val="00DB03AB"/>
    <w:rsid w:val="00DB0BE6"/>
    <w:rsid w:val="00DD1732"/>
    <w:rsid w:val="00DD2E78"/>
    <w:rsid w:val="00DD34CC"/>
    <w:rsid w:val="00DD3BF5"/>
    <w:rsid w:val="00DD3EEF"/>
    <w:rsid w:val="00DD4B2F"/>
    <w:rsid w:val="00DD580D"/>
    <w:rsid w:val="00DD71C7"/>
    <w:rsid w:val="00DD79D0"/>
    <w:rsid w:val="00DE06EE"/>
    <w:rsid w:val="00DE5346"/>
    <w:rsid w:val="00DE5AC7"/>
    <w:rsid w:val="00DF17EF"/>
    <w:rsid w:val="00DF403D"/>
    <w:rsid w:val="00E00865"/>
    <w:rsid w:val="00E00B7E"/>
    <w:rsid w:val="00E024CD"/>
    <w:rsid w:val="00E045E7"/>
    <w:rsid w:val="00E05270"/>
    <w:rsid w:val="00E062D7"/>
    <w:rsid w:val="00E06758"/>
    <w:rsid w:val="00E11AFB"/>
    <w:rsid w:val="00E151BA"/>
    <w:rsid w:val="00E15ABB"/>
    <w:rsid w:val="00E17D6E"/>
    <w:rsid w:val="00E17E0B"/>
    <w:rsid w:val="00E17E2D"/>
    <w:rsid w:val="00E21C05"/>
    <w:rsid w:val="00E22510"/>
    <w:rsid w:val="00E24836"/>
    <w:rsid w:val="00E24A5B"/>
    <w:rsid w:val="00E2512A"/>
    <w:rsid w:val="00E25253"/>
    <w:rsid w:val="00E2781C"/>
    <w:rsid w:val="00E307E9"/>
    <w:rsid w:val="00E32489"/>
    <w:rsid w:val="00E324B8"/>
    <w:rsid w:val="00E34323"/>
    <w:rsid w:val="00E34714"/>
    <w:rsid w:val="00E365F3"/>
    <w:rsid w:val="00E37695"/>
    <w:rsid w:val="00E37C92"/>
    <w:rsid w:val="00E41C92"/>
    <w:rsid w:val="00E422E5"/>
    <w:rsid w:val="00E60DE0"/>
    <w:rsid w:val="00E62183"/>
    <w:rsid w:val="00E6369A"/>
    <w:rsid w:val="00E643DA"/>
    <w:rsid w:val="00E6674C"/>
    <w:rsid w:val="00E6701E"/>
    <w:rsid w:val="00E7456D"/>
    <w:rsid w:val="00E76504"/>
    <w:rsid w:val="00E76C76"/>
    <w:rsid w:val="00E76F86"/>
    <w:rsid w:val="00E77EFB"/>
    <w:rsid w:val="00E81F9F"/>
    <w:rsid w:val="00E82541"/>
    <w:rsid w:val="00E835E7"/>
    <w:rsid w:val="00E83AEB"/>
    <w:rsid w:val="00E850C3"/>
    <w:rsid w:val="00E900D9"/>
    <w:rsid w:val="00E942C0"/>
    <w:rsid w:val="00E9509B"/>
    <w:rsid w:val="00E95734"/>
    <w:rsid w:val="00E95B1A"/>
    <w:rsid w:val="00E96823"/>
    <w:rsid w:val="00E97949"/>
    <w:rsid w:val="00EA1763"/>
    <w:rsid w:val="00EA245C"/>
    <w:rsid w:val="00EA4147"/>
    <w:rsid w:val="00EA5138"/>
    <w:rsid w:val="00EA62E2"/>
    <w:rsid w:val="00EB2E60"/>
    <w:rsid w:val="00EB5859"/>
    <w:rsid w:val="00EB5D8E"/>
    <w:rsid w:val="00EB5DB5"/>
    <w:rsid w:val="00EB5F90"/>
    <w:rsid w:val="00EB6098"/>
    <w:rsid w:val="00EB632E"/>
    <w:rsid w:val="00EB6E8E"/>
    <w:rsid w:val="00EB72E4"/>
    <w:rsid w:val="00EB7B6A"/>
    <w:rsid w:val="00EC00B9"/>
    <w:rsid w:val="00EC15DC"/>
    <w:rsid w:val="00EC3702"/>
    <w:rsid w:val="00EC57D6"/>
    <w:rsid w:val="00EC7901"/>
    <w:rsid w:val="00ED0807"/>
    <w:rsid w:val="00ED4B07"/>
    <w:rsid w:val="00EE2CCC"/>
    <w:rsid w:val="00EE3ADB"/>
    <w:rsid w:val="00EE5C0E"/>
    <w:rsid w:val="00EE7ED8"/>
    <w:rsid w:val="00EF0366"/>
    <w:rsid w:val="00EF2B35"/>
    <w:rsid w:val="00EF33F6"/>
    <w:rsid w:val="00EF418D"/>
    <w:rsid w:val="00EF5868"/>
    <w:rsid w:val="00EF7591"/>
    <w:rsid w:val="00F00578"/>
    <w:rsid w:val="00F006DB"/>
    <w:rsid w:val="00F03A97"/>
    <w:rsid w:val="00F07182"/>
    <w:rsid w:val="00F15330"/>
    <w:rsid w:val="00F15A30"/>
    <w:rsid w:val="00F179B2"/>
    <w:rsid w:val="00F212B8"/>
    <w:rsid w:val="00F21EAB"/>
    <w:rsid w:val="00F25334"/>
    <w:rsid w:val="00F26A38"/>
    <w:rsid w:val="00F27A7C"/>
    <w:rsid w:val="00F30BF6"/>
    <w:rsid w:val="00F30C6C"/>
    <w:rsid w:val="00F32738"/>
    <w:rsid w:val="00F32B5D"/>
    <w:rsid w:val="00F34B12"/>
    <w:rsid w:val="00F4051B"/>
    <w:rsid w:val="00F47049"/>
    <w:rsid w:val="00F47B01"/>
    <w:rsid w:val="00F55308"/>
    <w:rsid w:val="00F60240"/>
    <w:rsid w:val="00F61D68"/>
    <w:rsid w:val="00F63745"/>
    <w:rsid w:val="00F64B76"/>
    <w:rsid w:val="00F6671C"/>
    <w:rsid w:val="00F66B56"/>
    <w:rsid w:val="00F67833"/>
    <w:rsid w:val="00F67C1A"/>
    <w:rsid w:val="00F71A7F"/>
    <w:rsid w:val="00F71E91"/>
    <w:rsid w:val="00F72D6F"/>
    <w:rsid w:val="00F7333B"/>
    <w:rsid w:val="00F766C3"/>
    <w:rsid w:val="00F8036D"/>
    <w:rsid w:val="00F80CD9"/>
    <w:rsid w:val="00F8308E"/>
    <w:rsid w:val="00F846C2"/>
    <w:rsid w:val="00F8643F"/>
    <w:rsid w:val="00F8730D"/>
    <w:rsid w:val="00F90E23"/>
    <w:rsid w:val="00F93CB1"/>
    <w:rsid w:val="00F94184"/>
    <w:rsid w:val="00FA2F01"/>
    <w:rsid w:val="00FA4EED"/>
    <w:rsid w:val="00FA507A"/>
    <w:rsid w:val="00FA67EF"/>
    <w:rsid w:val="00FA78AE"/>
    <w:rsid w:val="00FA79E1"/>
    <w:rsid w:val="00FB24BC"/>
    <w:rsid w:val="00FB2F24"/>
    <w:rsid w:val="00FB4133"/>
    <w:rsid w:val="00FB45B4"/>
    <w:rsid w:val="00FB5A86"/>
    <w:rsid w:val="00FB5AC2"/>
    <w:rsid w:val="00FB65E3"/>
    <w:rsid w:val="00FC18EE"/>
    <w:rsid w:val="00FC36C4"/>
    <w:rsid w:val="00FC3711"/>
    <w:rsid w:val="00FC3B35"/>
    <w:rsid w:val="00FC3D07"/>
    <w:rsid w:val="00FC516D"/>
    <w:rsid w:val="00FC620C"/>
    <w:rsid w:val="00FC6852"/>
    <w:rsid w:val="00FC7CE8"/>
    <w:rsid w:val="00FD15E1"/>
    <w:rsid w:val="00FD40FE"/>
    <w:rsid w:val="00FD5B7A"/>
    <w:rsid w:val="00FE0D9B"/>
    <w:rsid w:val="00FE1C83"/>
    <w:rsid w:val="00FE4309"/>
    <w:rsid w:val="00FE5A2B"/>
    <w:rsid w:val="00FE6B8D"/>
    <w:rsid w:val="00FF1E4D"/>
    <w:rsid w:val="00FF3E54"/>
    <w:rsid w:val="00FF4694"/>
    <w:rsid w:val="00FF6A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21DF0432"/>
  <w15:docId w15:val="{C0AE5E35-3640-476F-8459-2D5FE521E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163"/>
  </w:style>
  <w:style w:type="paragraph" w:styleId="Heading1">
    <w:name w:val="heading 1"/>
    <w:basedOn w:val="Normal"/>
    <w:next w:val="Normal"/>
    <w:link w:val="Heading1Char"/>
    <w:autoRedefine/>
    <w:uiPriority w:val="9"/>
    <w:qFormat/>
    <w:rsid w:val="00FB4133"/>
    <w:pPr>
      <w:keepNext/>
      <w:keepLines/>
      <w:numPr>
        <w:numId w:val="1"/>
      </w:numPr>
      <w:spacing w:before="480" w:after="0"/>
      <w:outlineLvl w:val="0"/>
      <w:pPrChange w:id="0" w:author="Melanie Davies" w:date="2014-07-01T16:50:00Z">
        <w:pPr>
          <w:keepNext/>
          <w:keepLines/>
          <w:numPr>
            <w:numId w:val="1"/>
          </w:numPr>
          <w:spacing w:before="480" w:line="276" w:lineRule="auto"/>
          <w:ind w:left="432" w:hanging="432"/>
          <w:outlineLvl w:val="0"/>
        </w:pPr>
      </w:pPrChange>
    </w:pPr>
    <w:rPr>
      <w:rFonts w:eastAsiaTheme="majorEastAsia" w:cstheme="majorBidi"/>
      <w:b/>
      <w:bCs/>
      <w:color w:val="365F91" w:themeColor="accent1" w:themeShade="BF"/>
      <w:sz w:val="28"/>
      <w:szCs w:val="28"/>
      <w:rPrChange w:id="0" w:author="Melanie Davies" w:date="2014-07-01T16:50:00Z">
        <w:rPr>
          <w:rFonts w:asciiTheme="minorHAnsi" w:eastAsiaTheme="majorEastAsia" w:hAnsiTheme="minorHAnsi" w:cstheme="majorBidi"/>
          <w:b/>
          <w:bCs/>
          <w:color w:val="365F91" w:themeColor="accent1" w:themeShade="BF"/>
          <w:sz w:val="28"/>
          <w:szCs w:val="28"/>
          <w:lang w:val="en-US" w:eastAsia="en-US" w:bidi="ar-SA"/>
        </w:rPr>
      </w:rPrChange>
    </w:rPr>
  </w:style>
  <w:style w:type="paragraph" w:styleId="Heading2">
    <w:name w:val="heading 2"/>
    <w:basedOn w:val="Normal"/>
    <w:next w:val="Normal"/>
    <w:link w:val="Heading2Char"/>
    <w:autoRedefine/>
    <w:uiPriority w:val="9"/>
    <w:unhideWhenUsed/>
    <w:qFormat/>
    <w:rsid w:val="00660145"/>
    <w:pPr>
      <w:keepNext/>
      <w:keepLines/>
      <w:numPr>
        <w:ilvl w:val="1"/>
        <w:numId w:val="1"/>
      </w:numPr>
      <w:spacing w:before="200" w:after="0"/>
      <w:outlineLvl w:val="1"/>
      <w:pPrChange w:id="1" w:author="Melanie Davies" w:date="2014-07-01T16:27:00Z">
        <w:pPr>
          <w:keepNext/>
          <w:keepLines/>
          <w:numPr>
            <w:ilvl w:val="1"/>
            <w:numId w:val="1"/>
          </w:numPr>
          <w:spacing w:before="200" w:line="276" w:lineRule="auto"/>
          <w:ind w:left="576" w:hanging="576"/>
          <w:outlineLvl w:val="1"/>
        </w:pPr>
      </w:pPrChange>
    </w:pPr>
    <w:rPr>
      <w:rFonts w:eastAsiaTheme="majorEastAsia" w:cstheme="majorBidi"/>
      <w:b/>
      <w:bCs/>
      <w:color w:val="4F81BD" w:themeColor="accent1"/>
      <w:sz w:val="26"/>
      <w:szCs w:val="26"/>
      <w:rPrChange w:id="1" w:author="Melanie Davies" w:date="2014-07-01T16:27:00Z">
        <w:rPr>
          <w:rFonts w:asciiTheme="minorHAnsi" w:eastAsiaTheme="majorEastAsia" w:hAnsiTheme="minorHAnsi" w:cstheme="majorBidi"/>
          <w:b/>
          <w:bCs/>
          <w:color w:val="4F81BD" w:themeColor="accent1"/>
          <w:sz w:val="26"/>
          <w:szCs w:val="26"/>
          <w:lang w:val="en-US" w:eastAsia="en-US" w:bidi="ar-SA"/>
        </w:rPr>
      </w:rPrChange>
    </w:rPr>
  </w:style>
  <w:style w:type="paragraph" w:styleId="Heading3">
    <w:name w:val="heading 3"/>
    <w:basedOn w:val="Normal"/>
    <w:next w:val="Normal"/>
    <w:link w:val="Heading3Char"/>
    <w:autoRedefine/>
    <w:uiPriority w:val="9"/>
    <w:unhideWhenUsed/>
    <w:qFormat/>
    <w:rsid w:val="00FB4133"/>
    <w:pPr>
      <w:keepNext/>
      <w:keepLines/>
      <w:numPr>
        <w:ilvl w:val="2"/>
        <w:numId w:val="1"/>
      </w:numPr>
      <w:spacing w:before="200" w:after="0"/>
      <w:outlineLvl w:val="2"/>
      <w:pPrChange w:id="2" w:author="Melanie Davies" w:date="2014-07-01T16:45:00Z">
        <w:pPr>
          <w:keepNext/>
          <w:keepLines/>
          <w:numPr>
            <w:ilvl w:val="2"/>
            <w:numId w:val="1"/>
          </w:numPr>
          <w:spacing w:before="200" w:line="276" w:lineRule="auto"/>
          <w:ind w:left="720" w:hanging="720"/>
          <w:outlineLvl w:val="2"/>
        </w:pPr>
      </w:pPrChange>
    </w:pPr>
    <w:rPr>
      <w:rFonts w:eastAsiaTheme="majorEastAsia" w:cstheme="majorBidi"/>
      <w:b/>
      <w:bCs/>
      <w:color w:val="4F81BD" w:themeColor="accent1"/>
      <w:rPrChange w:id="2" w:author="Melanie Davies" w:date="2014-07-01T16:45:00Z">
        <w:rPr>
          <w:rFonts w:asciiTheme="minorHAnsi" w:eastAsiaTheme="majorEastAsia" w:hAnsiTheme="minorHAnsi" w:cstheme="majorBidi"/>
          <w:b/>
          <w:bCs/>
          <w:color w:val="4F81BD" w:themeColor="accent1"/>
          <w:sz w:val="22"/>
          <w:szCs w:val="22"/>
          <w:lang w:val="en-US" w:eastAsia="en-US" w:bidi="ar-SA"/>
        </w:rPr>
      </w:rPrChange>
    </w:rPr>
  </w:style>
  <w:style w:type="paragraph" w:styleId="Heading4">
    <w:name w:val="heading 4"/>
    <w:basedOn w:val="Normal"/>
    <w:next w:val="Normal"/>
    <w:link w:val="Heading4Char"/>
    <w:uiPriority w:val="9"/>
    <w:unhideWhenUsed/>
    <w:qFormat/>
    <w:rsid w:val="006C1BB4"/>
    <w:pPr>
      <w:keepNext/>
      <w:keepLines/>
      <w:numPr>
        <w:ilvl w:val="3"/>
        <w:numId w:val="1"/>
      </w:numPr>
      <w:spacing w:before="200" w:after="0"/>
      <w:outlineLvl w:val="3"/>
      <w:pPrChange w:id="3" w:author="Melanie Davies" w:date="2014-07-01T10:39:00Z">
        <w:pPr>
          <w:keepNext/>
          <w:keepLines/>
          <w:numPr>
            <w:ilvl w:val="3"/>
            <w:numId w:val="1"/>
          </w:numPr>
          <w:spacing w:before="200" w:line="276" w:lineRule="auto"/>
          <w:ind w:left="7974" w:hanging="864"/>
          <w:outlineLvl w:val="3"/>
        </w:pPr>
      </w:pPrChange>
    </w:pPr>
    <w:rPr>
      <w:rFonts w:asciiTheme="majorHAnsi" w:eastAsiaTheme="majorEastAsia" w:hAnsiTheme="majorHAnsi" w:cstheme="majorBidi"/>
      <w:b/>
      <w:bCs/>
      <w:i/>
      <w:iCs/>
      <w:color w:val="4F81BD" w:themeColor="accent1"/>
      <w:rPrChange w:id="3" w:author="Melanie Davies" w:date="2014-07-01T10:39:00Z">
        <w:rPr>
          <w:rFonts w:asciiTheme="majorHAnsi" w:eastAsiaTheme="majorEastAsia" w:hAnsiTheme="majorHAnsi" w:cstheme="majorBidi"/>
          <w:b/>
          <w:bCs/>
          <w:i/>
          <w:iCs/>
          <w:color w:val="4F81BD" w:themeColor="accent1"/>
          <w:sz w:val="22"/>
          <w:szCs w:val="22"/>
          <w:lang w:val="en-US" w:eastAsia="en-US" w:bidi="ar-SA"/>
        </w:rPr>
      </w:rPrChange>
    </w:rPr>
  </w:style>
  <w:style w:type="paragraph" w:styleId="Heading5">
    <w:name w:val="heading 5"/>
    <w:basedOn w:val="Normal"/>
    <w:next w:val="Normal"/>
    <w:link w:val="Heading5Char"/>
    <w:uiPriority w:val="9"/>
    <w:unhideWhenUsed/>
    <w:qFormat/>
    <w:rsid w:val="00E6369A"/>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83DDE"/>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83DDE"/>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83DD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83DD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3765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37650"/>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A5057D"/>
    <w:pPr>
      <w:ind w:left="720"/>
      <w:contextualSpacing/>
    </w:pPr>
  </w:style>
  <w:style w:type="character" w:customStyle="1" w:styleId="Heading2Char">
    <w:name w:val="Heading 2 Char"/>
    <w:basedOn w:val="DefaultParagraphFont"/>
    <w:link w:val="Heading2"/>
    <w:uiPriority w:val="9"/>
    <w:rsid w:val="00660145"/>
    <w:rPr>
      <w:rFonts w:eastAsiaTheme="majorEastAsia" w:cstheme="majorBidi"/>
      <w:b/>
      <w:bCs/>
      <w:color w:val="4F81BD" w:themeColor="accent1"/>
      <w:sz w:val="26"/>
      <w:szCs w:val="26"/>
    </w:rPr>
  </w:style>
  <w:style w:type="character" w:customStyle="1" w:styleId="Heading3Char">
    <w:name w:val="Heading 3 Char"/>
    <w:basedOn w:val="DefaultParagraphFont"/>
    <w:link w:val="Heading3"/>
    <w:uiPriority w:val="9"/>
    <w:rsid w:val="00FB4133"/>
    <w:rPr>
      <w:rFonts w:eastAsiaTheme="majorEastAsia" w:cstheme="majorBidi"/>
      <w:b/>
      <w:bCs/>
      <w:color w:val="4F81BD" w:themeColor="accent1"/>
    </w:rPr>
  </w:style>
  <w:style w:type="paragraph" w:styleId="Title">
    <w:name w:val="Title"/>
    <w:basedOn w:val="Normal"/>
    <w:next w:val="Normal"/>
    <w:link w:val="TitleChar"/>
    <w:uiPriority w:val="10"/>
    <w:qFormat/>
    <w:rsid w:val="006569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693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B4133"/>
    <w:rPr>
      <w:rFonts w:eastAsiaTheme="majorEastAsia" w:cstheme="majorBidi"/>
      <w:b/>
      <w:bCs/>
      <w:color w:val="365F91" w:themeColor="accent1" w:themeShade="BF"/>
      <w:sz w:val="28"/>
      <w:szCs w:val="28"/>
    </w:rPr>
  </w:style>
  <w:style w:type="table" w:styleId="TableGrid">
    <w:name w:val="Table Grid"/>
    <w:basedOn w:val="TableNormal"/>
    <w:uiPriority w:val="59"/>
    <w:rsid w:val="00273C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37C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C67"/>
  </w:style>
  <w:style w:type="paragraph" w:styleId="Footer">
    <w:name w:val="footer"/>
    <w:basedOn w:val="Normal"/>
    <w:link w:val="FooterChar"/>
    <w:uiPriority w:val="99"/>
    <w:unhideWhenUsed/>
    <w:rsid w:val="00337C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C67"/>
  </w:style>
  <w:style w:type="paragraph" w:styleId="BalloonText">
    <w:name w:val="Balloon Text"/>
    <w:basedOn w:val="Normal"/>
    <w:link w:val="BalloonTextChar"/>
    <w:uiPriority w:val="99"/>
    <w:semiHidden/>
    <w:unhideWhenUsed/>
    <w:rsid w:val="00337C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C67"/>
    <w:rPr>
      <w:rFonts w:ascii="Tahoma" w:hAnsi="Tahoma" w:cs="Tahoma"/>
      <w:sz w:val="16"/>
      <w:szCs w:val="16"/>
    </w:rPr>
  </w:style>
  <w:style w:type="character" w:styleId="CommentReference">
    <w:name w:val="annotation reference"/>
    <w:basedOn w:val="DefaultParagraphFont"/>
    <w:uiPriority w:val="99"/>
    <w:semiHidden/>
    <w:unhideWhenUsed/>
    <w:rsid w:val="00BF20E0"/>
    <w:rPr>
      <w:sz w:val="16"/>
      <w:szCs w:val="16"/>
    </w:rPr>
  </w:style>
  <w:style w:type="paragraph" w:styleId="CommentText">
    <w:name w:val="annotation text"/>
    <w:basedOn w:val="Normal"/>
    <w:link w:val="CommentTextChar"/>
    <w:uiPriority w:val="99"/>
    <w:semiHidden/>
    <w:unhideWhenUsed/>
    <w:rsid w:val="00BF20E0"/>
    <w:pPr>
      <w:spacing w:line="240" w:lineRule="auto"/>
    </w:pPr>
    <w:rPr>
      <w:sz w:val="20"/>
      <w:szCs w:val="20"/>
    </w:rPr>
  </w:style>
  <w:style w:type="character" w:customStyle="1" w:styleId="CommentTextChar">
    <w:name w:val="Comment Text Char"/>
    <w:basedOn w:val="DefaultParagraphFont"/>
    <w:link w:val="CommentText"/>
    <w:uiPriority w:val="99"/>
    <w:semiHidden/>
    <w:rsid w:val="00BF20E0"/>
    <w:rPr>
      <w:sz w:val="20"/>
      <w:szCs w:val="20"/>
    </w:rPr>
  </w:style>
  <w:style w:type="character" w:customStyle="1" w:styleId="Heading4Char">
    <w:name w:val="Heading 4 Char"/>
    <w:basedOn w:val="DefaultParagraphFont"/>
    <w:link w:val="Heading4"/>
    <w:uiPriority w:val="9"/>
    <w:rsid w:val="006C1B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6369A"/>
    <w:rPr>
      <w:rFonts w:asciiTheme="majorHAnsi" w:eastAsiaTheme="majorEastAsia" w:hAnsiTheme="majorHAnsi" w:cstheme="majorBidi"/>
      <w:color w:val="365F91" w:themeColor="accent1" w:themeShade="BF"/>
    </w:rPr>
  </w:style>
  <w:style w:type="paragraph" w:styleId="CommentSubject">
    <w:name w:val="annotation subject"/>
    <w:basedOn w:val="CommentText"/>
    <w:next w:val="CommentText"/>
    <w:link w:val="CommentSubjectChar"/>
    <w:uiPriority w:val="99"/>
    <w:semiHidden/>
    <w:unhideWhenUsed/>
    <w:rsid w:val="00F47B01"/>
    <w:rPr>
      <w:b/>
      <w:bCs/>
    </w:rPr>
  </w:style>
  <w:style w:type="character" w:customStyle="1" w:styleId="CommentSubjectChar">
    <w:name w:val="Comment Subject Char"/>
    <w:basedOn w:val="CommentTextChar"/>
    <w:link w:val="CommentSubject"/>
    <w:uiPriority w:val="99"/>
    <w:semiHidden/>
    <w:rsid w:val="00F47B01"/>
    <w:rPr>
      <w:b/>
      <w:bCs/>
      <w:sz w:val="20"/>
      <w:szCs w:val="20"/>
    </w:rPr>
  </w:style>
  <w:style w:type="paragraph" w:styleId="Revision">
    <w:name w:val="Revision"/>
    <w:hidden/>
    <w:uiPriority w:val="99"/>
    <w:semiHidden/>
    <w:rsid w:val="00F47B01"/>
    <w:pPr>
      <w:spacing w:after="0" w:line="240" w:lineRule="auto"/>
    </w:pPr>
  </w:style>
  <w:style w:type="character" w:styleId="Hyperlink">
    <w:name w:val="Hyperlink"/>
    <w:basedOn w:val="DefaultParagraphFont"/>
    <w:uiPriority w:val="99"/>
    <w:unhideWhenUsed/>
    <w:rsid w:val="00C435F9"/>
    <w:rPr>
      <w:color w:val="0000FF"/>
      <w:u w:val="single"/>
    </w:rPr>
  </w:style>
  <w:style w:type="character" w:customStyle="1" w:styleId="apple-converted-space">
    <w:name w:val="apple-converted-space"/>
    <w:basedOn w:val="DefaultParagraphFont"/>
    <w:rsid w:val="00C435F9"/>
  </w:style>
  <w:style w:type="character" w:styleId="Strong">
    <w:name w:val="Strong"/>
    <w:basedOn w:val="DefaultParagraphFont"/>
    <w:uiPriority w:val="22"/>
    <w:qFormat/>
    <w:rsid w:val="00D65ABA"/>
    <w:rPr>
      <w:b/>
      <w:bCs/>
    </w:rPr>
  </w:style>
  <w:style w:type="character" w:customStyle="1" w:styleId="Heading6Char">
    <w:name w:val="Heading 6 Char"/>
    <w:basedOn w:val="DefaultParagraphFont"/>
    <w:link w:val="Heading6"/>
    <w:uiPriority w:val="9"/>
    <w:semiHidden/>
    <w:rsid w:val="00A83DD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83DD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83D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83DD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507B3"/>
    <w:pPr>
      <w:numPr>
        <w:numId w:val="0"/>
      </w:numPr>
      <w:spacing w:before="24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5507B3"/>
    <w:pPr>
      <w:spacing w:after="100"/>
    </w:pPr>
  </w:style>
  <w:style w:type="paragraph" w:styleId="TOC2">
    <w:name w:val="toc 2"/>
    <w:basedOn w:val="Normal"/>
    <w:next w:val="Normal"/>
    <w:autoRedefine/>
    <w:uiPriority w:val="39"/>
    <w:unhideWhenUsed/>
    <w:rsid w:val="005507B3"/>
    <w:pPr>
      <w:spacing w:after="100"/>
      <w:ind w:left="220"/>
    </w:pPr>
  </w:style>
  <w:style w:type="paragraph" w:styleId="TOC3">
    <w:name w:val="toc 3"/>
    <w:basedOn w:val="Normal"/>
    <w:next w:val="Normal"/>
    <w:autoRedefine/>
    <w:uiPriority w:val="39"/>
    <w:unhideWhenUsed/>
    <w:rsid w:val="005507B3"/>
    <w:pPr>
      <w:spacing w:after="100"/>
      <w:ind w:left="440"/>
    </w:pPr>
  </w:style>
  <w:style w:type="table" w:customStyle="1" w:styleId="TableGrid1">
    <w:name w:val="Table Grid1"/>
    <w:basedOn w:val="TableNormal"/>
    <w:next w:val="TableGrid"/>
    <w:uiPriority w:val="59"/>
    <w:rsid w:val="008B57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ED0807"/>
    <w:pPr>
      <w:spacing w:after="100" w:line="259" w:lineRule="auto"/>
      <w:ind w:left="660"/>
    </w:pPr>
    <w:rPr>
      <w:rFonts w:eastAsiaTheme="minorEastAsia"/>
    </w:rPr>
  </w:style>
  <w:style w:type="paragraph" w:styleId="TOC5">
    <w:name w:val="toc 5"/>
    <w:basedOn w:val="Normal"/>
    <w:next w:val="Normal"/>
    <w:autoRedefine/>
    <w:uiPriority w:val="39"/>
    <w:unhideWhenUsed/>
    <w:rsid w:val="00ED0807"/>
    <w:pPr>
      <w:spacing w:after="100" w:line="259" w:lineRule="auto"/>
      <w:ind w:left="880"/>
    </w:pPr>
    <w:rPr>
      <w:rFonts w:eastAsiaTheme="minorEastAsia"/>
    </w:rPr>
  </w:style>
  <w:style w:type="paragraph" w:styleId="TOC6">
    <w:name w:val="toc 6"/>
    <w:basedOn w:val="Normal"/>
    <w:next w:val="Normal"/>
    <w:autoRedefine/>
    <w:uiPriority w:val="39"/>
    <w:unhideWhenUsed/>
    <w:rsid w:val="00ED0807"/>
    <w:pPr>
      <w:spacing w:after="100" w:line="259" w:lineRule="auto"/>
      <w:ind w:left="1100"/>
    </w:pPr>
    <w:rPr>
      <w:rFonts w:eastAsiaTheme="minorEastAsia"/>
    </w:rPr>
  </w:style>
  <w:style w:type="paragraph" w:styleId="TOC7">
    <w:name w:val="toc 7"/>
    <w:basedOn w:val="Normal"/>
    <w:next w:val="Normal"/>
    <w:autoRedefine/>
    <w:uiPriority w:val="39"/>
    <w:unhideWhenUsed/>
    <w:rsid w:val="00ED0807"/>
    <w:pPr>
      <w:spacing w:after="100" w:line="259" w:lineRule="auto"/>
      <w:ind w:left="1320"/>
    </w:pPr>
    <w:rPr>
      <w:rFonts w:eastAsiaTheme="minorEastAsia"/>
    </w:rPr>
  </w:style>
  <w:style w:type="paragraph" w:styleId="TOC8">
    <w:name w:val="toc 8"/>
    <w:basedOn w:val="Normal"/>
    <w:next w:val="Normal"/>
    <w:autoRedefine/>
    <w:uiPriority w:val="39"/>
    <w:unhideWhenUsed/>
    <w:rsid w:val="00ED0807"/>
    <w:pPr>
      <w:spacing w:after="100" w:line="259" w:lineRule="auto"/>
      <w:ind w:left="1540"/>
    </w:pPr>
    <w:rPr>
      <w:rFonts w:eastAsiaTheme="minorEastAsia"/>
    </w:rPr>
  </w:style>
  <w:style w:type="paragraph" w:styleId="TOC9">
    <w:name w:val="toc 9"/>
    <w:basedOn w:val="Normal"/>
    <w:next w:val="Normal"/>
    <w:autoRedefine/>
    <w:uiPriority w:val="39"/>
    <w:unhideWhenUsed/>
    <w:rsid w:val="00ED0807"/>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329871">
      <w:bodyDiv w:val="1"/>
      <w:marLeft w:val="0"/>
      <w:marRight w:val="0"/>
      <w:marTop w:val="0"/>
      <w:marBottom w:val="0"/>
      <w:divBdr>
        <w:top w:val="none" w:sz="0" w:space="0" w:color="auto"/>
        <w:left w:val="none" w:sz="0" w:space="0" w:color="auto"/>
        <w:bottom w:val="none" w:sz="0" w:space="0" w:color="auto"/>
        <w:right w:val="none" w:sz="0" w:space="0" w:color="auto"/>
      </w:divBdr>
    </w:div>
    <w:div w:id="839466069">
      <w:bodyDiv w:val="1"/>
      <w:marLeft w:val="0"/>
      <w:marRight w:val="0"/>
      <w:marTop w:val="0"/>
      <w:marBottom w:val="0"/>
      <w:divBdr>
        <w:top w:val="none" w:sz="0" w:space="0" w:color="auto"/>
        <w:left w:val="none" w:sz="0" w:space="0" w:color="auto"/>
        <w:bottom w:val="none" w:sz="0" w:space="0" w:color="auto"/>
        <w:right w:val="none" w:sz="0" w:space="0" w:color="auto"/>
      </w:divBdr>
    </w:div>
    <w:div w:id="1132403890">
      <w:bodyDiv w:val="1"/>
      <w:marLeft w:val="0"/>
      <w:marRight w:val="0"/>
      <w:marTop w:val="0"/>
      <w:marBottom w:val="0"/>
      <w:divBdr>
        <w:top w:val="none" w:sz="0" w:space="0" w:color="auto"/>
        <w:left w:val="none" w:sz="0" w:space="0" w:color="auto"/>
        <w:bottom w:val="none" w:sz="0" w:space="0" w:color="auto"/>
        <w:right w:val="none" w:sz="0" w:space="0" w:color="auto"/>
      </w:divBdr>
    </w:div>
    <w:div w:id="1608389526">
      <w:bodyDiv w:val="1"/>
      <w:marLeft w:val="0"/>
      <w:marRight w:val="0"/>
      <w:marTop w:val="0"/>
      <w:marBottom w:val="0"/>
      <w:divBdr>
        <w:top w:val="none" w:sz="0" w:space="0" w:color="auto"/>
        <w:left w:val="none" w:sz="0" w:space="0" w:color="auto"/>
        <w:bottom w:val="none" w:sz="0" w:space="0" w:color="auto"/>
        <w:right w:val="none" w:sz="0" w:space="0" w:color="auto"/>
      </w:divBdr>
    </w:div>
    <w:div w:id="1629697236">
      <w:bodyDiv w:val="1"/>
      <w:marLeft w:val="0"/>
      <w:marRight w:val="0"/>
      <w:marTop w:val="0"/>
      <w:marBottom w:val="0"/>
      <w:divBdr>
        <w:top w:val="none" w:sz="0" w:space="0" w:color="auto"/>
        <w:left w:val="none" w:sz="0" w:space="0" w:color="auto"/>
        <w:bottom w:val="none" w:sz="0" w:space="0" w:color="auto"/>
        <w:right w:val="none" w:sz="0" w:space="0" w:color="auto"/>
      </w:divBdr>
    </w:div>
    <w:div w:id="171858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9BCB8-EF43-487F-9BF6-FCA3EA5D8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8310</Words>
  <Characters>47369</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BMS</dc:creator>
  <cp:lastModifiedBy>Melanie Davies</cp:lastModifiedBy>
  <cp:revision>2</cp:revision>
  <cp:lastPrinted>2014-07-01T16:57:00Z</cp:lastPrinted>
  <dcterms:created xsi:type="dcterms:W3CDTF">2014-07-01T20:56:00Z</dcterms:created>
  <dcterms:modified xsi:type="dcterms:W3CDTF">2014-07-01T20:56:00Z</dcterms:modified>
</cp:coreProperties>
</file>